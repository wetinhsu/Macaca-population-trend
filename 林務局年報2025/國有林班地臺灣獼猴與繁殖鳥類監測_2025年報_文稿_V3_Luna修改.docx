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5F8929" w14:textId="77777777" w:rsidR="0067137F" w:rsidRPr="00D47637" w:rsidRDefault="00B20F7C" w:rsidP="00024564">
      <w:pPr>
        <w:jc w:val="center"/>
        <w:rPr>
          <w:rFonts w:ascii="Times New Roman" w:eastAsia="標楷體" w:hAnsi="Times New Roman" w:cs="Times New Roman"/>
          <w:sz w:val="40"/>
        </w:rPr>
      </w:pPr>
      <w:r w:rsidRPr="00D47637">
        <w:rPr>
          <w:rFonts w:ascii="Times New Roman" w:eastAsia="標楷體" w:hAnsi="Times New Roman" w:cs="Times New Roman" w:hint="eastAsia"/>
          <w:sz w:val="40"/>
        </w:rPr>
        <w:t>國有林班地臺灣獼猴</w:t>
      </w:r>
      <w:r w:rsidR="00ED6849" w:rsidRPr="00D47637">
        <w:rPr>
          <w:rFonts w:ascii="Times New Roman" w:eastAsia="標楷體" w:hAnsi="Times New Roman" w:cs="Times New Roman" w:hint="eastAsia"/>
          <w:sz w:val="40"/>
        </w:rPr>
        <w:t>與繁殖鳥類監測</w:t>
      </w:r>
    </w:p>
    <w:p w14:paraId="08978847" w14:textId="427D4272" w:rsidR="00B20F7C" w:rsidRPr="00D47637" w:rsidRDefault="00997F13" w:rsidP="00024564">
      <w:pPr>
        <w:jc w:val="center"/>
        <w:rPr>
          <w:rFonts w:ascii="Times New Roman" w:eastAsia="標楷體" w:hAnsi="Times New Roman" w:cs="Times New Roman"/>
          <w:sz w:val="40"/>
        </w:rPr>
      </w:pPr>
      <w:r w:rsidRPr="00D47637">
        <w:rPr>
          <w:rFonts w:ascii="Times New Roman" w:eastAsia="標楷體" w:hAnsi="Times New Roman" w:cs="Times New Roman" w:hint="eastAsia"/>
          <w:sz w:val="40"/>
        </w:rPr>
        <w:t>－</w:t>
      </w:r>
      <w:r w:rsidRPr="00D47637">
        <w:rPr>
          <w:rFonts w:ascii="Times New Roman" w:eastAsia="標楷體" w:hAnsi="Times New Roman" w:cs="Times New Roman"/>
          <w:sz w:val="40"/>
        </w:rPr>
        <w:t>202</w:t>
      </w:r>
      <w:r w:rsidR="00DC66F5" w:rsidRPr="00D47637">
        <w:rPr>
          <w:rFonts w:ascii="Times New Roman" w:eastAsia="標楷體" w:hAnsi="Times New Roman" w:cs="Times New Roman"/>
          <w:sz w:val="40"/>
        </w:rPr>
        <w:t>5</w:t>
      </w:r>
      <w:r w:rsidRPr="00D47637">
        <w:rPr>
          <w:rFonts w:ascii="Times New Roman" w:eastAsia="標楷體" w:hAnsi="Times New Roman" w:cs="Times New Roman" w:hint="eastAsia"/>
          <w:sz w:val="40"/>
        </w:rPr>
        <w:t>年度報告</w:t>
      </w:r>
    </w:p>
    <w:p w14:paraId="3853B2E8" w14:textId="77777777" w:rsidR="00B20F7C" w:rsidRPr="00DC66F5"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5DE46B17" w14:textId="77777777" w:rsidR="00B20F7C" w:rsidRPr="00DC66F5"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1EED2E7E" w14:textId="77777777" w:rsidR="00B20F7C" w:rsidRPr="003225B8"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1F3AB4C2" w14:textId="77777777" w:rsidR="00B20F7C" w:rsidRPr="00DC66F5"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549FE6EC" w14:textId="28AE007F" w:rsidR="00B20F7C" w:rsidRPr="00DC66F5"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45538179" w14:textId="77777777" w:rsidR="00024564" w:rsidRPr="00DC66F5" w:rsidRDefault="00024564"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2F9ADE7E" w14:textId="77777777" w:rsidR="00024564" w:rsidRPr="00DC66F5" w:rsidRDefault="00024564"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0B45A776" w14:textId="226127F4" w:rsidR="003F5E2E" w:rsidRPr="00D47637" w:rsidRDefault="003D0F8D" w:rsidP="00B20F7C">
      <w:pPr>
        <w:autoSpaceDE w:val="0"/>
        <w:autoSpaceDN w:val="0"/>
        <w:adjustRightInd w:val="0"/>
        <w:spacing w:line="360" w:lineRule="auto"/>
        <w:rPr>
          <w:rFonts w:ascii="Times New Roman" w:eastAsia="標楷體" w:hAnsi="Times New Roman" w:cs="Times New Roman"/>
          <w:kern w:val="0"/>
          <w:sz w:val="40"/>
          <w:szCs w:val="40"/>
        </w:rPr>
      </w:pPr>
      <w:r w:rsidRPr="00D47637">
        <w:rPr>
          <w:noProof/>
        </w:rPr>
        <w:drawing>
          <wp:inline distT="0" distB="0" distL="0" distR="0" wp14:anchorId="596F4BA5" wp14:editId="216A21CD">
            <wp:extent cx="745806" cy="720000"/>
            <wp:effectExtent l="0" t="0" r="0" b="4445"/>
            <wp:docPr id="19662948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806" cy="720000"/>
                    </a:xfrm>
                    <a:prstGeom prst="rect">
                      <a:avLst/>
                    </a:prstGeom>
                    <a:noFill/>
                    <a:ln>
                      <a:noFill/>
                    </a:ln>
                  </pic:spPr>
                </pic:pic>
              </a:graphicData>
            </a:graphic>
          </wp:inline>
        </w:drawing>
      </w:r>
      <w:r w:rsidR="003F5E2E" w:rsidRPr="00D47637">
        <w:rPr>
          <w:rFonts w:ascii="Times New Roman" w:eastAsia="標楷體" w:hAnsi="Times New Roman" w:cs="Times New Roman" w:hint="eastAsia"/>
          <w:kern w:val="0"/>
          <w:sz w:val="40"/>
          <w:szCs w:val="40"/>
        </w:rPr>
        <w:t>農業部林業及自然保育署</w:t>
      </w:r>
    </w:p>
    <w:p w14:paraId="58BBA2D8" w14:textId="77777777" w:rsidR="003F5E2E" w:rsidRPr="00D47637" w:rsidRDefault="003F5E2E" w:rsidP="00B20F7C">
      <w:pPr>
        <w:autoSpaceDE w:val="0"/>
        <w:autoSpaceDN w:val="0"/>
        <w:adjustRightInd w:val="0"/>
        <w:spacing w:line="360" w:lineRule="auto"/>
        <w:rPr>
          <w:rFonts w:ascii="Times New Roman" w:eastAsia="標楷體" w:hAnsi="Times New Roman" w:cs="Times New Roman"/>
          <w:kern w:val="0"/>
          <w:sz w:val="40"/>
          <w:szCs w:val="40"/>
        </w:rPr>
      </w:pPr>
    </w:p>
    <w:p w14:paraId="7653BC1A" w14:textId="6C042BCE" w:rsidR="003D4718" w:rsidRPr="00D47637" w:rsidRDefault="003D0F8D" w:rsidP="00B20F7C">
      <w:pPr>
        <w:autoSpaceDE w:val="0"/>
        <w:autoSpaceDN w:val="0"/>
        <w:adjustRightInd w:val="0"/>
        <w:spacing w:line="360" w:lineRule="auto"/>
        <w:rPr>
          <w:rFonts w:ascii="Times New Roman" w:eastAsia="標楷體" w:hAnsi="Times New Roman" w:cs="Times New Roman"/>
          <w:kern w:val="0"/>
          <w:sz w:val="40"/>
          <w:szCs w:val="40"/>
        </w:rPr>
      </w:pPr>
      <w:r w:rsidRPr="00D47637">
        <w:rPr>
          <w:noProof/>
        </w:rPr>
        <w:drawing>
          <wp:inline distT="0" distB="0" distL="0" distR="0" wp14:anchorId="1E555DCA" wp14:editId="73F1E1A3">
            <wp:extent cx="811636" cy="720000"/>
            <wp:effectExtent l="0" t="0" r="7620" b="4445"/>
            <wp:docPr id="442724759" name="圖片 2" descr="一張含有 圖形, 字型, 符號,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24759" name="圖片 2" descr="一張含有 圖形, 字型, 符號, 設計 的圖片&#10;&#10;自動產生的描述"/>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268" t="14563" r="8649" b="12620"/>
                    <a:stretch/>
                  </pic:blipFill>
                  <pic:spPr bwMode="auto">
                    <a:xfrm>
                      <a:off x="0" y="0"/>
                      <a:ext cx="811636" cy="720000"/>
                    </a:xfrm>
                    <a:prstGeom prst="rect">
                      <a:avLst/>
                    </a:prstGeom>
                    <a:noFill/>
                    <a:ln>
                      <a:noFill/>
                    </a:ln>
                    <a:extLst>
                      <a:ext uri="{53640926-AAD7-44D8-BBD7-CCE9431645EC}">
                        <a14:shadowObscured xmlns:a14="http://schemas.microsoft.com/office/drawing/2010/main"/>
                      </a:ext>
                    </a:extLst>
                  </pic:spPr>
                </pic:pic>
              </a:graphicData>
            </a:graphic>
          </wp:inline>
        </w:drawing>
      </w:r>
      <w:r w:rsidR="003F5E2E" w:rsidRPr="00D47637">
        <w:rPr>
          <w:rFonts w:ascii="Times New Roman" w:eastAsia="標楷體" w:hAnsi="Times New Roman" w:cs="Times New Roman" w:hint="eastAsia"/>
          <w:kern w:val="0"/>
          <w:sz w:val="40"/>
          <w:szCs w:val="40"/>
        </w:rPr>
        <w:t>農業部生物多樣性研究所</w:t>
      </w:r>
    </w:p>
    <w:p w14:paraId="31631ADA" w14:textId="77777777" w:rsidR="003F5E2E" w:rsidRPr="00D47637" w:rsidRDefault="003F5E2E" w:rsidP="00B20F7C">
      <w:pPr>
        <w:autoSpaceDE w:val="0"/>
        <w:autoSpaceDN w:val="0"/>
        <w:adjustRightInd w:val="0"/>
        <w:spacing w:line="360" w:lineRule="auto"/>
        <w:rPr>
          <w:rFonts w:ascii="Times New Roman" w:eastAsia="標楷體" w:hAnsi="Times New Roman" w:cs="Times New Roman"/>
          <w:kern w:val="0"/>
          <w:sz w:val="40"/>
          <w:szCs w:val="40"/>
        </w:rPr>
      </w:pPr>
    </w:p>
    <w:p w14:paraId="4501830F" w14:textId="194E08FA" w:rsidR="003F5E2E" w:rsidRPr="00D47637" w:rsidRDefault="003F5E2E" w:rsidP="003F5E2E">
      <w:pPr>
        <w:autoSpaceDE w:val="0"/>
        <w:autoSpaceDN w:val="0"/>
        <w:adjustRightInd w:val="0"/>
        <w:spacing w:line="360" w:lineRule="auto"/>
        <w:rPr>
          <w:rFonts w:ascii="Times New Roman" w:eastAsia="標楷體" w:hAnsi="Times New Roman" w:cs="Times New Roman"/>
          <w:kern w:val="0"/>
          <w:sz w:val="40"/>
          <w:szCs w:val="40"/>
        </w:rPr>
      </w:pPr>
      <w:r w:rsidRPr="00D47637">
        <w:rPr>
          <w:rFonts w:ascii="Times New Roman" w:eastAsia="標楷體" w:hAnsi="Times New Roman" w:cs="Times New Roman" w:hint="eastAsia"/>
          <w:kern w:val="0"/>
          <w:sz w:val="40"/>
          <w:szCs w:val="40"/>
        </w:rPr>
        <w:t>內文主筆：</w:t>
      </w:r>
      <w:r w:rsidRPr="00D47637">
        <w:rPr>
          <w:rFonts w:ascii="Times New Roman" w:eastAsia="標楷體" w:hAnsi="Times New Roman" w:cs="Times New Roman"/>
          <w:kern w:val="0"/>
          <w:sz w:val="40"/>
          <w:szCs w:val="40"/>
        </w:rPr>
        <w:t xml:space="preserve"> </w:t>
      </w:r>
      <w:r w:rsidR="000E1A8F">
        <w:rPr>
          <w:rFonts w:ascii="Times New Roman" w:eastAsia="標楷體" w:hAnsi="Times New Roman" w:cs="Times New Roman" w:hint="eastAsia"/>
          <w:kern w:val="0"/>
          <w:sz w:val="40"/>
          <w:szCs w:val="40"/>
        </w:rPr>
        <w:t>范孟雯、徐瑋婷</w:t>
      </w:r>
      <w:r w:rsidRPr="00D47637">
        <w:rPr>
          <w:rFonts w:ascii="Times New Roman" w:eastAsia="標楷體" w:hAnsi="Times New Roman" w:cs="Times New Roman" w:hint="eastAsia"/>
          <w:kern w:val="0"/>
          <w:sz w:val="40"/>
          <w:szCs w:val="40"/>
        </w:rPr>
        <w:t>、張仕緯</w:t>
      </w:r>
    </w:p>
    <w:p w14:paraId="6239514A" w14:textId="77777777" w:rsidR="00024564" w:rsidRPr="00D47637" w:rsidRDefault="00024564" w:rsidP="00B20F7C">
      <w:pPr>
        <w:autoSpaceDE w:val="0"/>
        <w:autoSpaceDN w:val="0"/>
        <w:adjustRightInd w:val="0"/>
        <w:spacing w:line="360" w:lineRule="auto"/>
        <w:rPr>
          <w:rFonts w:ascii="Times New Roman" w:eastAsia="標楷體" w:hAnsi="Times New Roman" w:cs="Times New Roman"/>
          <w:kern w:val="0"/>
          <w:sz w:val="40"/>
          <w:szCs w:val="40"/>
        </w:rPr>
      </w:pPr>
    </w:p>
    <w:p w14:paraId="61FDEF5E" w14:textId="16330B97" w:rsidR="008841A1" w:rsidRPr="00D47637" w:rsidRDefault="003F5E2E" w:rsidP="003F5E2E">
      <w:pPr>
        <w:autoSpaceDE w:val="0"/>
        <w:autoSpaceDN w:val="0"/>
        <w:adjustRightInd w:val="0"/>
        <w:spacing w:line="360" w:lineRule="auto"/>
        <w:jc w:val="center"/>
        <w:rPr>
          <w:rFonts w:ascii="Times New Roman" w:eastAsia="標楷體" w:hAnsi="Times New Roman" w:cs="Times New Roman"/>
          <w:kern w:val="0"/>
          <w:sz w:val="40"/>
          <w:szCs w:val="40"/>
        </w:rPr>
        <w:sectPr w:rsidR="008841A1" w:rsidRPr="00D47637" w:rsidSect="00EF1DA0">
          <w:footerReference w:type="default" r:id="rId10"/>
          <w:pgSz w:w="11906" w:h="16838"/>
          <w:pgMar w:top="1440" w:right="1800" w:bottom="1440" w:left="1800" w:header="851" w:footer="992" w:gutter="0"/>
          <w:pgNumType w:fmt="lowerRoman" w:start="1"/>
          <w:cols w:space="425"/>
          <w:docGrid w:type="lines" w:linePitch="360"/>
        </w:sectPr>
      </w:pPr>
      <w:r w:rsidRPr="00D47637">
        <w:rPr>
          <w:rFonts w:ascii="Times New Roman" w:eastAsia="標楷體" w:hAnsi="Times New Roman" w:cs="Times New Roman"/>
          <w:kern w:val="0"/>
          <w:sz w:val="40"/>
          <w:szCs w:val="40"/>
        </w:rPr>
        <w:t>202</w:t>
      </w:r>
      <w:r w:rsidR="00DC66F5" w:rsidRPr="00D47637">
        <w:rPr>
          <w:rFonts w:ascii="Times New Roman" w:eastAsia="標楷體" w:hAnsi="Times New Roman" w:cs="Times New Roman"/>
          <w:kern w:val="0"/>
          <w:sz w:val="40"/>
          <w:szCs w:val="40"/>
        </w:rPr>
        <w:t>6</w:t>
      </w:r>
      <w:r w:rsidRPr="00D47637">
        <w:rPr>
          <w:rFonts w:ascii="Times New Roman" w:eastAsia="標楷體" w:hAnsi="Times New Roman" w:cs="Times New Roman" w:hint="eastAsia"/>
          <w:kern w:val="0"/>
          <w:sz w:val="40"/>
          <w:szCs w:val="40"/>
        </w:rPr>
        <w:t>年</w:t>
      </w:r>
      <w:r w:rsidRPr="00D47637">
        <w:rPr>
          <w:rFonts w:ascii="Times New Roman" w:eastAsia="標楷體" w:hAnsi="Times New Roman" w:cs="Times New Roman"/>
          <w:kern w:val="0"/>
          <w:sz w:val="40"/>
          <w:szCs w:val="40"/>
        </w:rPr>
        <w:t>12</w:t>
      </w:r>
      <w:r w:rsidRPr="00D47637">
        <w:rPr>
          <w:rFonts w:ascii="Times New Roman" w:eastAsia="標楷體" w:hAnsi="Times New Roman" w:cs="Times New Roman" w:hint="eastAsia"/>
          <w:kern w:val="0"/>
          <w:sz w:val="40"/>
          <w:szCs w:val="40"/>
        </w:rPr>
        <w:t>月</w:t>
      </w:r>
    </w:p>
    <w:p w14:paraId="27D06101" w14:textId="5FBB01DB" w:rsidR="008841A1" w:rsidRPr="00D47637" w:rsidRDefault="008841A1" w:rsidP="008841A1">
      <w:pPr>
        <w:rPr>
          <w:rFonts w:ascii="Times New Roman" w:eastAsia="標楷體" w:hAnsi="Times New Roman" w:cs="Times New Roman"/>
          <w:sz w:val="32"/>
          <w:szCs w:val="32"/>
        </w:rPr>
      </w:pPr>
      <w:bookmarkStart w:id="0" w:name="_Toc93566537"/>
      <w:r w:rsidRPr="00D47637">
        <w:rPr>
          <w:rFonts w:ascii="Times New Roman" w:eastAsia="標楷體" w:hAnsi="Times New Roman" w:cs="Times New Roman" w:hint="eastAsia"/>
          <w:sz w:val="32"/>
          <w:szCs w:val="32"/>
        </w:rPr>
        <w:lastRenderedPageBreak/>
        <w:t>目錄</w:t>
      </w:r>
    </w:p>
    <w:p w14:paraId="22C258F6" w14:textId="10FD45C8" w:rsidR="008841A1" w:rsidRPr="00D47637" w:rsidRDefault="008841A1" w:rsidP="008841A1">
      <w:pPr>
        <w:rPr>
          <w:rFonts w:ascii="Times New Roman" w:eastAsia="標楷體" w:hAnsi="Times New Roman" w:cs="Times New Roman"/>
          <w:szCs w:val="24"/>
        </w:rPr>
      </w:pPr>
    </w:p>
    <w:p w14:paraId="14DBA060" w14:textId="4FE8938F" w:rsidR="008841A1" w:rsidRPr="00D47637" w:rsidRDefault="008841A1" w:rsidP="008841A1">
      <w:pPr>
        <w:rPr>
          <w:rFonts w:ascii="Times New Roman" w:eastAsia="標楷體" w:hAnsi="Times New Roman" w:cs="Times New Roman"/>
          <w:szCs w:val="24"/>
        </w:rPr>
      </w:pPr>
      <w:r w:rsidRPr="00D47637">
        <w:rPr>
          <w:rFonts w:ascii="Times New Roman" w:eastAsia="標楷體" w:hAnsi="Times New Roman" w:cs="Times New Roman" w:hint="eastAsia"/>
          <w:szCs w:val="24"/>
        </w:rPr>
        <w:t>前言</w:t>
      </w:r>
    </w:p>
    <w:p w14:paraId="48A42F88" w14:textId="45DCE947" w:rsidR="008841A1" w:rsidRPr="00D47637" w:rsidRDefault="008841A1" w:rsidP="008841A1">
      <w:pPr>
        <w:rPr>
          <w:rFonts w:ascii="Times New Roman" w:eastAsia="標楷體" w:hAnsi="Times New Roman" w:cs="Times New Roman"/>
          <w:szCs w:val="24"/>
        </w:rPr>
      </w:pPr>
      <w:r w:rsidRPr="00D47637">
        <w:rPr>
          <w:rFonts w:ascii="Times New Roman" w:eastAsia="標楷體" w:hAnsi="Times New Roman" w:cs="Times New Roman" w:hint="eastAsia"/>
          <w:szCs w:val="24"/>
        </w:rPr>
        <w:t>致謝</w:t>
      </w:r>
    </w:p>
    <w:p w14:paraId="5DC05822" w14:textId="689E097F" w:rsidR="008841A1" w:rsidRPr="00D47637" w:rsidRDefault="008841A1" w:rsidP="008841A1">
      <w:pPr>
        <w:rPr>
          <w:rFonts w:ascii="Times New Roman" w:eastAsia="標楷體" w:hAnsi="Times New Roman" w:cs="Times New Roman"/>
          <w:szCs w:val="24"/>
        </w:rPr>
      </w:pPr>
      <w:r w:rsidRPr="00D47637">
        <w:rPr>
          <w:rFonts w:ascii="Times New Roman" w:eastAsia="標楷體" w:hAnsi="Times New Roman" w:cs="Times New Roman" w:hint="eastAsia"/>
          <w:szCs w:val="24"/>
        </w:rPr>
        <w:t>調查方法</w:t>
      </w:r>
    </w:p>
    <w:p w14:paraId="3702077D" w14:textId="02FE7910" w:rsidR="008841A1" w:rsidRPr="00D47637" w:rsidRDefault="008841A1" w:rsidP="00B051E2">
      <w:pPr>
        <w:ind w:leftChars="100" w:left="240"/>
        <w:rPr>
          <w:rFonts w:ascii="Times New Roman" w:eastAsia="標楷體" w:hAnsi="Times New Roman" w:cs="Times New Roman"/>
          <w:szCs w:val="24"/>
        </w:rPr>
      </w:pPr>
      <w:r w:rsidRPr="00D47637">
        <w:rPr>
          <w:rFonts w:ascii="Times New Roman" w:eastAsia="標楷體" w:hAnsi="Times New Roman" w:cs="Times New Roman" w:hint="eastAsia"/>
          <w:szCs w:val="24"/>
        </w:rPr>
        <w:t>一、臺灣獼猴監測方法</w:t>
      </w:r>
    </w:p>
    <w:p w14:paraId="63E618E8" w14:textId="39A7B3DF" w:rsidR="008841A1" w:rsidRPr="00D47637" w:rsidRDefault="008841A1" w:rsidP="00B051E2">
      <w:pPr>
        <w:ind w:leftChars="100" w:left="240"/>
        <w:rPr>
          <w:rFonts w:ascii="Times New Roman" w:eastAsia="標楷體" w:hAnsi="Times New Roman" w:cs="Times New Roman"/>
          <w:szCs w:val="24"/>
        </w:rPr>
      </w:pPr>
      <w:r w:rsidRPr="00D47637">
        <w:rPr>
          <w:rFonts w:ascii="Times New Roman" w:eastAsia="標楷體" w:hAnsi="Times New Roman" w:cs="Times New Roman" w:hint="eastAsia"/>
          <w:szCs w:val="24"/>
        </w:rPr>
        <w:t>二、臺灣繁殖鳥類監測方法</w:t>
      </w:r>
    </w:p>
    <w:p w14:paraId="0D565599" w14:textId="1DD31BDA" w:rsidR="008841A1" w:rsidRPr="00D47637" w:rsidRDefault="008841A1" w:rsidP="008841A1">
      <w:pPr>
        <w:rPr>
          <w:rFonts w:ascii="Times New Roman" w:eastAsia="標楷體" w:hAnsi="Times New Roman" w:cs="Times New Roman"/>
          <w:szCs w:val="24"/>
        </w:rPr>
      </w:pPr>
      <w:r w:rsidRPr="00D47637">
        <w:rPr>
          <w:rFonts w:ascii="Times New Roman" w:eastAsia="標楷體" w:hAnsi="Times New Roman" w:cs="Times New Roman" w:hint="eastAsia"/>
          <w:szCs w:val="24"/>
        </w:rPr>
        <w:t>成果</w:t>
      </w:r>
    </w:p>
    <w:p w14:paraId="441E95D7" w14:textId="62961FC5" w:rsidR="008841A1" w:rsidRPr="00D47637" w:rsidRDefault="008841A1" w:rsidP="00B051E2">
      <w:pPr>
        <w:ind w:leftChars="100" w:left="240"/>
        <w:rPr>
          <w:rFonts w:ascii="Times New Roman" w:eastAsia="標楷體" w:hAnsi="Times New Roman" w:cs="Times New Roman"/>
          <w:szCs w:val="24"/>
        </w:rPr>
      </w:pPr>
      <w:r w:rsidRPr="00D47637">
        <w:rPr>
          <w:rFonts w:ascii="Times New Roman" w:eastAsia="標楷體" w:hAnsi="Times New Roman" w:cs="Times New Roman" w:hint="eastAsia"/>
          <w:szCs w:val="24"/>
        </w:rPr>
        <w:t>一、臺灣獼猴監測成果</w:t>
      </w:r>
    </w:p>
    <w:p w14:paraId="2D313A7D" w14:textId="42BBC3D6" w:rsidR="002E69BC" w:rsidRPr="00D47637" w:rsidRDefault="008841A1" w:rsidP="00B051E2">
      <w:pPr>
        <w:ind w:leftChars="100" w:left="240"/>
        <w:rPr>
          <w:rFonts w:ascii="Times New Roman" w:eastAsia="標楷體" w:hAnsi="Times New Roman" w:cs="Times New Roman"/>
          <w:szCs w:val="24"/>
        </w:rPr>
      </w:pPr>
      <w:r w:rsidRPr="00D47637">
        <w:rPr>
          <w:rFonts w:ascii="Times New Roman" w:eastAsia="標楷體" w:hAnsi="Times New Roman" w:cs="Times New Roman" w:hint="eastAsia"/>
          <w:szCs w:val="24"/>
        </w:rPr>
        <w:t>二、臺灣繁殖鳥類監測成果</w:t>
      </w:r>
    </w:p>
    <w:p w14:paraId="1B863A2C" w14:textId="09460249" w:rsidR="009B51FE" w:rsidRPr="00D47637" w:rsidRDefault="007D089D" w:rsidP="00D25EF6">
      <w:pPr>
        <w:ind w:left="480" w:hangingChars="200" w:hanging="480"/>
        <w:rPr>
          <w:rFonts w:ascii="Times New Roman" w:eastAsia="標楷體" w:hAnsi="Times New Roman" w:cs="Times New Roman"/>
        </w:rPr>
      </w:pPr>
      <w:r w:rsidRPr="00D47637">
        <w:rPr>
          <w:rFonts w:ascii="Times New Roman" w:eastAsia="標楷體" w:hAnsi="Times New Roman" w:cs="Times New Roman" w:hint="eastAsia"/>
          <w:szCs w:val="24"/>
        </w:rPr>
        <w:t>附表</w:t>
      </w:r>
      <w:r w:rsidR="009B51FE"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w:t>
      </w:r>
      <w:r w:rsidRPr="00D47637">
        <w:rPr>
          <w:rFonts w:ascii="Times New Roman" w:eastAsia="標楷體" w:hAnsi="Times New Roman" w:cs="Times New Roman"/>
          <w:szCs w:val="24"/>
        </w:rPr>
        <w:t>202</w:t>
      </w:r>
      <w:r w:rsidR="00B62A7C"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年臺灣繁殖鳥類監測記錄的鳥種清單</w:t>
      </w:r>
    </w:p>
    <w:p w14:paraId="41EDFC99" w14:textId="5DD25D52" w:rsidR="005C3E55" w:rsidRPr="00D47637" w:rsidRDefault="009B51FE" w:rsidP="009B51FE">
      <w:pPr>
        <w:ind w:left="48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2~12</w:t>
      </w:r>
      <w:r w:rsidRPr="00D47637">
        <w:rPr>
          <w:rFonts w:ascii="Times New Roman" w:eastAsia="標楷體" w:hAnsi="Times New Roman" w:cs="Times New Roman" w:hint="eastAsia"/>
          <w:szCs w:val="24"/>
        </w:rPr>
        <w:t>、在</w:t>
      </w:r>
      <w:r w:rsidRPr="00D47637">
        <w:rPr>
          <w:rFonts w:ascii="Times New Roman" w:eastAsia="標楷體" w:hAnsi="Times New Roman" w:cs="Times New Roman"/>
          <w:szCs w:val="24"/>
        </w:rPr>
        <w:t>202</w:t>
      </w:r>
      <w:r w:rsidR="00B62A7C">
        <w:rPr>
          <w:rFonts w:ascii="Times New Roman" w:eastAsia="標楷體" w:hAnsi="Times New Roman" w:cs="Times New Roman" w:hint="eastAsia"/>
          <w:szCs w:val="24"/>
        </w:rPr>
        <w:t>5</w:t>
      </w:r>
      <w:r w:rsidRPr="00D47637">
        <w:rPr>
          <w:rFonts w:ascii="Times New Roman" w:eastAsia="標楷體" w:hAnsi="Times New Roman" w:cs="Times New Roman" w:hint="eastAsia"/>
          <w:szCs w:val="24"/>
        </w:rPr>
        <w:t>年</w:t>
      </w:r>
      <w:r w:rsidR="00B50072" w:rsidRPr="00D47637">
        <w:rPr>
          <w:rFonts w:ascii="Times New Roman" w:eastAsia="標楷體" w:hAnsi="Times New Roman" w:cs="Times New Roman" w:hint="eastAsia"/>
          <w:szCs w:val="24"/>
        </w:rPr>
        <w:t>臺灣</w:t>
      </w:r>
      <w:r w:rsidRPr="00D47637">
        <w:rPr>
          <w:rFonts w:ascii="Times New Roman" w:eastAsia="標楷體" w:hAnsi="Times New Roman" w:cs="Times New Roman" w:hint="eastAsia"/>
          <w:szCs w:val="24"/>
        </w:rPr>
        <w:t>繁殖鳥類調查資料屬於優等之樣區中，</w:t>
      </w:r>
      <w:r w:rsidR="00B50072" w:rsidRPr="00D47637">
        <w:rPr>
          <w:rFonts w:ascii="Times New Roman" w:eastAsia="標楷體" w:hAnsi="Times New Roman" w:cs="Times New Roman" w:hint="eastAsia"/>
          <w:szCs w:val="24"/>
        </w:rPr>
        <w:t>於不同空間尺度下</w:t>
      </w:r>
      <w:r w:rsidR="00B50072" w:rsidRPr="00D47637">
        <w:rPr>
          <w:rFonts w:ascii="標楷體" w:eastAsia="標楷體" w:hAnsi="標楷體" w:cs="Times New Roman" w:hint="eastAsia"/>
          <w:szCs w:val="24"/>
        </w:rPr>
        <w:t>，</w:t>
      </w:r>
      <w:r w:rsidRPr="00D47637">
        <w:rPr>
          <w:rFonts w:ascii="Times New Roman" w:eastAsia="標楷體" w:hAnsi="Times New Roman" w:cs="Times New Roman" w:hint="eastAsia"/>
          <w:szCs w:val="24"/>
        </w:rPr>
        <w:t>所記錄到的鳥種名錄、數量</w:t>
      </w:r>
      <w:r w:rsidRPr="00D47637">
        <w:rPr>
          <w:rFonts w:ascii="Times New Roman" w:eastAsia="標楷體" w:hAnsi="Times New Roman" w:cs="Times New Roman"/>
          <w:szCs w:val="24"/>
        </w:rPr>
        <w:t>(</w:t>
      </w:r>
      <w:proofErr w:type="gramStart"/>
      <w:r w:rsidRPr="00D47637">
        <w:rPr>
          <w:rFonts w:ascii="Times New Roman" w:eastAsia="標楷體" w:hAnsi="Times New Roman" w:cs="Times New Roman" w:hint="eastAsia"/>
          <w:szCs w:val="24"/>
        </w:rPr>
        <w:t>隻次</w:t>
      </w:r>
      <w:proofErr w:type="gramEnd"/>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及樣區占比</w:t>
      </w:r>
    </w:p>
    <w:p w14:paraId="361EA0E5" w14:textId="12471C9A"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臺灣本島</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2)</w:t>
      </w:r>
      <w:r w:rsidR="005C3E55" w:rsidRPr="00D47637">
        <w:rPr>
          <w:rFonts w:ascii="Times New Roman" w:eastAsia="標楷體" w:hAnsi="Times New Roman" w:cs="Times New Roman"/>
          <w:szCs w:val="24"/>
        </w:rPr>
        <w:t xml:space="preserve"> </w:t>
      </w:r>
    </w:p>
    <w:p w14:paraId="24555FFB" w14:textId="47311A23"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低海拔樣區</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3)</w:t>
      </w:r>
    </w:p>
    <w:p w14:paraId="302868DC" w14:textId="462F6FAC"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中高海拔樣區</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4)</w:t>
      </w:r>
    </w:p>
    <w:p w14:paraId="0E1AB3E9" w14:textId="39178C9B"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宜蘭分署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5)</w:t>
      </w:r>
    </w:p>
    <w:p w14:paraId="45AE13B9" w14:textId="255D6D5D"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新竹分署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6)</w:t>
      </w:r>
    </w:p>
    <w:p w14:paraId="0A2E6DA8" w14:textId="770FCED5" w:rsidR="005C3E55" w:rsidRPr="00D47637" w:rsidRDefault="009B51FE" w:rsidP="00D25EF6">
      <w:pPr>
        <w:ind w:leftChars="200" w:left="960" w:hangingChars="200" w:hanging="480"/>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中分署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7)</w:t>
      </w:r>
    </w:p>
    <w:p w14:paraId="628AFF18" w14:textId="0F596F76"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南投分署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8)</w:t>
      </w:r>
    </w:p>
    <w:p w14:paraId="527A52CC" w14:textId="48B7AE73" w:rsidR="005C3E55" w:rsidRPr="00D47637" w:rsidRDefault="005C3E55"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嘉義</w:t>
      </w:r>
      <w:r w:rsidR="009B51FE" w:rsidRPr="00D47637">
        <w:rPr>
          <w:rFonts w:ascii="Times New Roman" w:eastAsia="標楷體" w:hAnsi="Times New Roman" w:cs="Times New Roman" w:hint="eastAsia"/>
          <w:szCs w:val="24"/>
        </w:rPr>
        <w:t>分署</w:t>
      </w:r>
      <w:r w:rsidR="009B51FE" w:rsidRPr="00D47637">
        <w:rPr>
          <w:rFonts w:ascii="Times New Roman" w:eastAsia="標楷體" w:hAnsi="Times New Roman" w:cs="Times New Roman"/>
          <w:szCs w:val="24"/>
        </w:rPr>
        <w:t>(</w:t>
      </w:r>
      <w:r w:rsidR="009B51FE" w:rsidRPr="00D47637">
        <w:rPr>
          <w:rFonts w:ascii="Times New Roman" w:eastAsia="標楷體" w:hAnsi="Times New Roman" w:cs="Times New Roman" w:hint="eastAsia"/>
          <w:szCs w:val="24"/>
        </w:rPr>
        <w:t>附表</w:t>
      </w:r>
      <w:r w:rsidR="009B51FE" w:rsidRPr="00D47637">
        <w:rPr>
          <w:rFonts w:ascii="Times New Roman" w:eastAsia="標楷體" w:hAnsi="Times New Roman" w:cs="Times New Roman"/>
          <w:szCs w:val="24"/>
        </w:rPr>
        <w:t>9)</w:t>
      </w:r>
    </w:p>
    <w:p w14:paraId="7152EB11" w14:textId="5ECF3162" w:rsidR="005C3E55" w:rsidRPr="00D47637" w:rsidRDefault="005C3E55"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屏東</w:t>
      </w:r>
      <w:r w:rsidR="009B51FE" w:rsidRPr="00D47637">
        <w:rPr>
          <w:rFonts w:ascii="Times New Roman" w:eastAsia="標楷體" w:hAnsi="Times New Roman" w:cs="Times New Roman" w:hint="eastAsia"/>
          <w:szCs w:val="24"/>
        </w:rPr>
        <w:t>分署</w:t>
      </w:r>
      <w:r w:rsidR="009B51FE" w:rsidRPr="00D47637">
        <w:rPr>
          <w:rFonts w:ascii="Times New Roman" w:eastAsia="標楷體" w:hAnsi="Times New Roman" w:cs="Times New Roman"/>
          <w:szCs w:val="24"/>
        </w:rPr>
        <w:t>(</w:t>
      </w:r>
      <w:r w:rsidR="009B51FE"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10</w:t>
      </w:r>
      <w:r w:rsidR="009B51FE" w:rsidRPr="00D47637">
        <w:rPr>
          <w:rFonts w:ascii="Times New Roman" w:eastAsia="標楷體" w:hAnsi="Times New Roman" w:cs="Times New Roman"/>
          <w:szCs w:val="24"/>
        </w:rPr>
        <w:t>)</w:t>
      </w:r>
    </w:p>
    <w:p w14:paraId="36DC16B0" w14:textId="102AA2DD" w:rsidR="005C3E55" w:rsidRPr="00D47637" w:rsidRDefault="005C3E55"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花蓮分署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11)</w:t>
      </w:r>
    </w:p>
    <w:p w14:paraId="3D142F3A" w14:textId="3A38FA03" w:rsidR="009B51FE" w:rsidRPr="00D47637" w:rsidRDefault="005C3E55" w:rsidP="00D25EF6">
      <w:pPr>
        <w:ind w:leftChars="200" w:left="960" w:hangingChars="200" w:hanging="480"/>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東分署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12)</w:t>
      </w:r>
    </w:p>
    <w:p w14:paraId="78F23AFF" w14:textId="77777777" w:rsidR="009B51FE" w:rsidRPr="00DC66F5" w:rsidRDefault="009B51FE" w:rsidP="00A02A00">
      <w:pPr>
        <w:rPr>
          <w:rFonts w:ascii="Times New Roman" w:eastAsia="標楷體" w:hAnsi="Times New Roman" w:cs="Times New Roman"/>
          <w:color w:val="4472C4" w:themeColor="accent5"/>
        </w:rPr>
      </w:pPr>
    </w:p>
    <w:p w14:paraId="04CEC567" w14:textId="77777777" w:rsidR="009B51FE" w:rsidRPr="00DC66F5" w:rsidRDefault="009B51FE" w:rsidP="00A02A00">
      <w:pPr>
        <w:rPr>
          <w:rFonts w:ascii="Times New Roman" w:eastAsia="標楷體" w:hAnsi="Times New Roman" w:cs="Times New Roman"/>
          <w:color w:val="4472C4" w:themeColor="accent5"/>
        </w:rPr>
      </w:pPr>
    </w:p>
    <w:p w14:paraId="4A54426F" w14:textId="77777777" w:rsidR="00ED6849" w:rsidRPr="00DC66F5" w:rsidRDefault="00ED6849" w:rsidP="00A02A00">
      <w:pPr>
        <w:rPr>
          <w:rFonts w:ascii="Times New Roman" w:eastAsia="標楷體" w:hAnsi="Times New Roman" w:cs="Times New Roman"/>
          <w:color w:val="4472C4" w:themeColor="accent5"/>
        </w:rPr>
      </w:pPr>
    </w:p>
    <w:p w14:paraId="02130FD9" w14:textId="7CC11AFA" w:rsidR="00EF1DA0" w:rsidRPr="00DC66F5" w:rsidRDefault="00EF1DA0">
      <w:pPr>
        <w:widowControl/>
        <w:rPr>
          <w:rFonts w:ascii="Times New Roman" w:eastAsia="標楷體" w:hAnsi="Times New Roman" w:cs="Times New Roman"/>
          <w:color w:val="4472C4" w:themeColor="accent5"/>
        </w:rPr>
        <w:sectPr w:rsidR="00EF1DA0" w:rsidRPr="00DC66F5" w:rsidSect="00EF1DA0">
          <w:pgSz w:w="11906" w:h="16838"/>
          <w:pgMar w:top="1440" w:right="1800" w:bottom="1440" w:left="1800" w:header="851" w:footer="992" w:gutter="0"/>
          <w:pgNumType w:fmt="lowerRoman" w:start="1"/>
          <w:cols w:space="425"/>
          <w:docGrid w:type="lines" w:linePitch="360"/>
        </w:sectPr>
      </w:pPr>
    </w:p>
    <w:p w14:paraId="22A23D60" w14:textId="45195E99" w:rsidR="00D53A26" w:rsidRPr="00D47637" w:rsidRDefault="00ED6849" w:rsidP="001B1519">
      <w:pPr>
        <w:spacing w:line="360" w:lineRule="auto"/>
        <w:jc w:val="both"/>
        <w:outlineLvl w:val="0"/>
        <w:rPr>
          <w:rFonts w:ascii="Times New Roman" w:eastAsia="標楷體" w:hAnsi="Times New Roman" w:cs="Times New Roman"/>
          <w:b/>
          <w:sz w:val="32"/>
        </w:rPr>
      </w:pPr>
      <w:r w:rsidRPr="00D53A26">
        <w:rPr>
          <w:rFonts w:ascii="Times New Roman" w:eastAsia="標楷體" w:hAnsi="Times New Roman" w:cs="Times New Roman" w:hint="eastAsia"/>
          <w:b/>
          <w:sz w:val="32"/>
        </w:rPr>
        <w:lastRenderedPageBreak/>
        <w:t>前言</w:t>
      </w:r>
      <w:r w:rsidR="000E1A8F" w:rsidRPr="00D53A26">
        <w:rPr>
          <w:rFonts w:ascii="Times New Roman" w:eastAsia="標楷體" w:hAnsi="Times New Roman" w:cs="Times New Roman" w:hint="eastAsia"/>
          <w:b/>
          <w:sz w:val="32"/>
        </w:rPr>
        <w:t xml:space="preserve"> </w:t>
      </w:r>
    </w:p>
    <w:p w14:paraId="0C69E82B" w14:textId="6D19A346" w:rsidR="00422740" w:rsidRDefault="00D53A26" w:rsidP="00D53A26">
      <w:pPr>
        <w:pStyle w:val="a3"/>
        <w:spacing w:line="360" w:lineRule="auto"/>
        <w:ind w:leftChars="0" w:left="0"/>
        <w:jc w:val="both"/>
        <w:rPr>
          <w:rFonts w:ascii="Times New Roman" w:eastAsia="標楷體" w:hAnsi="Times New Roman" w:cs="Times New Roman"/>
        </w:rPr>
      </w:pPr>
      <w:r w:rsidRPr="00D53A26">
        <w:rPr>
          <w:rFonts w:ascii="Times New Roman" w:eastAsia="標楷體" w:hAnsi="Times New Roman" w:cs="Times New Roman"/>
        </w:rPr>
        <w:t>各國為掌握國家生物多樣性的現況與變化，需建立適切的生物多樣性指標，作為規劃自然資源經營管理策略及評估保育成效的重要依據。而生物多樣性指標的建立，必須以長期、持續且具一致性的物種監測資料為基礎，透過多年資料的累積、整合與分析，才能掌握物種族群的變動趨勢，以及環境變化可能帶來的影響。因此，建立具系統性、標準化且能長期執行的生物多樣性監測機制，是生物多樣性保育的重要基礎工作。</w:t>
      </w:r>
    </w:p>
    <w:p w14:paraId="0B99B430" w14:textId="77777777" w:rsidR="00D53A26" w:rsidRPr="00D53A26" w:rsidRDefault="00D53A26" w:rsidP="00D53A26">
      <w:pPr>
        <w:pStyle w:val="a3"/>
        <w:spacing w:line="360" w:lineRule="auto"/>
        <w:ind w:leftChars="0" w:left="0"/>
        <w:jc w:val="both"/>
        <w:rPr>
          <w:rFonts w:ascii="Times New Roman" w:eastAsia="標楷體" w:hAnsi="Times New Roman" w:cs="Times New Roman"/>
        </w:rPr>
      </w:pPr>
    </w:p>
    <w:p w14:paraId="1785A0BE" w14:textId="46D1AFEE" w:rsidR="00D53A26" w:rsidRPr="00D53A26" w:rsidRDefault="00D53A26" w:rsidP="00422740">
      <w:pPr>
        <w:spacing w:line="360" w:lineRule="auto"/>
        <w:rPr>
          <w:rFonts w:ascii="Times New Roman" w:eastAsia="標楷體" w:hAnsi="Times New Roman" w:cs="Times New Roman"/>
          <w:szCs w:val="24"/>
        </w:rPr>
      </w:pPr>
      <w:r w:rsidRPr="00D53A26">
        <w:rPr>
          <w:rFonts w:ascii="Times New Roman" w:eastAsia="標楷體" w:hAnsi="Times New Roman" w:cs="Times New Roman"/>
        </w:rPr>
        <w:t>為此，農業部生物多樣性研究所（簡稱生多所）持續推動臺灣生物多樣性監測，運作已逾十年的系統性公民科學計畫「臺灣繁殖鳥類大調查（</w:t>
      </w:r>
      <w:r w:rsidRPr="00D53A26">
        <w:rPr>
          <w:rFonts w:ascii="Times New Roman" w:eastAsia="標楷體" w:hAnsi="Times New Roman" w:cs="Times New Roman"/>
        </w:rPr>
        <w:t>BBS Taiwan</w:t>
      </w:r>
      <w:r w:rsidRPr="00D53A26">
        <w:rPr>
          <w:rFonts w:ascii="Times New Roman" w:eastAsia="標楷體" w:hAnsi="Times New Roman" w:cs="Times New Roman"/>
        </w:rPr>
        <w:t>）」即為其中的重要資料蒐集機制。</w:t>
      </w:r>
      <w:r w:rsidRPr="00D53A26">
        <w:rPr>
          <w:rFonts w:ascii="Times New Roman" w:eastAsia="標楷體" w:hAnsi="Times New Roman" w:cs="Times New Roman"/>
        </w:rPr>
        <w:t>BBS Taiwan</w:t>
      </w:r>
      <w:r w:rsidRPr="00D53A26">
        <w:rPr>
          <w:rFonts w:ascii="Times New Roman" w:eastAsia="標楷體" w:hAnsi="Times New Roman" w:cs="Times New Roman"/>
        </w:rPr>
        <w:t>透過固定的調查樣區、標準化的調查方法，以及公民科學家的持續參與，累積長期且具一致性的鳥類監測資料。</w:t>
      </w:r>
      <w:r w:rsidRPr="00D53A26">
        <w:rPr>
          <w:rFonts w:ascii="Times New Roman" w:eastAsia="標楷體" w:hAnsi="Times New Roman" w:cs="Times New Roman"/>
        </w:rPr>
        <w:t>2015</w:t>
      </w:r>
      <w:r w:rsidRPr="00D53A26">
        <w:rPr>
          <w:rFonts w:ascii="Times New Roman" w:eastAsia="標楷體" w:hAnsi="Times New Roman" w:cs="Times New Roman"/>
        </w:rPr>
        <w:t>年起，更進一步將臺灣獼猴（</w:t>
      </w:r>
      <w:r w:rsidRPr="00D53A26">
        <w:rPr>
          <w:rStyle w:val="afffa"/>
          <w:rFonts w:ascii="Times New Roman" w:eastAsia="標楷體" w:hAnsi="Times New Roman" w:cs="Times New Roman"/>
        </w:rPr>
        <w:t>Macaca cyclopis</w:t>
      </w:r>
      <w:r w:rsidRPr="00D53A26">
        <w:rPr>
          <w:rFonts w:ascii="Times New Roman" w:eastAsia="標楷體" w:hAnsi="Times New Roman" w:cs="Times New Roman"/>
        </w:rPr>
        <w:t>）納入調查，在執行鳥類調查的同時記錄獼猴出現情形，逐步建立臺灣獼猴分布及族群變化的長期監測資料。然而，公民科學家多利用個人時間參與調查，受限於交通、時間及地形等因素，調查地點較難深入交通不便的偏遠山區，使得部分國有林班地仍存在野生動物監測資料不足的情形。</w:t>
      </w:r>
    </w:p>
    <w:p w14:paraId="4FE3CA66" w14:textId="77777777" w:rsidR="00422740" w:rsidRPr="00D53A26" w:rsidRDefault="00422740" w:rsidP="00422740">
      <w:pPr>
        <w:spacing w:line="360" w:lineRule="auto"/>
        <w:rPr>
          <w:rFonts w:ascii="Times New Roman" w:eastAsia="標楷體" w:hAnsi="Times New Roman" w:cs="Times New Roman"/>
          <w:szCs w:val="24"/>
        </w:rPr>
      </w:pPr>
    </w:p>
    <w:p w14:paraId="755717F9" w14:textId="31CC3B27" w:rsidR="00D53A26" w:rsidRPr="00D53A26" w:rsidRDefault="00D53A26" w:rsidP="00422740">
      <w:pPr>
        <w:spacing w:line="360" w:lineRule="auto"/>
        <w:rPr>
          <w:rFonts w:ascii="Times New Roman" w:eastAsia="標楷體" w:hAnsi="Times New Roman" w:cs="Times New Roman"/>
          <w:spacing w:val="-4"/>
          <w:szCs w:val="24"/>
        </w:rPr>
      </w:pPr>
      <w:r w:rsidRPr="00D53A26">
        <w:rPr>
          <w:rFonts w:ascii="Times New Roman" w:eastAsia="標楷體" w:hAnsi="Times New Roman" w:cs="Times New Roman"/>
        </w:rPr>
        <w:t>因此，掌理國有林及山林資源經營管理的林業及自然保育署（簡稱林業保育署）與生多所自</w:t>
      </w:r>
      <w:r w:rsidRPr="00D53A26">
        <w:rPr>
          <w:rFonts w:ascii="Times New Roman" w:eastAsia="標楷體" w:hAnsi="Times New Roman" w:cs="Times New Roman"/>
        </w:rPr>
        <w:t>2020</w:t>
      </w:r>
      <w:r w:rsidRPr="00D53A26">
        <w:rPr>
          <w:rFonts w:ascii="Times New Roman" w:eastAsia="標楷體" w:hAnsi="Times New Roman" w:cs="Times New Roman"/>
        </w:rPr>
        <w:t>年起合作推動「國有林班地臺灣獼猴與繁殖鳥類監測」計畫，將林業保育署所擁有的山林管理資源與</w:t>
      </w:r>
      <w:proofErr w:type="gramStart"/>
      <w:r w:rsidRPr="00D53A26">
        <w:rPr>
          <w:rFonts w:ascii="Times New Roman" w:eastAsia="標楷體" w:hAnsi="Times New Roman" w:cs="Times New Roman"/>
        </w:rPr>
        <w:t>森林護管員</w:t>
      </w:r>
      <w:proofErr w:type="gramEnd"/>
      <w:r w:rsidRPr="00D53A26">
        <w:rPr>
          <w:rFonts w:ascii="Times New Roman" w:eastAsia="標楷體" w:hAnsi="Times New Roman" w:cs="Times New Roman"/>
        </w:rPr>
        <w:t>、國家森林志工等人力，結合生多所長期發展的</w:t>
      </w:r>
      <w:r w:rsidRPr="00D53A26">
        <w:rPr>
          <w:rFonts w:ascii="Times New Roman" w:eastAsia="標楷體" w:hAnsi="Times New Roman" w:cs="Times New Roman"/>
        </w:rPr>
        <w:t>BBS Taiwan</w:t>
      </w:r>
      <w:r w:rsidRPr="00D53A26">
        <w:rPr>
          <w:rFonts w:ascii="Times New Roman" w:eastAsia="標楷體" w:hAnsi="Times New Roman" w:cs="Times New Roman"/>
        </w:rPr>
        <w:t>標準化監測方法，共同將野生動物監測工作延伸至國有林班地。生多所研究團隊除負責監測資料的彙整、品質管理與分析，也針對</w:t>
      </w:r>
      <w:proofErr w:type="gramStart"/>
      <w:r w:rsidRPr="00D53A26">
        <w:rPr>
          <w:rFonts w:ascii="Times New Roman" w:eastAsia="標楷體" w:hAnsi="Times New Roman" w:cs="Times New Roman"/>
        </w:rPr>
        <w:t>森林護管員</w:t>
      </w:r>
      <w:proofErr w:type="gramEnd"/>
      <w:r w:rsidRPr="00D53A26">
        <w:rPr>
          <w:rFonts w:ascii="Times New Roman" w:eastAsia="標楷體" w:hAnsi="Times New Roman" w:cs="Times New Roman"/>
        </w:rPr>
        <w:t>參與調查的需求，設計一系列培訓課程，傳授標準化調查方法及臺灣獼猴、鳥類辨識技巧，並建立多元的學習管道，在調查期間提</w:t>
      </w:r>
      <w:r w:rsidRPr="00D53A26">
        <w:rPr>
          <w:rFonts w:ascii="Times New Roman" w:eastAsia="標楷體" w:hAnsi="Times New Roman" w:cs="Times New Roman"/>
        </w:rPr>
        <w:lastRenderedPageBreak/>
        <w:t>供諮詢輔導與資料檢核，逐步提升參與人員執行野生動物監測的知識、技能與信心。透過雙方合作，不僅能更深入掌握國有林班地臺灣獼猴的族群動態，作為野生動物保育及管理策略的參考，也能持續累積</w:t>
      </w:r>
      <w:proofErr w:type="gramStart"/>
      <w:r w:rsidRPr="00D53A26">
        <w:rPr>
          <w:rFonts w:ascii="Times New Roman" w:eastAsia="標楷體" w:hAnsi="Times New Roman" w:cs="Times New Roman"/>
        </w:rPr>
        <w:t>森林護管員</w:t>
      </w:r>
      <w:proofErr w:type="gramEnd"/>
      <w:r w:rsidRPr="00D53A26">
        <w:rPr>
          <w:rFonts w:ascii="Times New Roman" w:eastAsia="標楷體" w:hAnsi="Times New Roman" w:cs="Times New Roman"/>
        </w:rPr>
        <w:t>參與鳥類監測的能力，擴充野生動物資源調查的人才與量能。</w:t>
      </w:r>
    </w:p>
    <w:p w14:paraId="40745413" w14:textId="77777777" w:rsidR="00422740" w:rsidRPr="00D53A26" w:rsidRDefault="00422740" w:rsidP="00422740">
      <w:pPr>
        <w:spacing w:line="360" w:lineRule="auto"/>
        <w:rPr>
          <w:rFonts w:ascii="Times New Roman" w:eastAsia="標楷體" w:hAnsi="Times New Roman" w:cs="Times New Roman"/>
          <w:szCs w:val="24"/>
        </w:rPr>
      </w:pPr>
    </w:p>
    <w:p w14:paraId="0306128D" w14:textId="1AF7D296" w:rsidR="00D53A26" w:rsidRPr="00D53A26" w:rsidRDefault="00D53A26" w:rsidP="00422740">
      <w:pPr>
        <w:spacing w:line="360" w:lineRule="auto"/>
        <w:rPr>
          <w:rFonts w:ascii="Times New Roman" w:eastAsia="標楷體" w:hAnsi="Times New Roman" w:cs="Times New Roman"/>
        </w:rPr>
      </w:pPr>
      <w:r w:rsidRPr="00D53A26">
        <w:rPr>
          <w:rFonts w:ascii="Times New Roman" w:eastAsia="標楷體" w:hAnsi="Times New Roman" w:cs="Times New Roman"/>
        </w:rPr>
        <w:t>臺灣的繁殖鳥類種類豐富，分布從平原、丘陵一路延伸至近</w:t>
      </w:r>
      <w:r w:rsidRPr="00D53A26">
        <w:rPr>
          <w:rFonts w:ascii="Times New Roman" w:eastAsia="標楷體" w:hAnsi="Times New Roman" w:cs="Times New Roman"/>
        </w:rPr>
        <w:t>4,000</w:t>
      </w:r>
      <w:r w:rsidRPr="00D53A26">
        <w:rPr>
          <w:rFonts w:ascii="Times New Roman" w:eastAsia="標楷體" w:hAnsi="Times New Roman" w:cs="Times New Roman"/>
        </w:rPr>
        <w:t>公尺的高山，不同鳥種對棲地環境具有不同的需求，其族群變化亦可能反映棲地及氣候等環境條件的改變。因此，透過長期且標準化的繁殖鳥類監測，可以累積跨年度、跨區域的科學資料，作為了解環境變化、評估生態系狀況及支援自然資源經營管理的重要依據。另一方面，臺灣獼猴廣泛分布於全</w:t>
      </w:r>
      <w:proofErr w:type="gramStart"/>
      <w:r w:rsidRPr="00D53A26">
        <w:rPr>
          <w:rFonts w:ascii="Times New Roman" w:eastAsia="標楷體" w:hAnsi="Times New Roman" w:cs="Times New Roman"/>
        </w:rPr>
        <w:t>臺</w:t>
      </w:r>
      <w:proofErr w:type="gramEnd"/>
      <w:r w:rsidRPr="00D53A26">
        <w:rPr>
          <w:rFonts w:ascii="Times New Roman" w:eastAsia="標楷體" w:hAnsi="Times New Roman" w:cs="Times New Roman"/>
        </w:rPr>
        <w:t>低至中高海拔森林，其族群變化除具有生態監測意義，部分地區亦涉及獼猴與人類活動交會所衍生的</w:t>
      </w:r>
      <w:proofErr w:type="gramStart"/>
      <w:r w:rsidRPr="00D53A26">
        <w:rPr>
          <w:rFonts w:ascii="Times New Roman" w:eastAsia="標楷體" w:hAnsi="Times New Roman" w:cs="Times New Roman"/>
        </w:rPr>
        <w:t>農損及人猴衝突</w:t>
      </w:r>
      <w:proofErr w:type="gramEnd"/>
      <w:r w:rsidRPr="00D53A26">
        <w:rPr>
          <w:rFonts w:ascii="Times New Roman" w:eastAsia="標楷體" w:hAnsi="Times New Roman" w:cs="Times New Roman"/>
        </w:rPr>
        <w:t>問題，因此同樣有必要透過持續監測掌握其分布與族群動態，作為適地適用管理策略的參考。</w:t>
      </w:r>
    </w:p>
    <w:p w14:paraId="3056842F" w14:textId="77777777" w:rsidR="00D53A26" w:rsidRPr="00BC24BD" w:rsidRDefault="00D53A26" w:rsidP="00422740">
      <w:pPr>
        <w:spacing w:line="360" w:lineRule="auto"/>
        <w:rPr>
          <w:rFonts w:ascii="Times New Roman" w:eastAsia="標楷體" w:hAnsi="Times New Roman" w:cs="Times New Roman"/>
          <w:szCs w:val="24"/>
        </w:rPr>
      </w:pPr>
    </w:p>
    <w:p w14:paraId="68204F82" w14:textId="4ACCD6D4" w:rsidR="00BC24BD" w:rsidRPr="00BC24BD" w:rsidRDefault="00BC24BD" w:rsidP="00BC24BD">
      <w:pPr>
        <w:spacing w:line="360" w:lineRule="auto"/>
        <w:rPr>
          <w:rFonts w:ascii="Times New Roman" w:eastAsia="標楷體" w:hAnsi="Times New Roman" w:cs="Times New Roman"/>
          <w:szCs w:val="24"/>
        </w:rPr>
      </w:pPr>
      <w:r w:rsidRPr="00BC24BD">
        <w:rPr>
          <w:rFonts w:ascii="Times New Roman" w:eastAsia="標楷體" w:hAnsi="Times New Roman" w:cs="Times New Roman"/>
          <w:szCs w:val="24"/>
        </w:rPr>
        <w:t>「國有林班地臺灣獼猴與繁殖鳥類監測」計畫，每年動員林業</w:t>
      </w:r>
      <w:proofErr w:type="gramStart"/>
      <w:r w:rsidRPr="00BC24BD">
        <w:rPr>
          <w:rFonts w:ascii="Times New Roman" w:eastAsia="標楷體" w:hAnsi="Times New Roman" w:cs="Times New Roman"/>
          <w:szCs w:val="24"/>
        </w:rPr>
        <w:t>保育署約</w:t>
      </w:r>
      <w:r w:rsidRPr="00BC24BD">
        <w:rPr>
          <w:rFonts w:ascii="Times New Roman" w:eastAsia="標楷體" w:hAnsi="Times New Roman" w:cs="Times New Roman"/>
          <w:szCs w:val="24"/>
        </w:rPr>
        <w:t>400</w:t>
      </w:r>
      <w:r w:rsidRPr="00BC24BD">
        <w:rPr>
          <w:rFonts w:ascii="Times New Roman" w:eastAsia="標楷體" w:hAnsi="Times New Roman" w:cs="Times New Roman"/>
          <w:szCs w:val="24"/>
        </w:rPr>
        <w:t>名森林護管員</w:t>
      </w:r>
      <w:proofErr w:type="gramEnd"/>
      <w:r w:rsidRPr="00BC24BD">
        <w:rPr>
          <w:rFonts w:ascii="Times New Roman" w:eastAsia="標楷體" w:hAnsi="Times New Roman" w:cs="Times New Roman"/>
          <w:szCs w:val="24"/>
        </w:rPr>
        <w:t>，在全</w:t>
      </w:r>
      <w:proofErr w:type="gramStart"/>
      <w:r w:rsidRPr="00BC24BD">
        <w:rPr>
          <w:rFonts w:ascii="Times New Roman" w:eastAsia="標楷體" w:hAnsi="Times New Roman" w:cs="Times New Roman"/>
          <w:szCs w:val="24"/>
        </w:rPr>
        <w:t>臺</w:t>
      </w:r>
      <w:proofErr w:type="gramEnd"/>
      <w:r w:rsidRPr="00BC24BD">
        <w:rPr>
          <w:rFonts w:ascii="Times New Roman" w:eastAsia="標楷體" w:hAnsi="Times New Roman" w:cs="Times New Roman"/>
          <w:szCs w:val="24"/>
        </w:rPr>
        <w:t>國有林班地範圍內進行臺灣獼猴與繁殖鳥類監測。他們深入偏遠山區，在高度的任務挑戰下，遵循標準化的調查規則進行記錄；有的從對鳥類一無所知，到逐漸如數家珍，有的從心懷忐忑，到能夠胸有成竹地完成調查。他們憑藉專業技能與對山林的熟悉及熱忱，克服地形、交通與調查環境等種種困難，持續為國有林班地留下珍貴的</w:t>
      </w:r>
      <w:r w:rsidRPr="00BC24BD">
        <w:rPr>
          <w:rFonts w:ascii="Times New Roman" w:eastAsia="標楷體" w:hAnsi="Times New Roman" w:cs="Times New Roman"/>
        </w:rPr>
        <w:t>臺灣獼猴與繁殖鳥類</w:t>
      </w:r>
      <w:r w:rsidRPr="00BC24BD">
        <w:rPr>
          <w:rFonts w:ascii="Times New Roman" w:eastAsia="標楷體" w:hAnsi="Times New Roman" w:cs="Times New Roman"/>
          <w:szCs w:val="24"/>
        </w:rPr>
        <w:t>監測紀錄。</w:t>
      </w:r>
    </w:p>
    <w:p w14:paraId="3A970D63" w14:textId="77777777" w:rsidR="00BC24BD" w:rsidRPr="00BC24BD" w:rsidRDefault="00BC24BD" w:rsidP="00BC24BD">
      <w:pPr>
        <w:spacing w:line="360" w:lineRule="auto"/>
        <w:rPr>
          <w:rFonts w:ascii="Times New Roman" w:eastAsia="標楷體" w:hAnsi="Times New Roman" w:cs="Times New Roman"/>
          <w:szCs w:val="24"/>
        </w:rPr>
      </w:pPr>
    </w:p>
    <w:p w14:paraId="13EAF8DA" w14:textId="77777777" w:rsidR="00A506B2" w:rsidRDefault="00BC24BD" w:rsidP="00422740">
      <w:pPr>
        <w:spacing w:line="360" w:lineRule="auto"/>
        <w:rPr>
          <w:rFonts w:ascii="Times New Roman" w:eastAsia="標楷體" w:hAnsi="Times New Roman" w:cs="Times New Roman"/>
          <w:szCs w:val="24"/>
        </w:rPr>
      </w:pPr>
      <w:r w:rsidRPr="00BC24BD">
        <w:rPr>
          <w:rFonts w:ascii="Times New Roman" w:eastAsia="標楷體" w:hAnsi="Times New Roman" w:cs="Times New Roman"/>
          <w:szCs w:val="24"/>
        </w:rPr>
        <w:t>本年報為林業保育署與生多所自</w:t>
      </w:r>
      <w:r w:rsidRPr="00BC24BD">
        <w:rPr>
          <w:rFonts w:ascii="Times New Roman" w:eastAsia="標楷體" w:hAnsi="Times New Roman" w:cs="Times New Roman"/>
          <w:szCs w:val="24"/>
        </w:rPr>
        <w:t>2020</w:t>
      </w:r>
      <w:r w:rsidRPr="00BC24BD">
        <w:rPr>
          <w:rFonts w:ascii="Times New Roman" w:eastAsia="標楷體" w:hAnsi="Times New Roman" w:cs="Times New Roman"/>
          <w:szCs w:val="24"/>
        </w:rPr>
        <w:t>年合作推動本計畫以來的第五份年度成果紀錄，主要呈現</w:t>
      </w:r>
      <w:r w:rsidRPr="00BC24BD">
        <w:rPr>
          <w:rFonts w:ascii="Times New Roman" w:eastAsia="標楷體" w:hAnsi="Times New Roman" w:cs="Times New Roman"/>
          <w:szCs w:val="24"/>
        </w:rPr>
        <w:t>2025</w:t>
      </w:r>
      <w:r w:rsidRPr="00BC24BD">
        <w:rPr>
          <w:rFonts w:ascii="Times New Roman" w:eastAsia="標楷體" w:hAnsi="Times New Roman" w:cs="Times New Roman"/>
          <w:szCs w:val="24"/>
        </w:rPr>
        <w:t>年度國有林班地臺灣獼猴與繁殖鳥類的監測執行成果，並記錄</w:t>
      </w:r>
      <w:proofErr w:type="gramStart"/>
      <w:r w:rsidRPr="00BC24BD">
        <w:rPr>
          <w:rFonts w:ascii="Times New Roman" w:eastAsia="標楷體" w:hAnsi="Times New Roman" w:cs="Times New Roman"/>
          <w:szCs w:val="24"/>
        </w:rPr>
        <w:t>森林護管員</w:t>
      </w:r>
      <w:proofErr w:type="gramEnd"/>
      <w:r w:rsidRPr="00BC24BD">
        <w:rPr>
          <w:rFonts w:ascii="Times New Roman" w:eastAsia="標楷體" w:hAnsi="Times New Roman" w:cs="Times New Roman"/>
          <w:szCs w:val="24"/>
        </w:rPr>
        <w:t>參與長期監測的累積與發展。除了呈現年度調查成果外，本年度更進一步將監測資料由「年度成果」推向「長期資料整合與應用」：自</w:t>
      </w:r>
      <w:r w:rsidRPr="00BC24BD">
        <w:rPr>
          <w:rFonts w:ascii="Times New Roman" w:eastAsia="標楷體" w:hAnsi="Times New Roman" w:cs="Times New Roman"/>
          <w:szCs w:val="24"/>
        </w:rPr>
        <w:t>2025</w:t>
      </w:r>
      <w:r w:rsidRPr="00BC24BD">
        <w:rPr>
          <w:rFonts w:ascii="Times New Roman" w:eastAsia="標楷體" w:hAnsi="Times New Roman" w:cs="Times New Roman"/>
          <w:szCs w:val="24"/>
        </w:rPr>
        <w:t>年起，整合</w:t>
      </w:r>
      <w:r w:rsidRPr="00BC24BD">
        <w:rPr>
          <w:rFonts w:ascii="Times New Roman" w:eastAsia="標楷體" w:hAnsi="Times New Roman" w:cs="Times New Roman"/>
          <w:szCs w:val="24"/>
        </w:rPr>
        <w:t>2021</w:t>
      </w:r>
      <w:proofErr w:type="gramStart"/>
      <w:r w:rsidRPr="00BC24BD">
        <w:rPr>
          <w:rFonts w:ascii="Times New Roman" w:eastAsia="標楷體" w:hAnsi="Times New Roman" w:cs="Times New Roman"/>
          <w:szCs w:val="24"/>
        </w:rPr>
        <w:t>–</w:t>
      </w:r>
      <w:proofErr w:type="gramEnd"/>
      <w:r w:rsidRPr="00BC24BD">
        <w:rPr>
          <w:rFonts w:ascii="Times New Roman" w:eastAsia="標楷體" w:hAnsi="Times New Roman" w:cs="Times New Roman"/>
          <w:szCs w:val="24"/>
        </w:rPr>
        <w:t>2025</w:t>
      </w:r>
      <w:r w:rsidRPr="00BC24BD">
        <w:rPr>
          <w:rFonts w:ascii="Times New Roman" w:eastAsia="標楷體" w:hAnsi="Times New Roman" w:cs="Times New Roman"/>
          <w:szCs w:val="24"/>
        </w:rPr>
        <w:t>年</w:t>
      </w:r>
      <w:proofErr w:type="gramStart"/>
      <w:r w:rsidRPr="00BC24BD">
        <w:rPr>
          <w:rFonts w:ascii="Times New Roman" w:eastAsia="標楷體" w:hAnsi="Times New Roman" w:cs="Times New Roman"/>
          <w:szCs w:val="24"/>
        </w:rPr>
        <w:t>森林護管員</w:t>
      </w:r>
      <w:proofErr w:type="gramEnd"/>
      <w:r w:rsidRPr="00BC24BD">
        <w:rPr>
          <w:rFonts w:ascii="Times New Roman" w:eastAsia="標楷體" w:hAnsi="Times New Roman" w:cs="Times New Roman"/>
          <w:szCs w:val="24"/>
        </w:rPr>
        <w:t>於國有林班地所蒐集的臺灣獼猴調查資料，以及</w:t>
      </w:r>
      <w:r w:rsidRPr="00BC24BD">
        <w:rPr>
          <w:rFonts w:ascii="Times New Roman" w:eastAsia="標楷體" w:hAnsi="Times New Roman" w:cs="Times New Roman"/>
          <w:szCs w:val="24"/>
        </w:rPr>
        <w:t>BBS Taiwan</w:t>
      </w:r>
      <w:r w:rsidRPr="00BC24BD">
        <w:rPr>
          <w:rFonts w:ascii="Times New Roman" w:eastAsia="標楷體" w:hAnsi="Times New Roman" w:cs="Times New Roman"/>
          <w:szCs w:val="24"/>
        </w:rPr>
        <w:t>公民科學家累積的獼猴觀測紀錄，經統一標準進行資料檢核與品質控管後，建立一致性的資料集，以進一步監測與評估臺灣獼猴的族群動態與空間分布特性。因此，本年報不僅是年度監測工作的成果紀錄，也是長期監測資料持續累積、品質提升與加值應用的重要階段性成果。</w:t>
      </w:r>
    </w:p>
    <w:p w14:paraId="5CC86388" w14:textId="77777777" w:rsidR="00A506B2" w:rsidRDefault="00A506B2" w:rsidP="00422740">
      <w:pPr>
        <w:spacing w:line="360" w:lineRule="auto"/>
        <w:rPr>
          <w:rFonts w:ascii="Times New Roman" w:eastAsia="標楷體" w:hAnsi="Times New Roman" w:cs="Times New Roman"/>
          <w:szCs w:val="24"/>
        </w:rPr>
      </w:pPr>
    </w:p>
    <w:p w14:paraId="49CA3A56" w14:textId="38598176" w:rsidR="00422740" w:rsidRPr="00A506B2"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rPr>
        <w:t>謹以此報告，誠摯地感謝所有參與和協助的人員。</w:t>
      </w:r>
    </w:p>
    <w:p w14:paraId="29281486" w14:textId="77777777" w:rsidR="00745DEC" w:rsidRPr="00DC66F5" w:rsidRDefault="00745DEC" w:rsidP="00ED6849">
      <w:pPr>
        <w:pStyle w:val="a3"/>
        <w:spacing w:line="360" w:lineRule="auto"/>
        <w:ind w:leftChars="0" w:left="0"/>
        <w:jc w:val="both"/>
        <w:rPr>
          <w:rFonts w:ascii="Times New Roman" w:eastAsia="標楷體" w:hAnsi="Times New Roman" w:cs="Times New Roman"/>
          <w:color w:val="4472C4" w:themeColor="accent5"/>
        </w:rPr>
      </w:pPr>
    </w:p>
    <w:p w14:paraId="6097704F" w14:textId="38F5687C" w:rsidR="00152900" w:rsidRPr="00D47637" w:rsidRDefault="00152900" w:rsidP="00152900">
      <w:pPr>
        <w:spacing w:line="360" w:lineRule="auto"/>
        <w:jc w:val="both"/>
        <w:outlineLvl w:val="0"/>
        <w:rPr>
          <w:rFonts w:ascii="Times New Roman" w:eastAsia="標楷體" w:hAnsi="Times New Roman" w:cs="Times New Roman"/>
          <w:b/>
          <w:sz w:val="32"/>
        </w:rPr>
      </w:pPr>
      <w:r w:rsidRPr="00D47637">
        <w:rPr>
          <w:rFonts w:ascii="Times New Roman" w:eastAsia="標楷體" w:hAnsi="Times New Roman" w:cs="Times New Roman" w:hint="eastAsia"/>
          <w:b/>
          <w:sz w:val="32"/>
        </w:rPr>
        <w:t>致謝</w:t>
      </w:r>
    </w:p>
    <w:p w14:paraId="2C5369BB" w14:textId="59F43DF9" w:rsidR="00273313" w:rsidRPr="00D47637" w:rsidRDefault="007317C7" w:rsidP="00ED6849">
      <w:pPr>
        <w:pStyle w:val="a3"/>
        <w:spacing w:line="360" w:lineRule="auto"/>
        <w:ind w:leftChars="0" w:left="0"/>
        <w:jc w:val="both"/>
        <w:rPr>
          <w:rFonts w:ascii="Times New Roman" w:eastAsia="標楷體" w:hAnsi="Times New Roman" w:cs="Times New Roman"/>
        </w:rPr>
      </w:pPr>
      <w:r w:rsidRPr="00D47637">
        <w:rPr>
          <w:rFonts w:ascii="Times New Roman" w:eastAsia="標楷體" w:hAnsi="Times New Roman" w:cs="Times New Roman"/>
        </w:rPr>
        <w:t>202</w:t>
      </w:r>
      <w:r w:rsidR="00BE7280" w:rsidRPr="00D47637">
        <w:rPr>
          <w:rFonts w:ascii="Times New Roman" w:eastAsia="標楷體" w:hAnsi="Times New Roman" w:cs="Times New Roman"/>
        </w:rPr>
        <w:t>5</w:t>
      </w:r>
      <w:r w:rsidR="00273313" w:rsidRPr="00D47637">
        <w:rPr>
          <w:rFonts w:ascii="Times New Roman" w:eastAsia="標楷體" w:hAnsi="Times New Roman" w:cs="Times New Roman" w:hint="eastAsia"/>
        </w:rPr>
        <w:t>年的調查，是藉由眾多調查人員和承辦人員的付出，才能夠順利進行，</w:t>
      </w:r>
      <w:r w:rsidR="005871B7" w:rsidRPr="00D47637">
        <w:rPr>
          <w:rFonts w:ascii="Times New Roman" w:eastAsia="標楷體" w:hAnsi="Times New Roman" w:cs="Times New Roman" w:hint="eastAsia"/>
        </w:rPr>
        <w:t>謹以此</w:t>
      </w:r>
      <w:r w:rsidR="00273313" w:rsidRPr="00D47637">
        <w:rPr>
          <w:rFonts w:ascii="Times New Roman" w:eastAsia="標楷體" w:hAnsi="Times New Roman" w:cs="Times New Roman" w:hint="eastAsia"/>
        </w:rPr>
        <w:t>份報告向</w:t>
      </w:r>
      <w:r w:rsidR="005871B7" w:rsidRPr="00D47637">
        <w:rPr>
          <w:rFonts w:ascii="Times New Roman" w:eastAsia="標楷體" w:hAnsi="Times New Roman" w:cs="Times New Roman" w:hint="eastAsia"/>
        </w:rPr>
        <w:t>各位</w:t>
      </w:r>
      <w:r w:rsidR="00273313" w:rsidRPr="00D47637">
        <w:rPr>
          <w:rFonts w:ascii="Times New Roman" w:eastAsia="標楷體" w:hAnsi="Times New Roman" w:cs="Times New Roman" w:hint="eastAsia"/>
        </w:rPr>
        <w:t>致上感謝與敬意。</w:t>
      </w:r>
      <w:r w:rsidR="00273313" w:rsidRPr="00D47637">
        <w:rPr>
          <w:rFonts w:ascii="Times New Roman" w:eastAsia="標楷體" w:hAnsi="Times New Roman" w:cs="Times New Roman"/>
        </w:rPr>
        <w:t>(</w:t>
      </w:r>
      <w:r w:rsidR="00273313" w:rsidRPr="00D47637">
        <w:rPr>
          <w:rFonts w:ascii="Times New Roman" w:eastAsia="標楷體" w:hAnsi="Times New Roman" w:cs="Times New Roman" w:hint="eastAsia"/>
        </w:rPr>
        <w:t>以下</w:t>
      </w:r>
      <w:proofErr w:type="gramStart"/>
      <w:r w:rsidR="00273313" w:rsidRPr="00D47637">
        <w:rPr>
          <w:rFonts w:ascii="Times New Roman" w:eastAsia="標楷體" w:hAnsi="Times New Roman" w:cs="Times New Roman" w:hint="eastAsia"/>
        </w:rPr>
        <w:t>順序均按</w:t>
      </w:r>
      <w:r w:rsidR="00A506B2">
        <w:rPr>
          <w:rFonts w:ascii="Times New Roman" w:eastAsia="標楷體" w:hAnsi="Times New Roman" w:cs="Times New Roman" w:hint="eastAsia"/>
        </w:rPr>
        <w:t>姓氏</w:t>
      </w:r>
      <w:proofErr w:type="gramEnd"/>
      <w:r w:rsidR="00273313" w:rsidRPr="00D47637">
        <w:rPr>
          <w:rFonts w:ascii="Times New Roman" w:eastAsia="標楷體" w:hAnsi="Times New Roman" w:cs="Times New Roman" w:hint="eastAsia"/>
        </w:rPr>
        <w:t>筆畫排列</w:t>
      </w:r>
      <w:r w:rsidR="00273313" w:rsidRPr="00D47637">
        <w:rPr>
          <w:rFonts w:ascii="Times New Roman" w:eastAsia="標楷體" w:hAnsi="Times New Roman" w:cs="Times New Roman"/>
        </w:rPr>
        <w:t>)</w:t>
      </w:r>
    </w:p>
    <w:p w14:paraId="55F17DE5" w14:textId="77777777" w:rsidR="001D5457" w:rsidRPr="00DC66F5" w:rsidRDefault="001D5457" w:rsidP="00ED6849">
      <w:pPr>
        <w:pStyle w:val="a3"/>
        <w:spacing w:line="360" w:lineRule="auto"/>
        <w:ind w:leftChars="0" w:left="0"/>
        <w:jc w:val="both"/>
        <w:rPr>
          <w:rFonts w:ascii="Times New Roman" w:eastAsia="標楷體" w:hAnsi="Times New Roman" w:cs="Times New Roman"/>
          <w:b/>
          <w:color w:val="4472C4" w:themeColor="accent5"/>
        </w:rPr>
      </w:pPr>
    </w:p>
    <w:p w14:paraId="2C6F6EE6" w14:textId="7B48427F" w:rsidR="0092358A" w:rsidRPr="00D47637" w:rsidRDefault="00273313" w:rsidP="00ED6849">
      <w:pPr>
        <w:pStyle w:val="a3"/>
        <w:spacing w:line="360" w:lineRule="auto"/>
        <w:ind w:leftChars="0" w:left="0"/>
        <w:jc w:val="both"/>
        <w:rPr>
          <w:rFonts w:ascii="Times New Roman" w:eastAsia="標楷體" w:hAnsi="Times New Roman" w:cs="Times New Roman"/>
          <w:b/>
        </w:rPr>
      </w:pPr>
      <w:r w:rsidRPr="00D47637">
        <w:rPr>
          <w:rFonts w:ascii="Times New Roman" w:eastAsia="標楷體" w:hAnsi="Times New Roman" w:cs="Times New Roman" w:hint="eastAsia"/>
          <w:b/>
        </w:rPr>
        <w:t>臺灣</w:t>
      </w:r>
      <w:r w:rsidR="00111FBB" w:rsidRPr="00D47637">
        <w:rPr>
          <w:rFonts w:ascii="Times New Roman" w:eastAsia="標楷體" w:hAnsi="Times New Roman" w:cs="Times New Roman" w:hint="eastAsia"/>
          <w:b/>
        </w:rPr>
        <w:t>獼猴</w:t>
      </w:r>
      <w:r w:rsidR="0092358A" w:rsidRPr="00D47637">
        <w:rPr>
          <w:rFonts w:ascii="Times New Roman" w:eastAsia="標楷體" w:hAnsi="Times New Roman" w:cs="Times New Roman" w:hint="eastAsia"/>
          <w:b/>
        </w:rPr>
        <w:t>調查員</w:t>
      </w:r>
    </w:p>
    <w:p w14:paraId="401E2589" w14:textId="3E669C23" w:rsidR="008F067B" w:rsidRPr="00060512" w:rsidRDefault="008F067B" w:rsidP="00ED6849">
      <w:pPr>
        <w:pStyle w:val="a3"/>
        <w:spacing w:line="360" w:lineRule="auto"/>
        <w:ind w:leftChars="0" w:left="0"/>
        <w:jc w:val="both"/>
        <w:rPr>
          <w:rFonts w:ascii="Times New Roman" w:eastAsia="標楷體" w:hAnsi="Times New Roman" w:cs="Times New Roman"/>
          <w:color w:val="4472C4" w:themeColor="accent5"/>
        </w:rPr>
      </w:pPr>
      <w:r w:rsidRPr="008F067B">
        <w:rPr>
          <w:rFonts w:ascii="Times New Roman" w:eastAsia="標楷體" w:hAnsi="Times New Roman" w:cs="Times New Roman" w:hint="eastAsia"/>
          <w:color w:val="000000"/>
          <w:kern w:val="0"/>
          <w:szCs w:val="24"/>
        </w:rPr>
        <w:t>丁國政、</w:t>
      </w:r>
      <w:proofErr w:type="gramStart"/>
      <w:r w:rsidRPr="008F067B">
        <w:rPr>
          <w:rFonts w:ascii="Times New Roman" w:eastAsia="標楷體" w:hAnsi="Times New Roman" w:cs="Times New Roman" w:hint="eastAsia"/>
          <w:color w:val="000000"/>
          <w:kern w:val="0"/>
          <w:szCs w:val="24"/>
        </w:rPr>
        <w:t>孔　淵</w:t>
      </w:r>
      <w:proofErr w:type="gramEnd"/>
      <w:r w:rsidRPr="008F067B">
        <w:rPr>
          <w:rFonts w:ascii="Times New Roman" w:eastAsia="標楷體" w:hAnsi="Times New Roman" w:cs="Times New Roman" w:hint="eastAsia"/>
          <w:color w:val="000000"/>
          <w:kern w:val="0"/>
          <w:szCs w:val="24"/>
        </w:rPr>
        <w:t>、尤如成、尹宣</w:t>
      </w:r>
      <w:proofErr w:type="gramStart"/>
      <w:r w:rsidRPr="008F067B">
        <w:rPr>
          <w:rFonts w:ascii="Times New Roman" w:eastAsia="標楷體" w:hAnsi="Times New Roman" w:cs="Times New Roman" w:hint="eastAsia"/>
          <w:color w:val="000000"/>
          <w:kern w:val="0"/>
          <w:szCs w:val="24"/>
        </w:rPr>
        <w:t>讄</w:t>
      </w:r>
      <w:proofErr w:type="gramEnd"/>
      <w:r w:rsidRPr="008F067B">
        <w:rPr>
          <w:rFonts w:ascii="Times New Roman" w:eastAsia="標楷體" w:hAnsi="Times New Roman" w:cs="Times New Roman" w:hint="eastAsia"/>
          <w:color w:val="000000"/>
          <w:kern w:val="0"/>
          <w:szCs w:val="24"/>
        </w:rPr>
        <w:t>、方金榮、方雅芬、王　群、王</w:t>
      </w:r>
      <w:proofErr w:type="gramStart"/>
      <w:r w:rsidRPr="008F067B">
        <w:rPr>
          <w:rFonts w:ascii="Times New Roman" w:eastAsia="標楷體" w:hAnsi="Times New Roman" w:cs="Times New Roman" w:hint="eastAsia"/>
          <w:color w:val="000000"/>
          <w:kern w:val="0"/>
          <w:szCs w:val="24"/>
        </w:rPr>
        <w:t>于</w:t>
      </w:r>
      <w:proofErr w:type="gramEnd"/>
      <w:r w:rsidRPr="008F067B">
        <w:rPr>
          <w:rFonts w:ascii="Times New Roman" w:eastAsia="標楷體" w:hAnsi="Times New Roman" w:cs="Times New Roman" w:hint="eastAsia"/>
          <w:color w:val="000000"/>
          <w:kern w:val="0"/>
          <w:szCs w:val="24"/>
        </w:rPr>
        <w:t>賓、王日明、王宏洋、王志文、王志傑、王育誠、王宗悌、王俊仁、王俊傑、王俊榮、王彥傑、王浚育、王喬松、王聖捷、</w:t>
      </w:r>
      <w:proofErr w:type="gramStart"/>
      <w:r w:rsidRPr="008F067B">
        <w:rPr>
          <w:rFonts w:ascii="Times New Roman" w:eastAsia="標楷體" w:hAnsi="Times New Roman" w:cs="Times New Roman" w:hint="eastAsia"/>
          <w:color w:val="000000"/>
          <w:kern w:val="0"/>
          <w:szCs w:val="24"/>
        </w:rPr>
        <w:t>王騰示</w:t>
      </w:r>
      <w:proofErr w:type="gramEnd"/>
      <w:r w:rsidRPr="008F067B">
        <w:rPr>
          <w:rFonts w:ascii="Times New Roman" w:eastAsia="標楷體" w:hAnsi="Times New Roman" w:cs="Times New Roman" w:hint="eastAsia"/>
          <w:color w:val="000000"/>
          <w:kern w:val="0"/>
          <w:szCs w:val="24"/>
        </w:rPr>
        <w:t>、古仲凱、古宇任、古庭毓、古財旺、古達拉法克、田宇倫、田成威、田春美、田照軒、白承</w:t>
      </w:r>
      <w:proofErr w:type="gramStart"/>
      <w:r w:rsidRPr="008F067B">
        <w:rPr>
          <w:rFonts w:ascii="Times New Roman" w:eastAsia="標楷體" w:hAnsi="Times New Roman" w:cs="Times New Roman" w:hint="eastAsia"/>
          <w:color w:val="000000"/>
          <w:kern w:val="0"/>
          <w:szCs w:val="24"/>
        </w:rPr>
        <w:t>祐</w:t>
      </w:r>
      <w:proofErr w:type="gramEnd"/>
      <w:r w:rsidRPr="008F067B">
        <w:rPr>
          <w:rFonts w:ascii="Times New Roman" w:eastAsia="標楷體" w:hAnsi="Times New Roman" w:cs="Times New Roman" w:hint="eastAsia"/>
          <w:color w:val="000000"/>
          <w:kern w:val="0"/>
          <w:szCs w:val="24"/>
        </w:rPr>
        <w:t>、白俊偉、石昆賢、全穎奇、安仁傑、朱義雄、</w:t>
      </w:r>
      <w:proofErr w:type="gramStart"/>
      <w:r w:rsidRPr="008F067B">
        <w:rPr>
          <w:rFonts w:ascii="Times New Roman" w:eastAsia="標楷體" w:hAnsi="Times New Roman" w:cs="Times New Roman" w:hint="eastAsia"/>
          <w:color w:val="000000"/>
          <w:kern w:val="0"/>
          <w:szCs w:val="24"/>
        </w:rPr>
        <w:t>江丸松</w:t>
      </w:r>
      <w:proofErr w:type="gramEnd"/>
      <w:r w:rsidRPr="008F067B">
        <w:rPr>
          <w:rFonts w:ascii="Times New Roman" w:eastAsia="標楷體" w:hAnsi="Times New Roman" w:cs="Times New Roman" w:hint="eastAsia"/>
          <w:color w:val="000000"/>
          <w:kern w:val="0"/>
          <w:szCs w:val="24"/>
        </w:rPr>
        <w:t>、江元榮、江文智、江健中、江國樑、江逸瑄、江誼哲、米鴻記、何</w:t>
      </w:r>
      <w:proofErr w:type="gramStart"/>
      <w:r w:rsidRPr="008F067B">
        <w:rPr>
          <w:rFonts w:ascii="Times New Roman" w:eastAsia="標楷體" w:hAnsi="Times New Roman" w:cs="Times New Roman" w:hint="eastAsia"/>
          <w:color w:val="000000"/>
          <w:kern w:val="0"/>
          <w:szCs w:val="24"/>
        </w:rPr>
        <w:t>芫薇</w:t>
      </w:r>
      <w:proofErr w:type="gramEnd"/>
      <w:r w:rsidRPr="008F067B">
        <w:rPr>
          <w:rFonts w:ascii="Times New Roman" w:eastAsia="標楷體" w:hAnsi="Times New Roman" w:cs="Times New Roman" w:hint="eastAsia"/>
          <w:color w:val="000000"/>
          <w:kern w:val="0"/>
          <w:szCs w:val="24"/>
        </w:rPr>
        <w:t>、何建興、何嘉榮、余宏斌、余志剛、余智賢、吳文漢、吳立莉、吳佑民、吳志聰、吳孟</w:t>
      </w:r>
      <w:proofErr w:type="gramStart"/>
      <w:r w:rsidRPr="008F067B">
        <w:rPr>
          <w:rFonts w:ascii="Times New Roman" w:eastAsia="標楷體" w:hAnsi="Times New Roman" w:cs="Times New Roman" w:hint="eastAsia"/>
          <w:color w:val="000000"/>
          <w:kern w:val="0"/>
          <w:szCs w:val="24"/>
        </w:rPr>
        <w:t>珈</w:t>
      </w:r>
      <w:proofErr w:type="gramEnd"/>
      <w:r w:rsidRPr="008F067B">
        <w:rPr>
          <w:rFonts w:ascii="Times New Roman" w:eastAsia="標楷體" w:hAnsi="Times New Roman" w:cs="Times New Roman" w:hint="eastAsia"/>
          <w:color w:val="000000"/>
          <w:kern w:val="0"/>
          <w:szCs w:val="24"/>
        </w:rPr>
        <w:t>、吳昆松、吳明修、吳明瑾、吳明澤、吳政言、吳洵顯、吳致儀、吳貞宜、吳培駿、吳清良、吳翌穎、吳媁蓁、吳菁雯、呂沛靜、呂芳浚、呂建全、呂春野、呂溱甄、宋曉菁、巫亞勳、李　恆、李世豪、李正雄、李立賢、李佶霖、李典澐、李岳儒、李昆典、李明穎、李易融、李秉謙、李彥叡、李律論、李哲安、李家耀、李寅田、李雪茹、李煌章、李錦城、杜鎮光、汪秀琴、汪明學、沈子堯、沈郁強、卓紹剛、周家成、周煇凱、周聖瀚、周靖為、周福安、松聖瑤、松樵榕、林下山、林元生、林文賢、林光正、林成香、林孝恩、林宏陽、林志強、林志駿、林忠義、林明坤、林玠江、林芷存、林長勝、林俊仁、林俊佑、林俊宏、林則聖、林建志、林政融、林映辰、林映里、林柏豫、林致毅、林家榮、林庭宏、林祐辰、林祐詳、林常存、林勤盛、林勤貴、林意文、林瑞生、林碩賢、林墩奕、林獻堂、武憲忠、祁克勤、邱水鏡、邱金泉、邱建勳、邱約德、邱致鈞、邱經文、邱經盛、邱顯琦、金宣德、施建宇、施瑞森、柯世宏、柯亮群、洪克傑、洪君綾、洪金宗、洪聖恩、胡文雄、胡金寶、胡家壕、范開翔、韋嘉彥、韋樹德、倪東正、孫聖峰、孫嘉祥、孫穩翔、徐守俊、徐志偉、徐志銘、徐明聖、徐梓峰、栗森林、翁秀訓、翁冠霖、郝富貴、馬永霆、高世昌、高志榮、康正憲、張　森、張世華、張永宏、張仲謙、張伯麒、張志弘、張若鼎、張豈菘、張國棟、張傑翔、張景棠、張登傑、張詒賓、張煌洲、張福俊、張廣明、張廣學、張鴻承、梁盛棟、莊年華、許心庭、許文山、許宏成、許志強、許秝貽、許崑聖、許鎮穎、連婉如、郭子豪、郭祐程、陳　星、陳文正、陳世暉、陳永隆、陳伯澐、陳佑承、陳劭齊、陳志豪、陳李宗憲、陳杏如、陳佩杏、陳怡妡、陳明源、陳長根、陳俊宏、陳俊武、陳冠三、陳冠仲、陳建宏、陳思潔、陳思霖、陳政嘉、陳映璇、陳昱廷、陳昱斌、陳柏仲、陳盈達、陳英世、陳軍、陳恩婕、陳恩駿、陳晃德、陳健倫、陳國華、陳清財、陳智宏、陳智俊、陳智剛、陳開明、陳雅馨、陳睿騏、陳薇如、陳謄文、陳麗夙、陳競傑、富張曜驛、彭文憲、彭建豪、彭顯盛、曾呈瑞、曾杰銘、曾冠瑜、曾柏恩、曾崇綸、曾紹軒、曾德懋、游爵謙、湯志偉、程宗德、華智豪、覃祥輝、陽彩妮、黃元禾、黃天民、黃文賢、黃志勇、黃宗信、黃明福、黃俊凱、黃俊嵐、黃俊雄、黃昱文、黃昱陽、黃偉宗、黃國峰、黃崇智、黃崇璟、黃敏華、黃紹緯、黃翊倫、黃煜庸、黃裕鍇、黃頡睿、黃禮榮、黃蘭鑑、楊文森、楊幸福、楊松翰、楊倍航、楊惟珽、楊景文、楊瀚晴、萬　鈞、葉文彬、葉聿文、葉利穠、葉招宏、葉建緯、葉珈良、葉晉誠、葉耿璋、葉錦維、葉鴻民、董啟聖、詹益照、詹棠富、詹德森、豊啟恩、廖志明、廖邦志、廖國正、廖紹奇、廖靖年、榮家勇、趙淑枝、劉仁傑、劉立勤、劉志平、劉育宗、劉宛怡、劉念梅、劉昀杰、劉玟廷、劉芷麟、劉冠宏、劉勝雄、劉景能、劉雯玲、劉漢昌、劉權賢、撒伊．</w:t>
      </w:r>
      <w:proofErr w:type="gramStart"/>
      <w:r w:rsidRPr="008F067B">
        <w:rPr>
          <w:rFonts w:ascii="Times New Roman" w:eastAsia="標楷體" w:hAnsi="Times New Roman" w:cs="Times New Roman" w:hint="eastAsia"/>
          <w:color w:val="000000"/>
          <w:kern w:val="0"/>
          <w:szCs w:val="24"/>
        </w:rPr>
        <w:t>滿拉旺、樂歐幸伐杜</w:t>
      </w:r>
      <w:proofErr w:type="gramEnd"/>
      <w:r w:rsidRPr="008F067B">
        <w:rPr>
          <w:rFonts w:ascii="Times New Roman" w:eastAsia="標楷體" w:hAnsi="Times New Roman" w:cs="Times New Roman" w:hint="eastAsia"/>
          <w:color w:val="000000"/>
          <w:kern w:val="0"/>
          <w:szCs w:val="24"/>
        </w:rPr>
        <w:t>、歐力宇、歐信輝、潘巧瑜、潘均奇、潘怡帆、潘美君、潘家宏、潘健緯、潘銘偉、蔡志欣、蔡亞軒、蔡叔君、蔡忠燦、蔡金謀、蔡飛龍、蔡振良、蔡濟百、蔡鴻振、蔡璿</w:t>
      </w:r>
      <w:proofErr w:type="gramStart"/>
      <w:r w:rsidRPr="008F067B">
        <w:rPr>
          <w:rFonts w:ascii="Times New Roman" w:eastAsia="標楷體" w:hAnsi="Times New Roman" w:cs="Times New Roman" w:hint="eastAsia"/>
          <w:color w:val="000000"/>
          <w:kern w:val="0"/>
          <w:szCs w:val="24"/>
        </w:rPr>
        <w:t>紘</w:t>
      </w:r>
      <w:proofErr w:type="gramEnd"/>
      <w:r w:rsidRPr="008F067B">
        <w:rPr>
          <w:rFonts w:ascii="Times New Roman" w:eastAsia="標楷體" w:hAnsi="Times New Roman" w:cs="Times New Roman" w:hint="eastAsia"/>
          <w:color w:val="000000"/>
          <w:kern w:val="0"/>
          <w:szCs w:val="24"/>
        </w:rPr>
        <w:t>、蔡豐聯、蔣明忠、蔣家瑋、鄧安岑、鄧智文、鄭中誠、鄭文輝、鄭振億、鄭國廷、鄭傑丞、鄭晴伊、鄭滿盛、盧仁富、盧冠廷、盧威霖、盧國強、盧國雄、蕭上富、蕭吉男、蕭呈羽、蕭明泉、蕭益程、蕭健育、賴丁嘉、賴文錦、賴伯書、賴孝宇、賴明澤、賴建機、賴思杰、賴思齊、戴巧菲、戴培翔、戴祺芳、謝正道、謝谷建、謝坤宏、謝</w:t>
      </w:r>
      <w:proofErr w:type="gramStart"/>
      <w:r w:rsidRPr="008F067B">
        <w:rPr>
          <w:rFonts w:ascii="Times New Roman" w:eastAsia="標楷體" w:hAnsi="Times New Roman" w:cs="Times New Roman" w:hint="eastAsia"/>
          <w:color w:val="000000"/>
          <w:kern w:val="0"/>
          <w:szCs w:val="24"/>
        </w:rPr>
        <w:t>昇</w:t>
      </w:r>
      <w:proofErr w:type="gramEnd"/>
      <w:r w:rsidRPr="008F067B">
        <w:rPr>
          <w:rFonts w:ascii="Times New Roman" w:eastAsia="標楷體" w:hAnsi="Times New Roman" w:cs="Times New Roman" w:hint="eastAsia"/>
          <w:color w:val="000000"/>
          <w:kern w:val="0"/>
          <w:szCs w:val="24"/>
        </w:rPr>
        <w:t>峯、謝明君、謝普忠慶、謝嘉樺、鍾文杰、鍾智勇、鍾華盛、鍾鳳招、鍾魏任、簡俊溢、簡盈思、簡凱陞、簡愷陞、簡燦煇、顏羽汶、魏志哲、羅央聖、羅列聖、羅時凡、羅海君、羅國清、羅聰明、關晨引、蘇再添、蘇國銘、蘇德晟、蘇慶功、饒倚甄、顧福興</w:t>
      </w:r>
    </w:p>
    <w:p w14:paraId="7B28ED76" w14:textId="77777777" w:rsidR="00087070" w:rsidRPr="00DC66F5" w:rsidRDefault="00087070" w:rsidP="00ED6849">
      <w:pPr>
        <w:pStyle w:val="a3"/>
        <w:spacing w:line="360" w:lineRule="auto"/>
        <w:ind w:leftChars="0" w:left="0"/>
        <w:jc w:val="both"/>
        <w:rPr>
          <w:rFonts w:ascii="Times New Roman" w:eastAsia="標楷體" w:hAnsi="Times New Roman" w:cs="Times New Roman"/>
          <w:color w:val="4472C4" w:themeColor="accent5"/>
        </w:rPr>
      </w:pPr>
    </w:p>
    <w:p w14:paraId="5874707D" w14:textId="3511B466" w:rsidR="0092358A" w:rsidRPr="00D47637" w:rsidRDefault="00273313" w:rsidP="00ED6849">
      <w:pPr>
        <w:pStyle w:val="a3"/>
        <w:spacing w:line="360" w:lineRule="auto"/>
        <w:ind w:leftChars="0" w:left="0"/>
        <w:jc w:val="both"/>
        <w:rPr>
          <w:rFonts w:ascii="Times New Roman" w:eastAsia="標楷體" w:hAnsi="Times New Roman" w:cs="Times New Roman"/>
          <w:b/>
        </w:rPr>
      </w:pPr>
      <w:r w:rsidRPr="00D47637">
        <w:rPr>
          <w:rFonts w:ascii="Times New Roman" w:eastAsia="標楷體" w:hAnsi="Times New Roman" w:cs="Times New Roman" w:hint="eastAsia"/>
          <w:b/>
        </w:rPr>
        <w:t>臺灣</w:t>
      </w:r>
      <w:r w:rsidR="00111FBB" w:rsidRPr="00D47637">
        <w:rPr>
          <w:rFonts w:ascii="Times New Roman" w:eastAsia="標楷體" w:hAnsi="Times New Roman" w:cs="Times New Roman" w:hint="eastAsia"/>
          <w:b/>
        </w:rPr>
        <w:t>繁殖鳥</w:t>
      </w:r>
      <w:r w:rsidR="001522F0" w:rsidRPr="00D47637">
        <w:rPr>
          <w:rFonts w:ascii="Times New Roman" w:eastAsia="標楷體" w:hAnsi="Times New Roman" w:cs="Times New Roman" w:hint="eastAsia"/>
          <w:b/>
        </w:rPr>
        <w:t>類</w:t>
      </w:r>
      <w:r w:rsidR="0092358A" w:rsidRPr="00D47637">
        <w:rPr>
          <w:rFonts w:ascii="Times New Roman" w:eastAsia="標楷體" w:hAnsi="Times New Roman" w:cs="Times New Roman" w:hint="eastAsia"/>
          <w:b/>
        </w:rPr>
        <w:t>調查員</w:t>
      </w:r>
    </w:p>
    <w:p w14:paraId="64A8EDD3" w14:textId="77777777" w:rsidR="00156189" w:rsidRPr="00D47637" w:rsidRDefault="00156189" w:rsidP="00D47637">
      <w:pPr>
        <w:widowControl/>
        <w:spacing w:line="360" w:lineRule="auto"/>
        <w:jc w:val="both"/>
        <w:rPr>
          <w:rFonts w:ascii="Times New Roman" w:eastAsia="標楷體" w:hAnsi="Times New Roman" w:cs="Times New Roman"/>
          <w:color w:val="000000"/>
          <w:kern w:val="0"/>
          <w:szCs w:val="24"/>
        </w:rPr>
      </w:pPr>
      <w:r w:rsidRPr="00D47637">
        <w:rPr>
          <w:rFonts w:ascii="Times New Roman" w:eastAsia="標楷體" w:hAnsi="Times New Roman" w:cs="Times New Roman" w:hint="eastAsia"/>
          <w:color w:val="000000"/>
          <w:kern w:val="0"/>
          <w:szCs w:val="24"/>
        </w:rPr>
        <w:t>方雅芬、王</w:t>
      </w:r>
      <w:proofErr w:type="gramStart"/>
      <w:r w:rsidRPr="00D47637">
        <w:rPr>
          <w:rFonts w:ascii="Times New Roman" w:eastAsia="標楷體" w:hAnsi="Times New Roman" w:cs="Times New Roman" w:hint="eastAsia"/>
          <w:color w:val="000000"/>
          <w:kern w:val="0"/>
          <w:szCs w:val="24"/>
        </w:rPr>
        <w:t>于</w:t>
      </w:r>
      <w:proofErr w:type="gramEnd"/>
      <w:r w:rsidRPr="00D47637">
        <w:rPr>
          <w:rFonts w:ascii="Times New Roman" w:eastAsia="標楷體" w:hAnsi="Times New Roman" w:cs="Times New Roman" w:hint="eastAsia"/>
          <w:color w:val="000000"/>
          <w:kern w:val="0"/>
          <w:szCs w:val="24"/>
        </w:rPr>
        <w:t>賓、王日明、王育誠、王昶欣、王</w:t>
      </w:r>
      <w:proofErr w:type="gramStart"/>
      <w:r w:rsidRPr="00D47637">
        <w:rPr>
          <w:rFonts w:ascii="Times New Roman" w:eastAsia="標楷體" w:hAnsi="Times New Roman" w:cs="Times New Roman" w:hint="eastAsia"/>
          <w:color w:val="000000"/>
          <w:kern w:val="0"/>
          <w:szCs w:val="24"/>
        </w:rPr>
        <w:t>嬿</w:t>
      </w:r>
      <w:proofErr w:type="gramEnd"/>
      <w:r w:rsidRPr="00D47637">
        <w:rPr>
          <w:rFonts w:ascii="Times New Roman" w:eastAsia="標楷體" w:hAnsi="Times New Roman" w:cs="Times New Roman" w:hint="eastAsia"/>
          <w:color w:val="000000"/>
          <w:kern w:val="0"/>
          <w:szCs w:val="24"/>
        </w:rPr>
        <w:t>翔、田照軒、白承</w:t>
      </w:r>
      <w:proofErr w:type="gramStart"/>
      <w:r w:rsidRPr="00D47637">
        <w:rPr>
          <w:rFonts w:ascii="Times New Roman" w:eastAsia="標楷體" w:hAnsi="Times New Roman" w:cs="Times New Roman" w:hint="eastAsia"/>
          <w:color w:val="000000"/>
          <w:kern w:val="0"/>
          <w:szCs w:val="24"/>
        </w:rPr>
        <w:t>祐</w:t>
      </w:r>
      <w:proofErr w:type="gramEnd"/>
      <w:r w:rsidRPr="00D47637">
        <w:rPr>
          <w:rFonts w:ascii="Times New Roman" w:eastAsia="標楷體" w:hAnsi="Times New Roman" w:cs="Times New Roman" w:hint="eastAsia"/>
          <w:color w:val="000000"/>
          <w:kern w:val="0"/>
          <w:szCs w:val="24"/>
        </w:rPr>
        <w:t>、江文智、何</w:t>
      </w:r>
      <w:proofErr w:type="gramStart"/>
      <w:r w:rsidRPr="00D47637">
        <w:rPr>
          <w:rFonts w:ascii="Times New Roman" w:eastAsia="標楷體" w:hAnsi="Times New Roman" w:cs="Times New Roman" w:hint="eastAsia"/>
          <w:color w:val="000000"/>
          <w:kern w:val="0"/>
          <w:szCs w:val="24"/>
        </w:rPr>
        <w:t>姳璇</w:t>
      </w:r>
      <w:proofErr w:type="gramEnd"/>
      <w:r w:rsidRPr="00D47637">
        <w:rPr>
          <w:rFonts w:ascii="Times New Roman" w:eastAsia="標楷體" w:hAnsi="Times New Roman" w:cs="Times New Roman" w:hint="eastAsia"/>
          <w:color w:val="000000"/>
          <w:kern w:val="0"/>
          <w:szCs w:val="24"/>
        </w:rPr>
        <w:t>、何嘉榮、余宏斌、余建勳、吳妮臻、吳昆松、吳明澤、吳柏彥、吳清良、吳菁雯、</w:t>
      </w:r>
      <w:proofErr w:type="gramStart"/>
      <w:r w:rsidRPr="00D47637">
        <w:rPr>
          <w:rFonts w:ascii="Times New Roman" w:eastAsia="標楷體" w:hAnsi="Times New Roman" w:cs="Times New Roman" w:hint="eastAsia"/>
          <w:color w:val="000000"/>
          <w:kern w:val="0"/>
          <w:szCs w:val="24"/>
        </w:rPr>
        <w:t>呂郁玟</w:t>
      </w:r>
      <w:proofErr w:type="gramEnd"/>
      <w:r w:rsidRPr="00D47637">
        <w:rPr>
          <w:rFonts w:ascii="Times New Roman" w:eastAsia="標楷體" w:hAnsi="Times New Roman" w:cs="Times New Roman" w:hint="eastAsia"/>
          <w:color w:val="000000"/>
          <w:kern w:val="0"/>
          <w:szCs w:val="24"/>
        </w:rPr>
        <w:t>、宋曉菁、李正雄、李宜明、李恆、汪明學、那家</w:t>
      </w:r>
      <w:proofErr w:type="gramStart"/>
      <w:r w:rsidRPr="00D47637">
        <w:rPr>
          <w:rFonts w:ascii="Times New Roman" w:eastAsia="標楷體" w:hAnsi="Times New Roman" w:cs="Times New Roman" w:hint="eastAsia"/>
          <w:color w:val="000000"/>
          <w:kern w:val="0"/>
          <w:szCs w:val="24"/>
        </w:rPr>
        <w:t>閔</w:t>
      </w:r>
      <w:proofErr w:type="gramEnd"/>
      <w:r w:rsidRPr="00D47637">
        <w:rPr>
          <w:rFonts w:ascii="Times New Roman" w:eastAsia="標楷體" w:hAnsi="Times New Roman" w:cs="Times New Roman" w:hint="eastAsia"/>
          <w:color w:val="000000"/>
          <w:kern w:val="0"/>
          <w:szCs w:val="24"/>
        </w:rPr>
        <w:t>、周家成、官</w:t>
      </w:r>
      <w:proofErr w:type="gramStart"/>
      <w:r w:rsidRPr="00D47637">
        <w:rPr>
          <w:rFonts w:ascii="Times New Roman" w:eastAsia="標楷體" w:hAnsi="Times New Roman" w:cs="Times New Roman" w:hint="eastAsia"/>
          <w:color w:val="000000"/>
          <w:kern w:val="0"/>
          <w:szCs w:val="24"/>
        </w:rPr>
        <w:t>奕囷</w:t>
      </w:r>
      <w:proofErr w:type="gramEnd"/>
      <w:r w:rsidRPr="00D47637">
        <w:rPr>
          <w:rFonts w:ascii="Times New Roman" w:eastAsia="標楷體" w:hAnsi="Times New Roman" w:cs="Times New Roman" w:hint="eastAsia"/>
          <w:color w:val="000000"/>
          <w:kern w:val="0"/>
          <w:szCs w:val="24"/>
        </w:rPr>
        <w:t>、林宏陽、林芷存、林俊佑、林建志、林映里、林柏豫、林庭宏、林</w:t>
      </w:r>
      <w:proofErr w:type="gramStart"/>
      <w:r w:rsidRPr="00D47637">
        <w:rPr>
          <w:rFonts w:ascii="Times New Roman" w:eastAsia="標楷體" w:hAnsi="Times New Roman" w:cs="Times New Roman" w:hint="eastAsia"/>
          <w:color w:val="000000"/>
          <w:kern w:val="0"/>
          <w:szCs w:val="24"/>
        </w:rPr>
        <w:t>祐</w:t>
      </w:r>
      <w:proofErr w:type="gramEnd"/>
      <w:r w:rsidRPr="00D47637">
        <w:rPr>
          <w:rFonts w:ascii="Times New Roman" w:eastAsia="標楷體" w:hAnsi="Times New Roman" w:cs="Times New Roman" w:hint="eastAsia"/>
          <w:color w:val="000000"/>
          <w:kern w:val="0"/>
          <w:szCs w:val="24"/>
        </w:rPr>
        <w:t>詳、林常存、邱金泉、施明光、柯翠芬、洪金宗、洪聖恩、孫穩翔、栗森林、翁冠霖、耿廣原、荊平雲、馬永霆、張景棠、張舜雲、莊維華、許心庭、</w:t>
      </w:r>
      <w:proofErr w:type="gramStart"/>
      <w:r w:rsidRPr="00D47637">
        <w:rPr>
          <w:rFonts w:ascii="Times New Roman" w:eastAsia="標楷體" w:hAnsi="Times New Roman" w:cs="Times New Roman" w:hint="eastAsia"/>
          <w:color w:val="000000"/>
          <w:kern w:val="0"/>
          <w:szCs w:val="24"/>
        </w:rPr>
        <w:t>郭祐</w:t>
      </w:r>
      <w:proofErr w:type="gramEnd"/>
      <w:r w:rsidRPr="00D47637">
        <w:rPr>
          <w:rFonts w:ascii="Times New Roman" w:eastAsia="標楷體" w:hAnsi="Times New Roman" w:cs="Times New Roman" w:hint="eastAsia"/>
          <w:color w:val="000000"/>
          <w:kern w:val="0"/>
          <w:szCs w:val="24"/>
        </w:rPr>
        <w:t>程、郭智筌、郭貴嵐、陳佑承、陳怡</w:t>
      </w:r>
      <w:proofErr w:type="gramStart"/>
      <w:r w:rsidRPr="00D47637">
        <w:rPr>
          <w:rFonts w:ascii="Times New Roman" w:eastAsia="標楷體" w:hAnsi="Times New Roman" w:cs="Times New Roman" w:hint="eastAsia"/>
          <w:color w:val="000000"/>
          <w:kern w:val="0"/>
          <w:szCs w:val="24"/>
        </w:rPr>
        <w:t>妡</w:t>
      </w:r>
      <w:proofErr w:type="gramEnd"/>
      <w:r w:rsidRPr="00D47637">
        <w:rPr>
          <w:rFonts w:ascii="Times New Roman" w:eastAsia="標楷體" w:hAnsi="Times New Roman" w:cs="Times New Roman" w:hint="eastAsia"/>
          <w:color w:val="000000"/>
          <w:kern w:val="0"/>
          <w:szCs w:val="24"/>
        </w:rPr>
        <w:t>、陳明源、陳建宏、陳映</w:t>
      </w:r>
      <w:proofErr w:type="gramStart"/>
      <w:r w:rsidRPr="00D47637">
        <w:rPr>
          <w:rFonts w:ascii="Times New Roman" w:eastAsia="標楷體" w:hAnsi="Times New Roman" w:cs="Times New Roman" w:hint="eastAsia"/>
          <w:color w:val="000000"/>
          <w:kern w:val="0"/>
          <w:szCs w:val="24"/>
        </w:rPr>
        <w:t>璇</w:t>
      </w:r>
      <w:proofErr w:type="gramEnd"/>
      <w:r w:rsidRPr="00D47637">
        <w:rPr>
          <w:rFonts w:ascii="Times New Roman" w:eastAsia="標楷體" w:hAnsi="Times New Roman" w:cs="Times New Roman" w:hint="eastAsia"/>
          <w:color w:val="000000"/>
          <w:kern w:val="0"/>
          <w:szCs w:val="24"/>
        </w:rPr>
        <w:t>、陳科綬、陳智俊、陳湘清、陳皓然、陳榮作、陳睿騏、曾文村、曾崇綸、程宗德、馮棋</w:t>
      </w:r>
      <w:proofErr w:type="gramStart"/>
      <w:r w:rsidRPr="00D47637">
        <w:rPr>
          <w:rFonts w:ascii="Times New Roman" w:eastAsia="標楷體" w:hAnsi="Times New Roman" w:cs="Times New Roman" w:hint="eastAsia"/>
          <w:color w:val="000000"/>
          <w:kern w:val="0"/>
          <w:szCs w:val="24"/>
        </w:rPr>
        <w:t>暘</w:t>
      </w:r>
      <w:proofErr w:type="gramEnd"/>
      <w:r w:rsidRPr="00D47637">
        <w:rPr>
          <w:rFonts w:ascii="Times New Roman" w:eastAsia="標楷體" w:hAnsi="Times New Roman" w:cs="Times New Roman" w:hint="eastAsia"/>
          <w:color w:val="000000"/>
          <w:kern w:val="0"/>
          <w:szCs w:val="24"/>
        </w:rPr>
        <w:t>、黃亭愷、黃家發、黃敏華、黃雅郁、黃裕鍇、楊幸福、楊景文、楊瀚晴、葉建緯、葉</w:t>
      </w:r>
      <w:proofErr w:type="gramStart"/>
      <w:r w:rsidRPr="00D47637">
        <w:rPr>
          <w:rFonts w:ascii="Times New Roman" w:eastAsia="標楷體" w:hAnsi="Times New Roman" w:cs="Times New Roman" w:hint="eastAsia"/>
          <w:color w:val="000000"/>
          <w:kern w:val="0"/>
          <w:szCs w:val="24"/>
        </w:rPr>
        <w:t>珈</w:t>
      </w:r>
      <w:proofErr w:type="gramEnd"/>
      <w:r w:rsidRPr="00D47637">
        <w:rPr>
          <w:rFonts w:ascii="Times New Roman" w:eastAsia="標楷體" w:hAnsi="Times New Roman" w:cs="Times New Roman" w:hint="eastAsia"/>
          <w:color w:val="000000"/>
          <w:kern w:val="0"/>
          <w:szCs w:val="24"/>
        </w:rPr>
        <w:t>良、葉錦維、劉育宗、劉恆慈、劉景能、劉雯玲、蔡亞軒、鄭文輝、盧冠廷、賴伯書、賴秉圻、賴靖融、戴巧菲、薛美雪、謝坤宏、</w:t>
      </w:r>
      <w:proofErr w:type="gramStart"/>
      <w:r w:rsidRPr="00D47637">
        <w:rPr>
          <w:rFonts w:ascii="Times New Roman" w:eastAsia="標楷體" w:hAnsi="Times New Roman" w:cs="Times New Roman" w:hint="eastAsia"/>
          <w:color w:val="000000"/>
          <w:kern w:val="0"/>
          <w:szCs w:val="24"/>
        </w:rPr>
        <w:t>鍾魏任</w:t>
      </w:r>
      <w:proofErr w:type="gramEnd"/>
      <w:r w:rsidRPr="00D47637">
        <w:rPr>
          <w:rFonts w:ascii="Times New Roman" w:eastAsia="標楷體" w:hAnsi="Times New Roman" w:cs="Times New Roman" w:hint="eastAsia"/>
          <w:color w:val="000000"/>
          <w:kern w:val="0"/>
          <w:szCs w:val="24"/>
        </w:rPr>
        <w:t>、簡俊宇、簡錕榮、顏羽汶、魏志哲、羅海君</w:t>
      </w:r>
    </w:p>
    <w:p w14:paraId="6F9FEE8E" w14:textId="77777777" w:rsidR="00285A88" w:rsidRPr="00156189" w:rsidRDefault="00285A88" w:rsidP="006257C5">
      <w:pPr>
        <w:pStyle w:val="a3"/>
        <w:spacing w:line="360" w:lineRule="auto"/>
        <w:ind w:leftChars="0" w:left="0"/>
        <w:jc w:val="both"/>
        <w:rPr>
          <w:rFonts w:ascii="Times New Roman" w:eastAsia="標楷體" w:hAnsi="Times New Roman" w:cs="Times New Roman"/>
          <w:b/>
          <w:color w:val="4472C4" w:themeColor="accent5"/>
        </w:rPr>
      </w:pPr>
    </w:p>
    <w:p w14:paraId="5DE59760" w14:textId="09A08F23" w:rsidR="006257C5" w:rsidRPr="00A506B2" w:rsidRDefault="008C5223" w:rsidP="006257C5">
      <w:pPr>
        <w:pStyle w:val="a3"/>
        <w:spacing w:line="360" w:lineRule="auto"/>
        <w:ind w:leftChars="0" w:left="0"/>
        <w:jc w:val="both"/>
        <w:rPr>
          <w:rFonts w:ascii="Times New Roman" w:eastAsia="標楷體" w:hAnsi="Times New Roman" w:cs="Times New Roman"/>
          <w:b/>
        </w:rPr>
      </w:pPr>
      <w:r w:rsidRPr="00A506B2">
        <w:rPr>
          <w:rFonts w:ascii="Times New Roman" w:eastAsia="標楷體" w:hAnsi="Times New Roman" w:cs="Times New Roman" w:hint="eastAsia"/>
          <w:b/>
        </w:rPr>
        <w:t>林業保育署</w:t>
      </w:r>
      <w:r w:rsidR="006257C5" w:rsidRPr="00A506B2">
        <w:rPr>
          <w:rFonts w:ascii="Times New Roman" w:eastAsia="標楷體" w:hAnsi="Times New Roman" w:cs="Times New Roman" w:hint="eastAsia"/>
          <w:b/>
        </w:rPr>
        <w:t>、</w:t>
      </w:r>
      <w:r w:rsidR="00F37ACD" w:rsidRPr="00A506B2">
        <w:rPr>
          <w:rFonts w:ascii="Times New Roman" w:eastAsia="標楷體" w:hAnsi="Times New Roman" w:cs="Times New Roman" w:hint="eastAsia"/>
          <w:b/>
        </w:rPr>
        <w:t>各分署</w:t>
      </w:r>
      <w:r w:rsidR="006257C5" w:rsidRPr="00A506B2">
        <w:rPr>
          <w:rFonts w:ascii="Times New Roman" w:eastAsia="標楷體" w:hAnsi="Times New Roman" w:cs="Times New Roman" w:hint="eastAsia"/>
          <w:b/>
        </w:rPr>
        <w:t>、工作站的承辦人員</w:t>
      </w:r>
    </w:p>
    <w:p w14:paraId="15367BF9" w14:textId="1F24C3C0" w:rsidR="00C10643" w:rsidRPr="00DC66F5" w:rsidRDefault="00C10643" w:rsidP="00ED6849">
      <w:pPr>
        <w:pStyle w:val="a3"/>
        <w:spacing w:line="360" w:lineRule="auto"/>
        <w:ind w:leftChars="0" w:left="0"/>
        <w:jc w:val="both"/>
        <w:rPr>
          <w:rFonts w:ascii="Times New Roman" w:eastAsia="標楷體" w:hAnsi="Times New Roman" w:cs="Times New Roman"/>
          <w:color w:val="4472C4" w:themeColor="accent5"/>
        </w:rPr>
      </w:pPr>
      <w:r w:rsidRPr="00A506B2">
        <w:rPr>
          <w:rFonts w:ascii="Times New Roman" w:eastAsia="標楷體" w:hAnsi="Times New Roman" w:cs="Times New Roman" w:hint="eastAsia"/>
        </w:rPr>
        <w:t>方伊伶、王佳琪、王</w:t>
      </w:r>
      <w:proofErr w:type="gramStart"/>
      <w:r w:rsidRPr="00A506B2">
        <w:rPr>
          <w:rFonts w:ascii="Times New Roman" w:eastAsia="標楷體" w:hAnsi="Times New Roman" w:cs="Times New Roman" w:hint="eastAsia"/>
        </w:rPr>
        <w:t>嬿</w:t>
      </w:r>
      <w:proofErr w:type="gramEnd"/>
      <w:r w:rsidRPr="00A506B2">
        <w:rPr>
          <w:rFonts w:ascii="Times New Roman" w:eastAsia="標楷體" w:hAnsi="Times New Roman" w:cs="Times New Roman" w:hint="eastAsia"/>
        </w:rPr>
        <w:t>翔、田玫琪、朱何宗、江獻睿、何文義、何</w:t>
      </w:r>
      <w:proofErr w:type="gramStart"/>
      <w:r w:rsidRPr="00A506B2">
        <w:rPr>
          <w:rFonts w:ascii="Times New Roman" w:eastAsia="標楷體" w:hAnsi="Times New Roman" w:cs="Times New Roman" w:hint="eastAsia"/>
        </w:rPr>
        <w:t>姳璇</w:t>
      </w:r>
      <w:proofErr w:type="gramEnd"/>
      <w:r w:rsidRPr="00A506B2">
        <w:rPr>
          <w:rFonts w:ascii="Times New Roman" w:eastAsia="標楷體" w:hAnsi="Times New Roman" w:cs="Times New Roman" w:hint="eastAsia"/>
        </w:rPr>
        <w:t>、余宏斌、余佩珊、余建勳、吳佑民、吳宗豪、吳昆松、吳明瑾、吳柏彥、吳若宣、</w:t>
      </w:r>
      <w:proofErr w:type="gramStart"/>
      <w:r w:rsidRPr="00A506B2">
        <w:rPr>
          <w:rFonts w:ascii="Times New Roman" w:eastAsia="標楷體" w:hAnsi="Times New Roman" w:cs="Times New Roman" w:hint="eastAsia"/>
        </w:rPr>
        <w:t>呂郁玟</w:t>
      </w:r>
      <w:proofErr w:type="gramEnd"/>
      <w:r w:rsidRPr="00A506B2">
        <w:rPr>
          <w:rFonts w:ascii="Times New Roman" w:eastAsia="標楷體" w:hAnsi="Times New Roman" w:cs="Times New Roman" w:hint="eastAsia"/>
        </w:rPr>
        <w:t>、李淑貞、周家成、林宜興、林庭宏、邱致鈞、</w:t>
      </w:r>
      <w:proofErr w:type="gramStart"/>
      <w:r w:rsidRPr="00A506B2">
        <w:rPr>
          <w:rFonts w:ascii="Times New Roman" w:eastAsia="標楷體" w:hAnsi="Times New Roman" w:cs="Times New Roman" w:hint="eastAsia"/>
        </w:rPr>
        <w:t>邱郁蓁</w:t>
      </w:r>
      <w:proofErr w:type="gramEnd"/>
      <w:r w:rsidRPr="00A506B2">
        <w:rPr>
          <w:rFonts w:ascii="Times New Roman" w:eastAsia="標楷體" w:hAnsi="Times New Roman" w:cs="Times New Roman" w:hint="eastAsia"/>
        </w:rPr>
        <w:t>、</w:t>
      </w:r>
      <w:proofErr w:type="gramStart"/>
      <w:r w:rsidRPr="00A506B2">
        <w:rPr>
          <w:rFonts w:ascii="Times New Roman" w:eastAsia="標楷體" w:hAnsi="Times New Roman" w:cs="Times New Roman" w:hint="eastAsia"/>
        </w:rPr>
        <w:t>范</w:t>
      </w:r>
      <w:proofErr w:type="gramEnd"/>
      <w:r w:rsidRPr="00A506B2">
        <w:rPr>
          <w:rFonts w:ascii="Times New Roman" w:eastAsia="標楷體" w:hAnsi="Times New Roman" w:cs="Times New Roman" w:hint="eastAsia"/>
        </w:rPr>
        <w:t>述</w:t>
      </w:r>
      <w:proofErr w:type="gramStart"/>
      <w:r w:rsidRPr="00A506B2">
        <w:rPr>
          <w:rFonts w:ascii="Times New Roman" w:eastAsia="標楷體" w:hAnsi="Times New Roman" w:cs="Times New Roman" w:hint="eastAsia"/>
        </w:rPr>
        <w:t>瑋</w:t>
      </w:r>
      <w:proofErr w:type="gramEnd"/>
      <w:r w:rsidRPr="00A506B2">
        <w:rPr>
          <w:rFonts w:ascii="Times New Roman" w:eastAsia="標楷體" w:hAnsi="Times New Roman" w:cs="Times New Roman" w:hint="eastAsia"/>
        </w:rPr>
        <w:t>、孫嘉祥、荊平雲、張世勳、張嘉玲、莊漢威、陳又嘉、陳千佩、陳怡</w:t>
      </w:r>
      <w:proofErr w:type="gramStart"/>
      <w:r w:rsidRPr="00A506B2">
        <w:rPr>
          <w:rFonts w:ascii="Times New Roman" w:eastAsia="標楷體" w:hAnsi="Times New Roman" w:cs="Times New Roman" w:hint="eastAsia"/>
        </w:rPr>
        <w:t>妡</w:t>
      </w:r>
      <w:proofErr w:type="gramEnd"/>
      <w:r w:rsidRPr="00A506B2">
        <w:rPr>
          <w:rFonts w:ascii="Times New Roman" w:eastAsia="標楷體" w:hAnsi="Times New Roman" w:cs="Times New Roman" w:hint="eastAsia"/>
        </w:rPr>
        <w:t>、陳冠妤、陳冠宏、陳映</w:t>
      </w:r>
      <w:proofErr w:type="gramStart"/>
      <w:r w:rsidRPr="00A506B2">
        <w:rPr>
          <w:rFonts w:ascii="Times New Roman" w:eastAsia="標楷體" w:hAnsi="Times New Roman" w:cs="Times New Roman" w:hint="eastAsia"/>
        </w:rPr>
        <w:t>璇</w:t>
      </w:r>
      <w:proofErr w:type="gramEnd"/>
      <w:r w:rsidRPr="00A506B2">
        <w:rPr>
          <w:rFonts w:ascii="Times New Roman" w:eastAsia="標楷體" w:hAnsi="Times New Roman" w:cs="Times New Roman" w:hint="eastAsia"/>
        </w:rPr>
        <w:t>、陳家民、湯志偉、黃一民、黃亭愷、黃淑清、黃雅郁、黃議</w:t>
      </w:r>
      <w:proofErr w:type="gramStart"/>
      <w:r w:rsidRPr="00A506B2">
        <w:rPr>
          <w:rFonts w:ascii="Times New Roman" w:eastAsia="標楷體" w:hAnsi="Times New Roman" w:cs="Times New Roman" w:hint="eastAsia"/>
        </w:rPr>
        <w:t>杰</w:t>
      </w:r>
      <w:proofErr w:type="gramEnd"/>
      <w:r w:rsidRPr="00A506B2">
        <w:rPr>
          <w:rFonts w:ascii="Times New Roman" w:eastAsia="標楷體" w:hAnsi="Times New Roman" w:cs="Times New Roman" w:hint="eastAsia"/>
        </w:rPr>
        <w:t>、楊紹華、葉</w:t>
      </w:r>
      <w:proofErr w:type="gramStart"/>
      <w:r w:rsidRPr="00A506B2">
        <w:rPr>
          <w:rFonts w:ascii="Times New Roman" w:eastAsia="標楷體" w:hAnsi="Times New Roman" w:cs="Times New Roman" w:hint="eastAsia"/>
        </w:rPr>
        <w:t>珈</w:t>
      </w:r>
      <w:proofErr w:type="gramEnd"/>
      <w:r w:rsidRPr="00A506B2">
        <w:rPr>
          <w:rFonts w:ascii="Times New Roman" w:eastAsia="標楷體" w:hAnsi="Times New Roman" w:cs="Times New Roman" w:hint="eastAsia"/>
        </w:rPr>
        <w:t>良、董</w:t>
      </w:r>
      <w:proofErr w:type="gramStart"/>
      <w:r w:rsidRPr="00A506B2">
        <w:rPr>
          <w:rFonts w:ascii="Times New Roman" w:eastAsia="標楷體" w:hAnsi="Times New Roman" w:cs="Times New Roman" w:hint="eastAsia"/>
        </w:rPr>
        <w:t>瑀</w:t>
      </w:r>
      <w:proofErr w:type="gramEnd"/>
      <w:r w:rsidRPr="00A506B2">
        <w:rPr>
          <w:rFonts w:ascii="Times New Roman" w:eastAsia="標楷體" w:hAnsi="Times New Roman" w:cs="Times New Roman" w:hint="eastAsia"/>
        </w:rPr>
        <w:t>千、廖廷豪、廖宸玉、蔡子柔、蕭鈺霏、賴秉圻、賴俊仁、賴靖雅、簡子堯、簡錕榮</w:t>
      </w:r>
    </w:p>
    <w:p w14:paraId="4F1EF9FF" w14:textId="77777777" w:rsidR="006E2016" w:rsidRPr="00A506B2" w:rsidRDefault="006E2016" w:rsidP="00ED6849">
      <w:pPr>
        <w:pStyle w:val="a3"/>
        <w:spacing w:line="360" w:lineRule="auto"/>
        <w:ind w:leftChars="0" w:left="0"/>
        <w:jc w:val="both"/>
        <w:rPr>
          <w:rFonts w:ascii="Times New Roman" w:eastAsia="標楷體" w:hAnsi="Times New Roman" w:cs="Times New Roman"/>
          <w:color w:val="4472C4" w:themeColor="accent5"/>
        </w:rPr>
      </w:pPr>
    </w:p>
    <w:p w14:paraId="740F6F15" w14:textId="31632E25" w:rsidR="00ED6849" w:rsidRPr="00D47637" w:rsidRDefault="005C2AF0" w:rsidP="001B1519">
      <w:pPr>
        <w:spacing w:line="360" w:lineRule="auto"/>
        <w:jc w:val="both"/>
        <w:outlineLvl w:val="0"/>
        <w:rPr>
          <w:rFonts w:ascii="Times New Roman" w:eastAsia="標楷體" w:hAnsi="Times New Roman" w:cs="Times New Roman"/>
          <w:b/>
          <w:sz w:val="32"/>
        </w:rPr>
      </w:pPr>
      <w:r w:rsidRPr="00D47637">
        <w:rPr>
          <w:rFonts w:ascii="Times New Roman" w:eastAsia="標楷體" w:hAnsi="Times New Roman" w:cs="Times New Roman" w:hint="eastAsia"/>
          <w:b/>
          <w:sz w:val="32"/>
        </w:rPr>
        <w:t>調查方法</w:t>
      </w:r>
    </w:p>
    <w:p w14:paraId="2EA36C0A" w14:textId="6488FCF4" w:rsidR="008167A1" w:rsidRPr="00D47637" w:rsidRDefault="008167A1" w:rsidP="001B1519">
      <w:pPr>
        <w:spacing w:line="360" w:lineRule="auto"/>
        <w:jc w:val="both"/>
        <w:outlineLvl w:val="1"/>
        <w:rPr>
          <w:rFonts w:ascii="Times New Roman" w:eastAsia="標楷體" w:hAnsi="Times New Roman" w:cs="Times New Roman"/>
          <w:b/>
          <w:sz w:val="28"/>
        </w:rPr>
      </w:pPr>
      <w:bookmarkStart w:id="1" w:name="_Toc93566540"/>
      <w:bookmarkEnd w:id="0"/>
      <w:r w:rsidRPr="00D47637">
        <w:rPr>
          <w:rFonts w:ascii="Times New Roman" w:eastAsia="標楷體" w:hAnsi="Times New Roman" w:cs="Times New Roman" w:hint="eastAsia"/>
          <w:b/>
          <w:sz w:val="28"/>
        </w:rPr>
        <w:t>一、臺灣獼猴</w:t>
      </w:r>
      <w:r w:rsidR="00A80D3F" w:rsidRPr="00D47637">
        <w:rPr>
          <w:rFonts w:ascii="Times New Roman" w:eastAsia="標楷體" w:hAnsi="Times New Roman" w:cs="Times New Roman" w:hint="eastAsia"/>
          <w:b/>
          <w:sz w:val="28"/>
        </w:rPr>
        <w:t>監測</w:t>
      </w:r>
      <w:bookmarkEnd w:id="1"/>
      <w:r w:rsidR="001522F0" w:rsidRPr="00D47637">
        <w:rPr>
          <w:rFonts w:ascii="Times New Roman" w:eastAsia="標楷體" w:hAnsi="Times New Roman" w:cs="Times New Roman" w:hint="eastAsia"/>
          <w:b/>
          <w:sz w:val="28"/>
        </w:rPr>
        <w:t>方法</w:t>
      </w:r>
    </w:p>
    <w:p w14:paraId="4E747CAC" w14:textId="187BD4E8" w:rsidR="007F670C" w:rsidRPr="00D47637" w:rsidRDefault="007F670C" w:rsidP="00140906">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proofErr w:type="gramStart"/>
      <w:r w:rsidRPr="00D47637">
        <w:rPr>
          <w:rFonts w:ascii="Times New Roman" w:eastAsia="標楷體" w:hAnsi="Times New Roman" w:cs="Times New Roman" w:hint="eastAsia"/>
          <w:b/>
          <w:sz w:val="28"/>
        </w:rPr>
        <w:t>一</w:t>
      </w:r>
      <w:proofErr w:type="gramEnd"/>
      <w:r w:rsidRPr="00D47637">
        <w:rPr>
          <w:rFonts w:ascii="Times New Roman" w:eastAsia="標楷體" w:hAnsi="Times New Roman" w:cs="Times New Roman"/>
          <w:b/>
          <w:sz w:val="28"/>
        </w:rPr>
        <w:t>)</w:t>
      </w:r>
      <w:r w:rsidR="00F942C3" w:rsidRPr="00D47637">
        <w:rPr>
          <w:rFonts w:ascii="Times New Roman" w:eastAsia="標楷體" w:hAnsi="Times New Roman" w:cs="Times New Roman"/>
          <w:b/>
          <w:sz w:val="28"/>
        </w:rPr>
        <w:t xml:space="preserve"> </w:t>
      </w:r>
      <w:r w:rsidRPr="00D47637">
        <w:rPr>
          <w:rFonts w:ascii="Times New Roman" w:eastAsia="標楷體" w:hAnsi="Times New Roman" w:cs="Times New Roman" w:hint="eastAsia"/>
          <w:b/>
          <w:sz w:val="28"/>
        </w:rPr>
        <w:t>調查方法</w:t>
      </w:r>
    </w:p>
    <w:p w14:paraId="54A41E82" w14:textId="01AFB730"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依</w:t>
      </w:r>
      <w:r w:rsidRPr="00D47637">
        <w:rPr>
          <w:rFonts w:ascii="Times New Roman" w:eastAsia="標楷體" w:hAnsi="Times New Roman" w:cs="Times New Roman" w:hint="eastAsia"/>
          <w:spacing w:val="6"/>
          <w:szCs w:val="24"/>
        </w:rPr>
        <w:t>循</w:t>
      </w:r>
      <w:r w:rsidR="00B31CEE" w:rsidRPr="00D47637">
        <w:rPr>
          <w:rFonts w:ascii="Times New Roman" w:eastAsia="標楷體" w:hAnsi="Times New Roman" w:cs="Times New Roman"/>
          <w:szCs w:val="24"/>
        </w:rPr>
        <w:t>BBS Taiwan</w:t>
      </w:r>
      <w:r w:rsidRPr="00D47637">
        <w:rPr>
          <w:rFonts w:ascii="Times New Roman" w:eastAsia="標楷體" w:hAnsi="Times New Roman" w:cs="Times New Roman" w:hint="eastAsia"/>
          <w:szCs w:val="24"/>
        </w:rPr>
        <w:t>採用的定點調查法進行調查。每</w:t>
      </w:r>
      <w:proofErr w:type="gramStart"/>
      <w:r w:rsidRPr="00D47637">
        <w:rPr>
          <w:rFonts w:ascii="Times New Roman" w:eastAsia="標楷體" w:hAnsi="Times New Roman" w:cs="Times New Roman" w:hint="eastAsia"/>
          <w:szCs w:val="24"/>
        </w:rPr>
        <w:t>個</w:t>
      </w:r>
      <w:proofErr w:type="gramEnd"/>
      <w:r w:rsidRPr="00D47637">
        <w:rPr>
          <w:rFonts w:ascii="Times New Roman" w:eastAsia="標楷體" w:hAnsi="Times New Roman" w:cs="Times New Roman" w:hint="eastAsia"/>
          <w:szCs w:val="24"/>
        </w:rPr>
        <w:t>樣區</w:t>
      </w:r>
      <w:r w:rsidRPr="00D47637">
        <w:rPr>
          <w:rFonts w:ascii="Times New Roman" w:eastAsia="標楷體" w:hAnsi="Times New Roman" w:cs="Times New Roman" w:hint="eastAsia"/>
          <w:spacing w:val="6"/>
          <w:szCs w:val="24"/>
        </w:rPr>
        <w:t>以</w:t>
      </w:r>
      <w:r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公</w:t>
      </w:r>
      <w:r w:rsidRPr="00D47637">
        <w:rPr>
          <w:rFonts w:ascii="Times New Roman" w:eastAsia="標楷體" w:hAnsi="Times New Roman" w:cs="Times New Roman" w:hint="eastAsia"/>
          <w:spacing w:val="6"/>
          <w:szCs w:val="24"/>
        </w:rPr>
        <w:t>里</w:t>
      </w:r>
      <w:r w:rsidRPr="00D47637">
        <w:rPr>
          <w:rFonts w:ascii="Times New Roman" w:eastAsia="標楷體" w:hAnsi="Times New Roman" w:cs="Times New Roman"/>
          <w:spacing w:val="-23"/>
          <w:szCs w:val="24"/>
        </w:rPr>
        <w:t>X</w:t>
      </w:r>
      <w:r w:rsidR="000E4AE2" w:rsidRPr="00D47637">
        <w:rPr>
          <w:rFonts w:ascii="Times New Roman" w:eastAsia="標楷體" w:hAnsi="Times New Roman" w:cs="Times New Roman"/>
          <w:spacing w:val="-23"/>
          <w:szCs w:val="24"/>
        </w:rPr>
        <w:t xml:space="preserve"> </w:t>
      </w:r>
      <w:proofErr w:type="gramStart"/>
      <w:r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公里網格為</w:t>
      </w:r>
      <w:proofErr w:type="gramEnd"/>
      <w:r w:rsidRPr="00D47637">
        <w:rPr>
          <w:rFonts w:ascii="Times New Roman" w:eastAsia="標楷體" w:hAnsi="Times New Roman" w:cs="Times New Roman" w:hint="eastAsia"/>
          <w:szCs w:val="24"/>
        </w:rPr>
        <w:t>基礎，設</w:t>
      </w:r>
      <w:r w:rsidRPr="00D47637">
        <w:rPr>
          <w:rFonts w:ascii="Times New Roman" w:eastAsia="標楷體" w:hAnsi="Times New Roman" w:cs="Times New Roman" w:hint="eastAsia"/>
          <w:spacing w:val="6"/>
          <w:szCs w:val="24"/>
        </w:rPr>
        <w:t>置</w:t>
      </w:r>
      <w:r w:rsidRPr="00D47637">
        <w:rPr>
          <w:rFonts w:ascii="Times New Roman" w:eastAsia="標楷體" w:hAnsi="Times New Roman" w:cs="Times New Roman"/>
          <w:szCs w:val="24"/>
        </w:rPr>
        <w:t>6-</w:t>
      </w:r>
      <w:proofErr w:type="gramStart"/>
      <w:r w:rsidRPr="00D47637">
        <w:rPr>
          <w:rFonts w:ascii="Times New Roman" w:eastAsia="標楷體" w:hAnsi="Times New Roman" w:cs="Times New Roman"/>
          <w:szCs w:val="24"/>
        </w:rPr>
        <w:t>10</w:t>
      </w:r>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，每</w:t>
      </w:r>
      <w:proofErr w:type="gramStart"/>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的有效調查半徑</w:t>
      </w:r>
      <w:r w:rsidRPr="00D47637">
        <w:rPr>
          <w:rFonts w:ascii="Times New Roman" w:eastAsia="標楷體" w:hAnsi="Times New Roman" w:cs="Times New Roman" w:hint="eastAsia"/>
          <w:spacing w:val="-8"/>
          <w:szCs w:val="24"/>
        </w:rPr>
        <w:t>為</w:t>
      </w:r>
      <w:r w:rsidRPr="00D47637">
        <w:rPr>
          <w:rFonts w:ascii="Times New Roman" w:eastAsia="標楷體" w:hAnsi="Times New Roman" w:cs="Times New Roman"/>
          <w:szCs w:val="24"/>
        </w:rPr>
        <w:t>100</w:t>
      </w:r>
      <w:r w:rsidRPr="00D47637">
        <w:rPr>
          <w:rFonts w:ascii="Times New Roman" w:eastAsia="標楷體" w:hAnsi="Times New Roman" w:cs="Times New Roman" w:hint="eastAsia"/>
          <w:spacing w:val="-5"/>
          <w:szCs w:val="24"/>
        </w:rPr>
        <w:t>公尺，</w:t>
      </w:r>
      <w:proofErr w:type="gramStart"/>
      <w:r w:rsidRPr="00D47637">
        <w:rPr>
          <w:rFonts w:ascii="Times New Roman" w:eastAsia="標楷體" w:hAnsi="Times New Roman" w:cs="Times New Roman" w:hint="eastAsia"/>
          <w:szCs w:val="24"/>
        </w:rPr>
        <w:t>樣點之間相</w:t>
      </w:r>
      <w:r w:rsidRPr="00D47637">
        <w:rPr>
          <w:rFonts w:ascii="Times New Roman" w:eastAsia="標楷體" w:hAnsi="Times New Roman" w:cs="Times New Roman" w:hint="eastAsia"/>
          <w:spacing w:val="5"/>
          <w:szCs w:val="24"/>
        </w:rPr>
        <w:t>隔</w:t>
      </w:r>
      <w:proofErr w:type="gramEnd"/>
      <w:r w:rsidRPr="00D47637">
        <w:rPr>
          <w:rFonts w:ascii="Times New Roman" w:eastAsia="標楷體" w:hAnsi="Times New Roman" w:cs="Times New Roman"/>
          <w:szCs w:val="24"/>
        </w:rPr>
        <w:t>200</w:t>
      </w:r>
      <w:r w:rsidRPr="00D47637">
        <w:rPr>
          <w:rFonts w:ascii="Times New Roman" w:eastAsia="標楷體" w:hAnsi="Times New Roman" w:cs="Times New Roman" w:hint="eastAsia"/>
          <w:szCs w:val="24"/>
        </w:rPr>
        <w:t>公尺以上，以免重複記錄。在每年的三月到六月，調查者於每</w:t>
      </w:r>
      <w:proofErr w:type="gramStart"/>
      <w:r w:rsidRPr="00D47637">
        <w:rPr>
          <w:rFonts w:ascii="Times New Roman" w:eastAsia="標楷體" w:hAnsi="Times New Roman" w:cs="Times New Roman" w:hint="eastAsia"/>
          <w:szCs w:val="24"/>
        </w:rPr>
        <w:t>個</w:t>
      </w:r>
      <w:proofErr w:type="gramEnd"/>
      <w:r w:rsidRPr="00D47637">
        <w:rPr>
          <w:rFonts w:ascii="Times New Roman" w:eastAsia="標楷體" w:hAnsi="Times New Roman" w:cs="Times New Roman" w:hint="eastAsia"/>
          <w:szCs w:val="24"/>
        </w:rPr>
        <w:t>樣區進</w:t>
      </w:r>
      <w:r w:rsidRPr="00D47637">
        <w:rPr>
          <w:rFonts w:ascii="Times New Roman" w:eastAsia="標楷體" w:hAnsi="Times New Roman" w:cs="Times New Roman" w:hint="eastAsia"/>
          <w:spacing w:val="5"/>
          <w:szCs w:val="24"/>
        </w:rPr>
        <w:t>行</w:t>
      </w:r>
      <w:r w:rsidRPr="00D47637">
        <w:rPr>
          <w:rFonts w:ascii="Times New Roman" w:eastAsia="標楷體" w:hAnsi="Times New Roman" w:cs="Times New Roman"/>
          <w:szCs w:val="24"/>
        </w:rPr>
        <w:t>2</w:t>
      </w:r>
      <w:r w:rsidRPr="00D47637">
        <w:rPr>
          <w:rFonts w:ascii="Times New Roman" w:eastAsia="標楷體" w:hAnsi="Times New Roman" w:cs="Times New Roman" w:hint="eastAsia"/>
          <w:szCs w:val="24"/>
        </w:rPr>
        <w:t>次調查，每次調查需在上</w:t>
      </w:r>
      <w:r w:rsidRPr="00D47637">
        <w:rPr>
          <w:rFonts w:ascii="Times New Roman" w:eastAsia="標楷體" w:hAnsi="Times New Roman" w:cs="Times New Roman" w:hint="eastAsia"/>
          <w:spacing w:val="4"/>
          <w:szCs w:val="24"/>
        </w:rPr>
        <w:t>午</w:t>
      </w:r>
      <w:r w:rsidRPr="00D47637">
        <w:rPr>
          <w:rFonts w:ascii="Times New Roman" w:eastAsia="標楷體" w:hAnsi="Times New Roman" w:cs="Times New Roman"/>
          <w:szCs w:val="24"/>
        </w:rPr>
        <w:t>11</w:t>
      </w:r>
      <w:r w:rsidRPr="00D47637">
        <w:rPr>
          <w:rFonts w:ascii="Times New Roman" w:eastAsia="標楷體" w:hAnsi="Times New Roman" w:cs="Times New Roman" w:hint="eastAsia"/>
          <w:szCs w:val="24"/>
        </w:rPr>
        <w:t>點之前完成。調查者於每</w:t>
      </w:r>
      <w:proofErr w:type="gramStart"/>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停</w:t>
      </w:r>
      <w:r w:rsidRPr="00D47637">
        <w:rPr>
          <w:rFonts w:ascii="Times New Roman" w:eastAsia="標楷體" w:hAnsi="Times New Roman" w:cs="Times New Roman" w:hint="eastAsia"/>
          <w:spacing w:val="4"/>
          <w:szCs w:val="24"/>
        </w:rPr>
        <w:t>留</w:t>
      </w:r>
      <w:r w:rsidRPr="00D47637">
        <w:rPr>
          <w:rFonts w:ascii="Times New Roman" w:eastAsia="標楷體" w:hAnsi="Times New Roman" w:cs="Times New Roman"/>
          <w:szCs w:val="24"/>
        </w:rPr>
        <w:t>6</w:t>
      </w:r>
      <w:r w:rsidRPr="00D47637">
        <w:rPr>
          <w:rFonts w:ascii="Times New Roman" w:eastAsia="標楷體" w:hAnsi="Times New Roman" w:cs="Times New Roman" w:hint="eastAsia"/>
          <w:szCs w:val="24"/>
        </w:rPr>
        <w:t>分鐘，記錄是否發現獼</w:t>
      </w:r>
      <w:r w:rsidRPr="00D47637">
        <w:rPr>
          <w:rFonts w:ascii="Times New Roman" w:eastAsia="標楷體" w:hAnsi="Times New Roman" w:cs="Times New Roman" w:hint="eastAsia"/>
          <w:spacing w:val="4"/>
          <w:szCs w:val="24"/>
        </w:rPr>
        <w:t>猴</w:t>
      </w:r>
      <w:r w:rsidRPr="00D47637">
        <w:rPr>
          <w:rFonts w:ascii="Times New Roman" w:eastAsia="標楷體" w:hAnsi="Times New Roman" w:cs="Times New Roman"/>
          <w:spacing w:val="-3"/>
          <w:szCs w:val="24"/>
        </w:rPr>
        <w:t>(</w:t>
      </w:r>
      <w:r w:rsidRPr="00D47637">
        <w:rPr>
          <w:rFonts w:ascii="Times New Roman" w:eastAsia="標楷體" w:hAnsi="Times New Roman" w:cs="Times New Roman" w:hint="eastAsia"/>
          <w:spacing w:val="-9"/>
          <w:szCs w:val="24"/>
        </w:rPr>
        <w:t>無、</w:t>
      </w:r>
      <w:r w:rsidRPr="00D47637">
        <w:rPr>
          <w:rFonts w:ascii="Times New Roman" w:eastAsia="標楷體" w:hAnsi="Times New Roman" w:cs="Times New Roman" w:hint="eastAsia"/>
          <w:szCs w:val="24"/>
        </w:rPr>
        <w:t>孤猴、猴</w:t>
      </w:r>
      <w:r w:rsidRPr="00D47637">
        <w:rPr>
          <w:rFonts w:ascii="Times New Roman" w:eastAsia="標楷體" w:hAnsi="Times New Roman" w:cs="Times New Roman" w:hint="eastAsia"/>
          <w:spacing w:val="-7"/>
          <w:szCs w:val="24"/>
        </w:rPr>
        <w:t>群</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、距離區</w:t>
      </w:r>
      <w:r w:rsidRPr="00D47637">
        <w:rPr>
          <w:rFonts w:ascii="Times New Roman" w:eastAsia="標楷體" w:hAnsi="Times New Roman" w:cs="Times New Roman" w:hint="eastAsia"/>
          <w:spacing w:val="-7"/>
          <w:szCs w:val="24"/>
        </w:rPr>
        <w:t>段</w:t>
      </w:r>
      <w:r w:rsidRPr="00D47637">
        <w:rPr>
          <w:rFonts w:ascii="Times New Roman" w:eastAsia="標楷體" w:hAnsi="Times New Roman" w:cs="Times New Roman"/>
          <w:spacing w:val="-17"/>
          <w:szCs w:val="24"/>
        </w:rPr>
        <w:t>(0</w:t>
      </w:r>
      <w:proofErr w:type="gramStart"/>
      <w:r w:rsidRPr="00D47637">
        <w:rPr>
          <w:rFonts w:ascii="Times New Roman" w:eastAsia="標楷體" w:hAnsi="Times New Roman" w:cs="Times New Roman" w:hint="eastAsia"/>
          <w:spacing w:val="-17"/>
          <w:szCs w:val="24"/>
        </w:rPr>
        <w:t>–</w:t>
      </w:r>
      <w:proofErr w:type="gramEnd"/>
      <w:r w:rsidRPr="00D47637">
        <w:rPr>
          <w:rFonts w:ascii="Times New Roman" w:eastAsia="標楷體" w:hAnsi="Times New Roman" w:cs="Times New Roman"/>
          <w:spacing w:val="-17"/>
          <w:szCs w:val="24"/>
        </w:rPr>
        <w:t>2</w:t>
      </w:r>
      <w:r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公尺、</w:t>
      </w:r>
      <w:r w:rsidRPr="00D47637">
        <w:rPr>
          <w:rFonts w:ascii="Times New Roman" w:eastAsia="標楷體" w:hAnsi="Times New Roman" w:cs="Times New Roman"/>
          <w:spacing w:val="-6"/>
          <w:szCs w:val="24"/>
        </w:rPr>
        <w:t>26</w:t>
      </w:r>
      <w:proofErr w:type="gramStart"/>
      <w:r w:rsidRPr="00D47637">
        <w:rPr>
          <w:rFonts w:ascii="Times New Roman" w:eastAsia="標楷體" w:hAnsi="Times New Roman" w:cs="Times New Roman" w:hint="eastAsia"/>
          <w:spacing w:val="-6"/>
          <w:szCs w:val="24"/>
        </w:rPr>
        <w:t>–</w:t>
      </w:r>
      <w:proofErr w:type="gramEnd"/>
      <w:r w:rsidRPr="00D47637">
        <w:rPr>
          <w:rFonts w:ascii="Times New Roman" w:eastAsia="標楷體" w:hAnsi="Times New Roman" w:cs="Times New Roman"/>
          <w:spacing w:val="-6"/>
          <w:szCs w:val="24"/>
        </w:rPr>
        <w:t>10</w:t>
      </w:r>
      <w:r w:rsidRPr="00D47637">
        <w:rPr>
          <w:rFonts w:ascii="Times New Roman" w:eastAsia="標楷體" w:hAnsi="Times New Roman" w:cs="Times New Roman"/>
          <w:szCs w:val="24"/>
        </w:rPr>
        <w:t>0</w:t>
      </w:r>
      <w:r w:rsidRPr="00D47637">
        <w:rPr>
          <w:rFonts w:ascii="Times New Roman" w:eastAsia="標楷體" w:hAnsi="Times New Roman" w:cs="Times New Roman" w:hint="eastAsia"/>
          <w:spacing w:val="-5"/>
          <w:szCs w:val="24"/>
        </w:rPr>
        <w:t>公尺、</w:t>
      </w:r>
      <w:r w:rsidRPr="00D47637">
        <w:rPr>
          <w:rFonts w:ascii="Times New Roman" w:eastAsia="標楷體" w:hAnsi="Times New Roman" w:cs="Times New Roman"/>
          <w:szCs w:val="24"/>
        </w:rPr>
        <w:t>&gt;100</w:t>
      </w:r>
      <w:r w:rsidRPr="00D47637">
        <w:rPr>
          <w:rFonts w:ascii="Times New Roman" w:eastAsia="標楷體" w:hAnsi="Times New Roman" w:cs="Times New Roman" w:hint="eastAsia"/>
          <w:szCs w:val="24"/>
        </w:rPr>
        <w:t>公</w:t>
      </w:r>
      <w:r w:rsidRPr="00D47637">
        <w:rPr>
          <w:rFonts w:ascii="Times New Roman" w:eastAsia="標楷體" w:hAnsi="Times New Roman" w:cs="Times New Roman" w:hint="eastAsia"/>
          <w:spacing w:val="5"/>
          <w:szCs w:val="24"/>
        </w:rPr>
        <w:t>尺</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、叫</w:t>
      </w:r>
      <w:r w:rsidRPr="00D47637">
        <w:rPr>
          <w:rFonts w:ascii="Times New Roman" w:eastAsia="標楷體" w:hAnsi="Times New Roman" w:cs="Times New Roman" w:hint="eastAsia"/>
          <w:spacing w:val="5"/>
          <w:szCs w:val="24"/>
        </w:rPr>
        <w:t>聲</w:t>
      </w:r>
      <w:r w:rsidRPr="00D47637">
        <w:rPr>
          <w:rFonts w:ascii="Times New Roman" w:eastAsia="標楷體" w:hAnsi="Times New Roman" w:cs="Times New Roman"/>
          <w:spacing w:val="-3"/>
          <w:szCs w:val="24"/>
        </w:rPr>
        <w:t>(</w:t>
      </w:r>
      <w:r w:rsidRPr="00D47637">
        <w:rPr>
          <w:rFonts w:ascii="Times New Roman" w:eastAsia="標楷體" w:hAnsi="Times New Roman" w:cs="Times New Roman" w:hint="eastAsia"/>
          <w:szCs w:val="24"/>
        </w:rPr>
        <w:t>有、</w:t>
      </w:r>
      <w:r w:rsidRPr="00D47637">
        <w:rPr>
          <w:rFonts w:ascii="Times New Roman" w:eastAsia="標楷體" w:hAnsi="Times New Roman" w:cs="Times New Roman" w:hint="eastAsia"/>
          <w:spacing w:val="5"/>
          <w:szCs w:val="24"/>
        </w:rPr>
        <w:t>無</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w:t>
      </w:r>
    </w:p>
    <w:p w14:paraId="4EF45411" w14:textId="77777777" w:rsidR="00F152DC" w:rsidRPr="00D47637" w:rsidRDefault="00F152DC" w:rsidP="00140906">
      <w:pPr>
        <w:spacing w:line="360" w:lineRule="auto"/>
        <w:jc w:val="both"/>
        <w:rPr>
          <w:rFonts w:ascii="Times New Roman" w:eastAsia="標楷體" w:hAnsi="Times New Roman" w:cs="Times New Roman"/>
        </w:rPr>
      </w:pPr>
    </w:p>
    <w:p w14:paraId="550E251C" w14:textId="22398FB7" w:rsidR="00065469" w:rsidRPr="00D47637" w:rsidRDefault="00065469" w:rsidP="00065469">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二</w:t>
      </w:r>
      <w:r w:rsidRPr="00D47637">
        <w:rPr>
          <w:rFonts w:ascii="Times New Roman" w:eastAsia="標楷體" w:hAnsi="Times New Roman" w:cs="Times New Roman"/>
          <w:b/>
          <w:sz w:val="28"/>
        </w:rPr>
        <w:t xml:space="preserve">) </w:t>
      </w:r>
      <w:r w:rsidR="00DF257C"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回傳</w:t>
      </w:r>
      <w:r w:rsidRPr="00D47637">
        <w:rPr>
          <w:rFonts w:ascii="Times New Roman" w:eastAsia="標楷體" w:hAnsi="Times New Roman" w:cs="Times New Roman"/>
          <w:b/>
          <w:sz w:val="28"/>
        </w:rPr>
        <w:t xml:space="preserve"> </w:t>
      </w:r>
    </w:p>
    <w:p w14:paraId="154B13C9" w14:textId="5BE0781C" w:rsidR="00DF257C" w:rsidRPr="00D47637" w:rsidRDefault="00DF257C" w:rsidP="00065469">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hint="eastAsia"/>
        </w:rPr>
        <w:t>調查完成之後，各</w:t>
      </w:r>
      <w:r w:rsidR="00F37ACD" w:rsidRPr="00D47637">
        <w:rPr>
          <w:rFonts w:ascii="Times New Roman" w:eastAsia="標楷體" w:hAnsi="Times New Roman" w:cs="Times New Roman" w:hint="eastAsia"/>
        </w:rPr>
        <w:t>分署</w:t>
      </w:r>
      <w:r w:rsidRPr="00D47637">
        <w:rPr>
          <w:rFonts w:ascii="Times New Roman" w:eastAsia="標楷體" w:hAnsi="Times New Roman" w:cs="Times New Roman" w:hint="eastAsia"/>
        </w:rPr>
        <w:t>將以下</w:t>
      </w:r>
      <w:r w:rsidRPr="00D47637">
        <w:rPr>
          <w:rFonts w:ascii="Times New Roman" w:eastAsia="標楷體" w:hAnsi="Times New Roman" w:cs="Times New Roman"/>
        </w:rPr>
        <w:t>4</w:t>
      </w:r>
      <w:r w:rsidRPr="00D47637">
        <w:rPr>
          <w:rFonts w:ascii="Times New Roman" w:eastAsia="標楷體" w:hAnsi="Times New Roman" w:cs="Times New Roman" w:hint="eastAsia"/>
        </w:rPr>
        <w:t>項檔案回傳給</w:t>
      </w:r>
      <w:r w:rsidR="00B737C9" w:rsidRPr="00D47637">
        <w:rPr>
          <w:rFonts w:ascii="Times New Roman" w:eastAsia="標楷體" w:hAnsi="Times New Roman" w:cs="Times New Roman" w:hint="eastAsia"/>
        </w:rPr>
        <w:t>生多所</w:t>
      </w:r>
      <w:r w:rsidRPr="00D47637">
        <w:rPr>
          <w:rFonts w:ascii="Times New Roman" w:eastAsia="標楷體" w:hAnsi="Times New Roman" w:cs="Times New Roman" w:hint="eastAsia"/>
        </w:rPr>
        <w:t>。</w:t>
      </w:r>
    </w:p>
    <w:p w14:paraId="24EDCEC6" w14:textId="60863981" w:rsidR="00F53855" w:rsidRPr="00DC66F5" w:rsidRDefault="00135534" w:rsidP="00F53855">
      <w:pPr>
        <w:spacing w:line="360" w:lineRule="auto"/>
        <w:jc w:val="center"/>
        <w:rPr>
          <w:rFonts w:ascii="Times New Roman" w:eastAsia="標楷體" w:hAnsi="Times New Roman" w:cs="Times New Roman"/>
          <w:b/>
          <w:color w:val="4472C4" w:themeColor="accent5"/>
          <w:sz w:val="28"/>
        </w:rPr>
      </w:pPr>
      <w:commentRangeStart w:id="2"/>
      <w:r w:rsidRPr="00DC66F5">
        <w:rPr>
          <w:rFonts w:ascii="Times New Roman" w:eastAsia="標楷體" w:hAnsi="Times New Roman" w:cs="Times New Roman"/>
          <w:b/>
          <w:noProof/>
          <w:color w:val="4472C4" w:themeColor="accent5"/>
          <w:sz w:val="28"/>
        </w:rPr>
        <w:drawing>
          <wp:inline distT="0" distB="0" distL="0" distR="0" wp14:anchorId="4915F09D" wp14:editId="7275DF93">
            <wp:extent cx="2800514" cy="2767219"/>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800514" cy="2767219"/>
                    </a:xfrm>
                    <a:prstGeom prst="rect">
                      <a:avLst/>
                    </a:prstGeom>
                    <a:noFill/>
                    <a:ln>
                      <a:noFill/>
                    </a:ln>
                  </pic:spPr>
                </pic:pic>
              </a:graphicData>
            </a:graphic>
          </wp:inline>
        </w:drawing>
      </w:r>
      <w:commentRangeEnd w:id="2"/>
      <w:r w:rsidR="006F2EA7">
        <w:rPr>
          <w:rStyle w:val="af0"/>
        </w:rPr>
        <w:commentReference w:id="2"/>
      </w:r>
    </w:p>
    <w:p w14:paraId="237EA758" w14:textId="77777777" w:rsidR="00E17549" w:rsidRPr="00D47637" w:rsidRDefault="00E17549" w:rsidP="00F53855">
      <w:pPr>
        <w:spacing w:line="360" w:lineRule="auto"/>
        <w:jc w:val="center"/>
        <w:rPr>
          <w:rFonts w:ascii="Times New Roman" w:eastAsia="標楷體" w:hAnsi="Times New Roman" w:cs="Times New Roman"/>
          <w:b/>
          <w:sz w:val="28"/>
        </w:rPr>
      </w:pPr>
    </w:p>
    <w:p w14:paraId="0328F365" w14:textId="7D63EE40" w:rsidR="00065469" w:rsidRPr="00D47637" w:rsidRDefault="00224365" w:rsidP="00140906">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三</w:t>
      </w:r>
      <w:r w:rsidRPr="00D47637">
        <w:rPr>
          <w:rFonts w:ascii="Times New Roman" w:eastAsia="標楷體" w:hAnsi="Times New Roman" w:cs="Times New Roman"/>
          <w:b/>
          <w:sz w:val="28"/>
        </w:rPr>
        <w:t xml:space="preserve">) </w:t>
      </w:r>
      <w:r w:rsidR="00DF257C"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檢核</w:t>
      </w:r>
    </w:p>
    <w:p w14:paraId="05CEE037" w14:textId="3EEFC20C" w:rsidR="005F5697" w:rsidRPr="00DC66F5" w:rsidRDefault="00135534" w:rsidP="00140906">
      <w:pPr>
        <w:spacing w:line="360" w:lineRule="auto"/>
        <w:jc w:val="both"/>
        <w:rPr>
          <w:rFonts w:ascii="Times New Roman" w:eastAsia="標楷體" w:hAnsi="Times New Roman" w:cs="Times New Roman"/>
          <w:b/>
          <w:color w:val="4472C4" w:themeColor="accent5"/>
          <w:sz w:val="28"/>
        </w:rPr>
      </w:pPr>
      <w:r w:rsidRPr="00DC66F5">
        <w:rPr>
          <w:rFonts w:ascii="Times New Roman" w:eastAsia="標楷體" w:hAnsi="Times New Roman" w:cs="Times New Roman"/>
          <w:b/>
          <w:noProof/>
          <w:color w:val="4472C4" w:themeColor="accent5"/>
          <w:sz w:val="28"/>
        </w:rPr>
        <w:drawing>
          <wp:inline distT="0" distB="0" distL="0" distR="0" wp14:anchorId="11CA3BCD" wp14:editId="4A931B72">
            <wp:extent cx="6027420" cy="5997874"/>
            <wp:effectExtent l="0" t="0" r="0" b="3175"/>
            <wp:docPr id="10" name="圖片 10" descr="\\10.40.1.138\Bird Research\BBSTW (20170612)\02_成果\2021\2020-2021_林務局年報\圖&amp;名錄excel\檢核流程-臺灣獼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40.1.138\Bird Research\BBSTW (20170612)\02_成果\2021\2020-2021_林務局年報\圖&amp;名錄excel\檢核流程-臺灣獼猴.jpg"/>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6032938" cy="6003365"/>
                    </a:xfrm>
                    <a:prstGeom prst="rect">
                      <a:avLst/>
                    </a:prstGeom>
                    <a:noFill/>
                    <a:ln>
                      <a:noFill/>
                    </a:ln>
                  </pic:spPr>
                </pic:pic>
              </a:graphicData>
            </a:graphic>
          </wp:inline>
        </w:drawing>
      </w:r>
    </w:p>
    <w:p w14:paraId="0890C12E" w14:textId="77777777" w:rsidR="00F426DC" w:rsidRPr="00DC66F5" w:rsidRDefault="00F426DC" w:rsidP="00140906">
      <w:pPr>
        <w:spacing w:line="360" w:lineRule="auto"/>
        <w:jc w:val="both"/>
        <w:rPr>
          <w:rFonts w:ascii="Times New Roman" w:eastAsia="標楷體" w:hAnsi="Times New Roman" w:cs="Times New Roman"/>
          <w:b/>
          <w:color w:val="4472C4" w:themeColor="accent5"/>
          <w:sz w:val="28"/>
        </w:rPr>
      </w:pPr>
    </w:p>
    <w:p w14:paraId="73EC86E9" w14:textId="77777777" w:rsidR="00F426DC" w:rsidRPr="00D47637" w:rsidRDefault="00224365" w:rsidP="00F426DC">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四</w:t>
      </w:r>
      <w:r w:rsidRPr="00D47637">
        <w:rPr>
          <w:rFonts w:ascii="Times New Roman" w:eastAsia="標楷體" w:hAnsi="Times New Roman" w:cs="Times New Roman"/>
          <w:b/>
          <w:sz w:val="28"/>
        </w:rPr>
        <w:t xml:space="preserve">) </w:t>
      </w:r>
      <w:r w:rsidR="009105F9"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篩選</w:t>
      </w:r>
    </w:p>
    <w:p w14:paraId="0EC8108E" w14:textId="1CAC2F86"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在進行資料分析之前，我們會先篩選出適合納入後續分析的資料。資料篩選的項目包括：</w:t>
      </w:r>
    </w:p>
    <w:p w14:paraId="2C2FDAF3" w14:textId="77777777" w:rsidR="00422740"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此份年報的臺灣獼猴資料分析單位是「猴群」、不是「個體」，而且要將「</w:t>
      </w:r>
      <w:proofErr w:type="gramStart"/>
      <w:r w:rsidRPr="00D47637">
        <w:rPr>
          <w:rFonts w:ascii="Times New Roman" w:eastAsia="標楷體" w:hAnsi="Times New Roman" w:cs="Times New Roman" w:hint="eastAsia"/>
          <w:szCs w:val="24"/>
        </w:rPr>
        <w:t>雄性孤</w:t>
      </w:r>
      <w:proofErr w:type="gramEnd"/>
      <w:r w:rsidRPr="00D47637">
        <w:rPr>
          <w:rFonts w:ascii="Times New Roman" w:eastAsia="標楷體" w:hAnsi="Times New Roman" w:cs="Times New Roman" w:hint="eastAsia"/>
          <w:szCs w:val="24"/>
        </w:rPr>
        <w:t>猴」的資料篩選掉。這是因為臺灣獼猴屬於群居性動物，常態的猴群由成年雌、</w:t>
      </w:r>
      <w:proofErr w:type="gramStart"/>
      <w:r w:rsidRPr="00D47637">
        <w:rPr>
          <w:rFonts w:ascii="Times New Roman" w:eastAsia="標楷體" w:hAnsi="Times New Roman" w:cs="Times New Roman" w:hint="eastAsia"/>
          <w:szCs w:val="24"/>
        </w:rPr>
        <w:t>雄猴與</w:t>
      </w:r>
      <w:proofErr w:type="gramEnd"/>
      <w:r w:rsidRPr="00D47637">
        <w:rPr>
          <w:rFonts w:ascii="Times New Roman" w:eastAsia="標楷體" w:hAnsi="Times New Roman" w:cs="Times New Roman" w:hint="eastAsia"/>
          <w:szCs w:val="24"/>
        </w:rPr>
        <w:t>未成年猴組成，另外有一些雄性獼猴是單獨活</w:t>
      </w:r>
      <w:r w:rsidRPr="00D47637">
        <w:rPr>
          <w:rFonts w:ascii="Times New Roman" w:eastAsia="標楷體" w:hAnsi="Times New Roman" w:cs="Times New Roman" w:hint="eastAsia"/>
          <w:spacing w:val="6"/>
          <w:szCs w:val="24"/>
        </w:rPr>
        <w:t>動</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zCs w:val="24"/>
        </w:rPr>
        <w:t>所以名之為「孤猴」</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，這些不在常態猴群中的</w:t>
      </w:r>
      <w:proofErr w:type="gramStart"/>
      <w:r w:rsidRPr="00D47637">
        <w:rPr>
          <w:rFonts w:ascii="Times New Roman" w:eastAsia="標楷體" w:hAnsi="Times New Roman" w:cs="Times New Roman" w:hint="eastAsia"/>
          <w:szCs w:val="24"/>
        </w:rPr>
        <w:t>雄猴占</w:t>
      </w:r>
      <w:proofErr w:type="gramEnd"/>
      <w:r w:rsidRPr="00D47637">
        <w:rPr>
          <w:rFonts w:ascii="Times New Roman" w:eastAsia="標楷體" w:hAnsi="Times New Roman" w:cs="Times New Roman" w:hint="eastAsia"/>
          <w:szCs w:val="24"/>
        </w:rPr>
        <w:t>總族群量的比例少、也不容易估算，因此排除在分析之中。</w:t>
      </w:r>
    </w:p>
    <w:p w14:paraId="766EFCA7" w14:textId="77777777" w:rsidR="006F2EA7" w:rsidRPr="00D47637" w:rsidRDefault="006F2EA7" w:rsidP="00422740">
      <w:pPr>
        <w:spacing w:line="360" w:lineRule="auto"/>
        <w:rPr>
          <w:rFonts w:ascii="Times New Roman" w:eastAsia="標楷體" w:hAnsi="Times New Roman" w:cs="Times New Roman"/>
          <w:szCs w:val="24"/>
        </w:rPr>
      </w:pPr>
    </w:p>
    <w:p w14:paraId="42EF5B11" w14:textId="77777777" w:rsidR="00422740"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而每一群獼猴的個體數變化大，若不是長期追蹤研究，通常很難短時間內在茂密的森林中</w:t>
      </w:r>
      <w:proofErr w:type="gramStart"/>
      <w:r w:rsidRPr="00D47637">
        <w:rPr>
          <w:rFonts w:ascii="Times New Roman" w:eastAsia="標楷體" w:hAnsi="Times New Roman" w:cs="Times New Roman" w:hint="eastAsia"/>
          <w:szCs w:val="24"/>
        </w:rPr>
        <w:t>算出猴群</w:t>
      </w:r>
      <w:proofErr w:type="gramEnd"/>
      <w:r w:rsidRPr="00D47637">
        <w:rPr>
          <w:rFonts w:ascii="Times New Roman" w:eastAsia="標楷體" w:hAnsi="Times New Roman" w:cs="Times New Roman" w:hint="eastAsia"/>
          <w:szCs w:val="24"/>
        </w:rPr>
        <w:t>內的精確個體數，因此我們僅要求調查者確認是否為常態猴</w:t>
      </w:r>
      <w:r w:rsidRPr="00D47637">
        <w:rPr>
          <w:rFonts w:ascii="Times New Roman" w:eastAsia="標楷體" w:hAnsi="Times New Roman" w:cs="Times New Roman" w:hint="eastAsia"/>
          <w:spacing w:val="5"/>
          <w:szCs w:val="24"/>
        </w:rPr>
        <w:t>群</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zCs w:val="24"/>
        </w:rPr>
        <w:t>排除</w:t>
      </w:r>
      <w:proofErr w:type="gramStart"/>
      <w:r w:rsidRPr="00D47637">
        <w:rPr>
          <w:rFonts w:ascii="Times New Roman" w:eastAsia="標楷體" w:hAnsi="Times New Roman" w:cs="Times New Roman" w:hint="eastAsia"/>
          <w:szCs w:val="24"/>
        </w:rPr>
        <w:t>單隻孤</w:t>
      </w:r>
      <w:r w:rsidRPr="00D47637">
        <w:rPr>
          <w:rFonts w:ascii="Times New Roman" w:eastAsia="標楷體" w:hAnsi="Times New Roman" w:cs="Times New Roman" w:hint="eastAsia"/>
          <w:spacing w:val="5"/>
          <w:szCs w:val="24"/>
        </w:rPr>
        <w:t>猴</w:t>
      </w:r>
      <w:proofErr w:type="gramEnd"/>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，不用在調查現場計算猴群中有幾隻猴子。</w:t>
      </w:r>
    </w:p>
    <w:p w14:paraId="1ADF7786" w14:textId="77777777" w:rsidR="006F2EA7" w:rsidRPr="00D47637" w:rsidRDefault="006F2EA7" w:rsidP="00422740">
      <w:pPr>
        <w:spacing w:line="360" w:lineRule="auto"/>
        <w:rPr>
          <w:rFonts w:ascii="Times New Roman" w:eastAsia="標楷體" w:hAnsi="Times New Roman" w:cs="Times New Roman"/>
          <w:szCs w:val="24"/>
        </w:rPr>
      </w:pPr>
    </w:p>
    <w:p w14:paraId="73857D41" w14:textId="77777777" w:rsidR="00422740"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在</w:t>
      </w:r>
      <w:proofErr w:type="gramStart"/>
      <w:r w:rsidRPr="00D47637">
        <w:rPr>
          <w:rFonts w:ascii="Times New Roman" w:eastAsia="標楷體" w:hAnsi="Times New Roman" w:cs="Times New Roman" w:hint="eastAsia"/>
          <w:szCs w:val="24"/>
        </w:rPr>
        <w:t>猴群數的</w:t>
      </w:r>
      <w:proofErr w:type="gramEnd"/>
      <w:r w:rsidRPr="00D47637">
        <w:rPr>
          <w:rFonts w:ascii="Times New Roman" w:eastAsia="標楷體" w:hAnsi="Times New Roman" w:cs="Times New Roman" w:hint="eastAsia"/>
          <w:szCs w:val="24"/>
        </w:rPr>
        <w:t>判斷上，依據研究人員長期的野外調查經驗，每一次調查在一樣點停</w:t>
      </w:r>
      <w:r w:rsidRPr="00D47637">
        <w:rPr>
          <w:rFonts w:ascii="Times New Roman" w:eastAsia="標楷體" w:hAnsi="Times New Roman" w:cs="Times New Roman" w:hint="eastAsia"/>
          <w:spacing w:val="3"/>
          <w:szCs w:val="24"/>
        </w:rPr>
        <w:t>留</w:t>
      </w:r>
      <w:r w:rsidRPr="00D47637">
        <w:rPr>
          <w:rFonts w:ascii="Times New Roman" w:eastAsia="標楷體" w:hAnsi="Times New Roman" w:cs="Times New Roman"/>
          <w:spacing w:val="-1"/>
          <w:szCs w:val="24"/>
        </w:rPr>
        <w:t>6</w:t>
      </w:r>
      <w:r w:rsidRPr="00D47637">
        <w:rPr>
          <w:rFonts w:ascii="Times New Roman" w:eastAsia="標楷體" w:hAnsi="Times New Roman" w:cs="Times New Roman" w:hint="eastAsia"/>
          <w:szCs w:val="24"/>
        </w:rPr>
        <w:t>分鐘的調查時間內會遇</w:t>
      </w:r>
      <w:r w:rsidRPr="00D47637">
        <w:rPr>
          <w:rFonts w:ascii="Times New Roman" w:eastAsia="標楷體" w:hAnsi="Times New Roman" w:cs="Times New Roman" w:hint="eastAsia"/>
          <w:spacing w:val="3"/>
          <w:szCs w:val="24"/>
        </w:rPr>
        <w:t>到</w:t>
      </w:r>
      <w:r w:rsidRPr="00D47637">
        <w:rPr>
          <w:rFonts w:ascii="Times New Roman" w:eastAsia="標楷體" w:hAnsi="Times New Roman" w:cs="Times New Roman"/>
          <w:spacing w:val="-1"/>
          <w:szCs w:val="24"/>
        </w:rPr>
        <w:t>2</w:t>
      </w:r>
      <w:r w:rsidRPr="00D47637">
        <w:rPr>
          <w:rFonts w:ascii="Times New Roman" w:eastAsia="標楷體" w:hAnsi="Times New Roman" w:cs="Times New Roman" w:hint="eastAsia"/>
          <w:szCs w:val="24"/>
        </w:rPr>
        <w:t>群以上的獼猴機率非常小，再加上若未長期追蹤猴群並辨認個體，要區分不同的猴群是非常困難的，因此本監測將每一次於每一個樣點進行調查時，會記錄到</w:t>
      </w:r>
      <w:proofErr w:type="gramStart"/>
      <w:r w:rsidRPr="00D47637">
        <w:rPr>
          <w:rFonts w:ascii="Times New Roman" w:eastAsia="標楷體" w:hAnsi="Times New Roman" w:cs="Times New Roman" w:hint="eastAsia"/>
          <w:szCs w:val="24"/>
        </w:rPr>
        <w:t>之猴群數</w:t>
      </w:r>
      <w:proofErr w:type="gramEnd"/>
      <w:r w:rsidRPr="00D47637">
        <w:rPr>
          <w:rFonts w:ascii="Times New Roman" w:eastAsia="標楷體" w:hAnsi="Times New Roman" w:cs="Times New Roman" w:hint="eastAsia"/>
          <w:szCs w:val="24"/>
        </w:rPr>
        <w:t>視</w:t>
      </w:r>
      <w:r w:rsidRPr="00D47637">
        <w:rPr>
          <w:rFonts w:ascii="Times New Roman" w:eastAsia="標楷體" w:hAnsi="Times New Roman" w:cs="Times New Roman" w:hint="eastAsia"/>
          <w:spacing w:val="4"/>
          <w:szCs w:val="24"/>
        </w:rPr>
        <w:t>為</w:t>
      </w:r>
      <w:r w:rsidRPr="00D47637">
        <w:rPr>
          <w:rFonts w:ascii="Times New Roman" w:eastAsia="標楷體" w:hAnsi="Times New Roman" w:cs="Times New Roman"/>
          <w:spacing w:val="-1"/>
          <w:szCs w:val="24"/>
        </w:rPr>
        <w:t>1</w:t>
      </w:r>
      <w:r w:rsidRPr="00D47637">
        <w:rPr>
          <w:rFonts w:ascii="Times New Roman" w:eastAsia="標楷體" w:hAnsi="Times New Roman" w:cs="Times New Roman" w:hint="eastAsia"/>
          <w:szCs w:val="24"/>
        </w:rPr>
        <w:t>群，以減少人為判斷的偏差。</w:t>
      </w:r>
    </w:p>
    <w:p w14:paraId="09F9160A" w14:textId="77777777" w:rsidR="006F2EA7" w:rsidRPr="00D47637" w:rsidRDefault="006F2EA7" w:rsidP="00422740">
      <w:pPr>
        <w:spacing w:line="360" w:lineRule="auto"/>
        <w:rPr>
          <w:rFonts w:ascii="Times New Roman" w:eastAsia="標楷體" w:hAnsi="Times New Roman" w:cs="Times New Roman"/>
          <w:szCs w:val="24"/>
        </w:rPr>
      </w:pPr>
    </w:p>
    <w:p w14:paraId="63231DE6" w14:textId="77777777" w:rsidR="00422740" w:rsidRDefault="00422740" w:rsidP="00422740">
      <w:pPr>
        <w:spacing w:line="360" w:lineRule="auto"/>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此外，</w:t>
      </w:r>
      <w:proofErr w:type="gramEnd"/>
      <w:r w:rsidRPr="00D47637">
        <w:rPr>
          <w:rFonts w:ascii="Times New Roman" w:eastAsia="標楷體" w:hAnsi="Times New Roman" w:cs="Times New Roman" w:hint="eastAsia"/>
          <w:szCs w:val="24"/>
        </w:rPr>
        <w:t>為了避免調查時在不同樣點重複計算到</w:t>
      </w:r>
      <w:proofErr w:type="gramStart"/>
      <w:r w:rsidRPr="00D47637">
        <w:rPr>
          <w:rFonts w:ascii="Times New Roman" w:eastAsia="標楷體" w:hAnsi="Times New Roman" w:cs="Times New Roman" w:hint="eastAsia"/>
          <w:szCs w:val="24"/>
        </w:rPr>
        <w:t>同一猴</w:t>
      </w:r>
      <w:proofErr w:type="gramEnd"/>
      <w:r w:rsidRPr="00D47637">
        <w:rPr>
          <w:rFonts w:ascii="Times New Roman" w:eastAsia="標楷體" w:hAnsi="Times New Roman" w:cs="Times New Roman" w:hint="eastAsia"/>
          <w:szCs w:val="24"/>
        </w:rPr>
        <w:t>群，若同一樣區、同一旅次的調查，在相鄰兩個</w:t>
      </w:r>
      <w:proofErr w:type="gramStart"/>
      <w:r w:rsidRPr="00D47637">
        <w:rPr>
          <w:rFonts w:ascii="Times New Roman" w:eastAsia="標楷體" w:hAnsi="Times New Roman" w:cs="Times New Roman" w:hint="eastAsia"/>
          <w:szCs w:val="24"/>
        </w:rPr>
        <w:t>樣點均有調查到猴</w:t>
      </w:r>
      <w:proofErr w:type="gramEnd"/>
      <w:r w:rsidRPr="00D47637">
        <w:rPr>
          <w:rFonts w:ascii="Times New Roman" w:eastAsia="標楷體" w:hAnsi="Times New Roman" w:cs="Times New Roman" w:hint="eastAsia"/>
          <w:szCs w:val="24"/>
        </w:rPr>
        <w:t>群，且這兩</w:t>
      </w:r>
      <w:proofErr w:type="gramStart"/>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的直線距離未超</w:t>
      </w:r>
      <w:r w:rsidRPr="00D47637">
        <w:rPr>
          <w:rFonts w:ascii="Times New Roman" w:eastAsia="標楷體" w:hAnsi="Times New Roman" w:cs="Times New Roman" w:hint="eastAsia"/>
          <w:spacing w:val="5"/>
          <w:szCs w:val="24"/>
        </w:rPr>
        <w:t>過</w:t>
      </w:r>
      <w:r w:rsidRPr="00D47637">
        <w:rPr>
          <w:rFonts w:ascii="Times New Roman" w:eastAsia="標楷體" w:hAnsi="Times New Roman" w:cs="Times New Roman"/>
          <w:szCs w:val="24"/>
        </w:rPr>
        <w:t>300</w:t>
      </w:r>
      <w:r w:rsidRPr="00D47637">
        <w:rPr>
          <w:rFonts w:ascii="Times New Roman" w:eastAsia="標楷體" w:hAnsi="Times New Roman" w:cs="Times New Roman" w:hint="eastAsia"/>
          <w:szCs w:val="24"/>
        </w:rPr>
        <w:t>公尺，則僅保留先調查的那個</w:t>
      </w:r>
      <w:proofErr w:type="gramStart"/>
      <w:r w:rsidRPr="00D47637">
        <w:rPr>
          <w:rFonts w:ascii="Times New Roman" w:eastAsia="標楷體" w:hAnsi="Times New Roman" w:cs="Times New Roman" w:hint="eastAsia"/>
          <w:szCs w:val="24"/>
        </w:rPr>
        <w:t>樣點之猴</w:t>
      </w:r>
      <w:proofErr w:type="gramEnd"/>
      <w:r w:rsidRPr="00D47637">
        <w:rPr>
          <w:rFonts w:ascii="Times New Roman" w:eastAsia="標楷體" w:hAnsi="Times New Roman" w:cs="Times New Roman" w:hint="eastAsia"/>
          <w:szCs w:val="24"/>
        </w:rPr>
        <w:t>群紀錄。</w:t>
      </w:r>
    </w:p>
    <w:p w14:paraId="33CF469D" w14:textId="77777777" w:rsidR="006F2EA7" w:rsidRPr="00D47637" w:rsidRDefault="006F2EA7" w:rsidP="00422740">
      <w:pPr>
        <w:spacing w:line="360" w:lineRule="auto"/>
        <w:rPr>
          <w:rFonts w:ascii="Times New Roman" w:eastAsia="標楷體" w:hAnsi="Times New Roman" w:cs="Times New Roman"/>
          <w:szCs w:val="24"/>
        </w:rPr>
      </w:pPr>
    </w:p>
    <w:p w14:paraId="553EE0FD" w14:textId="7777777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最後，考量臺灣獼猴主要是在森林棲地活動，我們分析林業保育署發布之第四次森林資源調查報告的全島森林</w:t>
      </w:r>
      <w:proofErr w:type="gramStart"/>
      <w:r w:rsidRPr="00D47637">
        <w:rPr>
          <w:rFonts w:ascii="Times New Roman" w:eastAsia="標楷體" w:hAnsi="Times New Roman" w:cs="Times New Roman" w:hint="eastAsia"/>
          <w:szCs w:val="24"/>
        </w:rPr>
        <w:t>林</w:t>
      </w:r>
      <w:proofErr w:type="gramEnd"/>
      <w:r w:rsidRPr="00D47637">
        <w:rPr>
          <w:rFonts w:ascii="Times New Roman" w:eastAsia="標楷體" w:hAnsi="Times New Roman" w:cs="Times New Roman" w:hint="eastAsia"/>
          <w:szCs w:val="24"/>
        </w:rPr>
        <w:t>型分布圖層，發現臺灣本島海拔</w:t>
      </w:r>
      <w:r w:rsidRPr="00D47637">
        <w:rPr>
          <w:rFonts w:ascii="Times New Roman" w:eastAsia="標楷體" w:hAnsi="Times New Roman" w:cs="Times New Roman"/>
          <w:szCs w:val="24"/>
        </w:rPr>
        <w:t>50</w:t>
      </w:r>
      <w:r w:rsidRPr="00D47637">
        <w:rPr>
          <w:rFonts w:ascii="Times New Roman" w:eastAsia="標楷體" w:hAnsi="Times New Roman" w:cs="Times New Roman" w:hint="eastAsia"/>
          <w:szCs w:val="24"/>
        </w:rPr>
        <w:t>公尺以下的森林，不僅面積</w:t>
      </w:r>
      <w:r w:rsidRPr="00D47637">
        <w:rPr>
          <w:rFonts w:ascii="Times New Roman" w:eastAsia="標楷體" w:hAnsi="Times New Roman" w:cs="Times New Roman" w:hint="eastAsia"/>
          <w:spacing w:val="5"/>
          <w:szCs w:val="24"/>
        </w:rPr>
        <w:t>小</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zCs w:val="24"/>
        </w:rPr>
        <w:t>約占全部森林面積</w:t>
      </w:r>
      <w:r w:rsidRPr="00D47637">
        <w:rPr>
          <w:rFonts w:ascii="Times New Roman" w:eastAsia="標楷體" w:hAnsi="Times New Roman" w:cs="Times New Roman" w:hint="eastAsia"/>
          <w:spacing w:val="6"/>
          <w:szCs w:val="24"/>
        </w:rPr>
        <w:t>的</w:t>
      </w:r>
      <w:r w:rsidRPr="00D47637">
        <w:rPr>
          <w:rFonts w:ascii="Times New Roman" w:eastAsia="標楷體" w:hAnsi="Times New Roman" w:cs="Times New Roman"/>
          <w:szCs w:val="24"/>
        </w:rPr>
        <w:t>2.36%)</w:t>
      </w:r>
      <w:r w:rsidRPr="00D47637">
        <w:rPr>
          <w:rFonts w:ascii="Times New Roman" w:eastAsia="標楷體" w:hAnsi="Times New Roman" w:cs="Times New Roman" w:hint="eastAsia"/>
          <w:szCs w:val="24"/>
        </w:rPr>
        <w:t>、分布零散且有部分為海邊的防風林，常常不是猴群會出現、活動的區域。因此，我們僅採用在臺灣本島海</w:t>
      </w:r>
      <w:r w:rsidRPr="00D47637">
        <w:rPr>
          <w:rFonts w:ascii="Times New Roman" w:eastAsia="標楷體" w:hAnsi="Times New Roman" w:cs="Times New Roman" w:hint="eastAsia"/>
          <w:spacing w:val="5"/>
          <w:szCs w:val="24"/>
        </w:rPr>
        <w:t>拔</w:t>
      </w:r>
      <w:r w:rsidRPr="00D47637">
        <w:rPr>
          <w:rFonts w:ascii="Times New Roman" w:eastAsia="標楷體" w:hAnsi="Times New Roman" w:cs="Times New Roman"/>
          <w:szCs w:val="24"/>
        </w:rPr>
        <w:t>50</w:t>
      </w:r>
      <w:r w:rsidRPr="00D47637">
        <w:rPr>
          <w:rFonts w:ascii="Times New Roman" w:eastAsia="標楷體" w:hAnsi="Times New Roman" w:cs="Times New Roman" w:hint="eastAsia"/>
          <w:szCs w:val="24"/>
        </w:rPr>
        <w:t>公尺以上的森林棲地，作為後續資料分析的地理範圍。</w:t>
      </w:r>
    </w:p>
    <w:p w14:paraId="0C40EE46" w14:textId="77777777" w:rsidR="00422740" w:rsidRDefault="00422740" w:rsidP="00422740">
      <w:pPr>
        <w:spacing w:line="360" w:lineRule="auto"/>
        <w:rPr>
          <w:rFonts w:ascii="源樣黑體 L" w:hAnsi="源樣黑體 L" w:cs="源樣黑體 L"/>
          <w:szCs w:val="24"/>
        </w:rPr>
      </w:pPr>
    </w:p>
    <w:p w14:paraId="344BDE46" w14:textId="68B51C0F" w:rsidR="00E65AFC" w:rsidRPr="00D47637" w:rsidRDefault="00E65AFC" w:rsidP="00E65AFC">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五</w:t>
      </w:r>
      <w:r w:rsidRPr="00D47637">
        <w:rPr>
          <w:rFonts w:ascii="Times New Roman" w:eastAsia="標楷體" w:hAnsi="Times New Roman" w:cs="Times New Roman"/>
          <w:b/>
          <w:sz w:val="28"/>
        </w:rPr>
        <w:t xml:space="preserve">) </w:t>
      </w:r>
      <w:r w:rsidRPr="00D47637">
        <w:rPr>
          <w:rFonts w:ascii="Times New Roman" w:eastAsia="標楷體" w:hAnsi="Times New Roman" w:cs="Times New Roman" w:hint="eastAsia"/>
          <w:b/>
          <w:sz w:val="28"/>
        </w:rPr>
        <w:t>資料</w:t>
      </w:r>
      <w:r w:rsidR="009C20CD" w:rsidRPr="00D47637">
        <w:rPr>
          <w:rFonts w:ascii="Times New Roman" w:eastAsia="標楷體" w:hAnsi="Times New Roman" w:cs="Times New Roman" w:hint="eastAsia"/>
          <w:b/>
          <w:sz w:val="28"/>
        </w:rPr>
        <w:t>彙算與統計</w:t>
      </w:r>
      <w:r w:rsidRPr="00D47637">
        <w:rPr>
          <w:rFonts w:ascii="Times New Roman" w:eastAsia="標楷體" w:hAnsi="Times New Roman" w:cs="Times New Roman" w:hint="eastAsia"/>
          <w:b/>
          <w:sz w:val="28"/>
        </w:rPr>
        <w:t>分析</w:t>
      </w:r>
    </w:p>
    <w:p w14:paraId="6405F7C0" w14:textId="60102BCA" w:rsidR="00973F0E" w:rsidRDefault="00422740">
      <w:pPr>
        <w:spacing w:line="360" w:lineRule="auto"/>
        <w:jc w:val="both"/>
        <w:rPr>
          <w:rFonts w:ascii="Times New Roman" w:eastAsia="標楷體" w:hAnsi="Times New Roman" w:cs="Times New Roman"/>
          <w:szCs w:val="24"/>
        </w:rPr>
      </w:pPr>
      <w:r w:rsidRPr="00D47637">
        <w:rPr>
          <w:rFonts w:ascii="Times New Roman" w:eastAsia="標楷體" w:hAnsi="Times New Roman" w:cs="Times New Roman" w:hint="eastAsia"/>
          <w:szCs w:val="24"/>
        </w:rPr>
        <w:t>在這份年報，使</w:t>
      </w:r>
      <w:r w:rsidRPr="00D47637">
        <w:rPr>
          <w:rFonts w:ascii="Times New Roman" w:eastAsia="標楷體" w:hAnsi="Times New Roman" w:cs="Times New Roman" w:hint="eastAsia"/>
          <w:spacing w:val="4"/>
          <w:szCs w:val="24"/>
        </w:rPr>
        <w:t>用</w:t>
      </w:r>
      <w:ins w:id="3" w:author="user" w:date="2026-07-28T14:49:00Z">
        <w:r w:rsidR="001B63AD">
          <w:rPr>
            <w:rFonts w:ascii="Times New Roman" w:eastAsia="標楷體" w:hAnsi="Times New Roman" w:cs="Times New Roman" w:hint="eastAsia"/>
            <w:spacing w:val="4"/>
            <w:szCs w:val="24"/>
          </w:rPr>
          <w:t>林業保育署</w:t>
        </w:r>
        <w:proofErr w:type="gramStart"/>
        <w:r w:rsidR="001B63AD">
          <w:rPr>
            <w:rFonts w:ascii="Times New Roman" w:eastAsia="標楷體" w:hAnsi="Times New Roman" w:cs="Times New Roman" w:hint="eastAsia"/>
            <w:spacing w:val="4"/>
            <w:szCs w:val="24"/>
          </w:rPr>
          <w:t>森林護管員</w:t>
        </w:r>
      </w:ins>
      <w:proofErr w:type="gramEnd"/>
      <w:r w:rsidRPr="00D47637">
        <w:rPr>
          <w:rFonts w:ascii="Times New Roman" w:eastAsia="標楷體" w:hAnsi="Times New Roman" w:cs="Times New Roman"/>
          <w:szCs w:val="24"/>
        </w:rPr>
        <w:t>2021</w:t>
      </w:r>
      <w:proofErr w:type="gramStart"/>
      <w:r w:rsidRPr="00D47637">
        <w:rPr>
          <w:rFonts w:ascii="Times New Roman" w:eastAsia="標楷體" w:hAnsi="Times New Roman" w:cs="Times New Roman" w:hint="eastAsia"/>
          <w:szCs w:val="24"/>
        </w:rPr>
        <w:t>–</w:t>
      </w:r>
      <w:proofErr w:type="gramEnd"/>
      <w:r w:rsidRPr="00D47637">
        <w:rPr>
          <w:rFonts w:ascii="Times New Roman" w:eastAsia="標楷體" w:hAnsi="Times New Roman" w:cs="Times New Roman"/>
          <w:szCs w:val="24"/>
        </w:rPr>
        <w:t>202</w:t>
      </w:r>
      <w:r w:rsidR="003225B8"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年</w:t>
      </w:r>
      <w:ins w:id="4" w:author="user" w:date="2026-07-28T14:50:00Z">
        <w:r w:rsidR="001B63AD">
          <w:rPr>
            <w:rFonts w:ascii="Times New Roman" w:eastAsia="標楷體" w:hAnsi="Times New Roman" w:cs="Times New Roman" w:hint="eastAsia"/>
            <w:szCs w:val="24"/>
          </w:rPr>
          <w:t>在國有林班地</w:t>
        </w:r>
      </w:ins>
      <w:r w:rsidRPr="00D47637">
        <w:rPr>
          <w:rFonts w:ascii="Times New Roman" w:eastAsia="標楷體" w:hAnsi="Times New Roman" w:cs="Times New Roman" w:hint="eastAsia"/>
          <w:spacing w:val="4"/>
          <w:szCs w:val="24"/>
        </w:rPr>
        <w:t>共</w:t>
      </w:r>
      <w:r w:rsidR="003225B8" w:rsidRPr="00D47637">
        <w:rPr>
          <w:rFonts w:ascii="Times New Roman" w:eastAsia="標楷體" w:hAnsi="Times New Roman" w:cs="Times New Roman"/>
          <w:szCs w:val="24"/>
        </w:rPr>
        <w:t>10</w:t>
      </w:r>
      <w:r w:rsidRPr="00D47637">
        <w:rPr>
          <w:rFonts w:ascii="Times New Roman" w:eastAsia="標楷體" w:hAnsi="Times New Roman" w:cs="Times New Roman" w:hint="eastAsia"/>
          <w:spacing w:val="-1"/>
          <w:szCs w:val="24"/>
        </w:rPr>
        <w:t>次的調查資</w:t>
      </w:r>
      <w:r w:rsidRPr="00D47637">
        <w:rPr>
          <w:rFonts w:ascii="Times New Roman" w:eastAsia="標楷體" w:hAnsi="Times New Roman" w:cs="Times New Roman" w:hint="eastAsia"/>
          <w:szCs w:val="24"/>
        </w:rPr>
        <w:t>料進行分析。呈現</w:t>
      </w:r>
      <w:proofErr w:type="gramStart"/>
      <w:r w:rsidRPr="00D47637">
        <w:rPr>
          <w:rFonts w:ascii="Times New Roman" w:eastAsia="標楷體" w:hAnsi="Times New Roman" w:cs="Times New Roman" w:hint="eastAsia"/>
          <w:szCs w:val="24"/>
        </w:rPr>
        <w:t>調查樣點和</w:t>
      </w:r>
      <w:proofErr w:type="gramEnd"/>
      <w:r w:rsidRPr="00D47637">
        <w:rPr>
          <w:rFonts w:ascii="Times New Roman" w:eastAsia="標楷體" w:hAnsi="Times New Roman" w:cs="Times New Roman" w:hint="eastAsia"/>
          <w:szCs w:val="24"/>
        </w:rPr>
        <w:t>調查到的猴群在各分署轄</w:t>
      </w:r>
      <w:r w:rsidRPr="00D47637">
        <w:rPr>
          <w:rFonts w:ascii="Times New Roman" w:eastAsia="標楷體" w:hAnsi="Times New Roman" w:cs="Times New Roman" w:hint="eastAsia"/>
          <w:spacing w:val="-9"/>
          <w:szCs w:val="24"/>
        </w:rPr>
        <w:t>區的</w:t>
      </w:r>
      <w:r w:rsidR="006F2EA7">
        <w:rPr>
          <w:rFonts w:ascii="Times New Roman" w:eastAsia="標楷體" w:hAnsi="Times New Roman" w:cs="Times New Roman" w:hint="eastAsia"/>
          <w:spacing w:val="26"/>
          <w:szCs w:val="24"/>
        </w:rPr>
        <w:t>分</w:t>
      </w:r>
      <w:r w:rsidRPr="00D47637">
        <w:rPr>
          <w:rFonts w:ascii="Times New Roman" w:eastAsia="標楷體" w:hAnsi="Times New Roman" w:cs="Times New Roman" w:hint="eastAsia"/>
          <w:spacing w:val="-9"/>
          <w:szCs w:val="24"/>
        </w:rPr>
        <w:t>布</w:t>
      </w:r>
      <w:r w:rsidRPr="00D47637">
        <w:rPr>
          <w:rFonts w:ascii="Times New Roman" w:eastAsia="標楷體" w:hAnsi="Times New Roman" w:cs="Times New Roman" w:hint="eastAsia"/>
          <w:spacing w:val="26"/>
          <w:szCs w:val="24"/>
        </w:rPr>
        <w:t>狀</w:t>
      </w:r>
      <w:r w:rsidRPr="00D47637">
        <w:rPr>
          <w:rFonts w:ascii="Times New Roman" w:eastAsia="標楷體" w:hAnsi="Times New Roman" w:cs="Times New Roman" w:hint="eastAsia"/>
          <w:szCs w:val="24"/>
        </w:rPr>
        <w:t>況</w:t>
      </w:r>
      <w:r w:rsidRPr="00D47637">
        <w:rPr>
          <w:rFonts w:ascii="Times New Roman" w:eastAsia="標楷體" w:hAnsi="Times New Roman" w:cs="Times New Roman" w:hint="eastAsia"/>
          <w:spacing w:val="26"/>
          <w:szCs w:val="24"/>
        </w:rPr>
        <w:t>，以及</w:t>
      </w:r>
      <w:r w:rsidRPr="00D47637">
        <w:rPr>
          <w:rFonts w:ascii="Times New Roman" w:eastAsia="標楷體" w:hAnsi="Times New Roman" w:cs="Times New Roman" w:hint="eastAsia"/>
          <w:szCs w:val="24"/>
        </w:rPr>
        <w:t>比較獼猴群在各分署的相對密度。</w:t>
      </w:r>
    </w:p>
    <w:p w14:paraId="0E4E679D" w14:textId="77777777" w:rsidR="00973F0E" w:rsidRPr="00D47637" w:rsidRDefault="00973F0E" w:rsidP="00140906">
      <w:pPr>
        <w:spacing w:line="360" w:lineRule="auto"/>
        <w:jc w:val="both"/>
        <w:rPr>
          <w:rFonts w:ascii="Times New Roman" w:eastAsia="標楷體" w:hAnsi="Times New Roman" w:cs="Times New Roman"/>
          <w:szCs w:val="24"/>
        </w:rPr>
      </w:pPr>
    </w:p>
    <w:p w14:paraId="5E73002D" w14:textId="30791789" w:rsidR="00422740" w:rsidRPr="00D47637" w:rsidRDefault="001B63AD">
      <w:pPr>
        <w:spacing w:line="360" w:lineRule="auto"/>
        <w:jc w:val="both"/>
        <w:rPr>
          <w:rFonts w:ascii="Times New Roman" w:eastAsia="標楷體" w:hAnsi="Times New Roman" w:cs="Times New Roman"/>
        </w:rPr>
      </w:pPr>
      <w:commentRangeStart w:id="5"/>
      <w:commentRangeStart w:id="6"/>
      <w:ins w:id="7" w:author="user" w:date="2026-07-28T14:49:00Z">
        <w:r>
          <w:rPr>
            <w:rFonts w:ascii="Times New Roman" w:eastAsia="標楷體" w:hAnsi="Times New Roman" w:cs="Times New Roman" w:hint="eastAsia"/>
            <w:highlight w:val="yellow"/>
          </w:rPr>
          <w:t>此外</w:t>
        </w:r>
        <w:commentRangeEnd w:id="5"/>
        <w:r>
          <w:rPr>
            <w:rStyle w:val="af0"/>
          </w:rPr>
          <w:commentReference w:id="5"/>
        </w:r>
      </w:ins>
      <w:commentRangeEnd w:id="6"/>
      <w:r w:rsidR="005D38F7">
        <w:rPr>
          <w:rStyle w:val="af0"/>
        </w:rPr>
        <w:commentReference w:id="6"/>
      </w:r>
      <w:ins w:id="8" w:author="user" w:date="2026-07-28T14:49:00Z">
        <w:r>
          <w:rPr>
            <w:rFonts w:ascii="標楷體" w:eastAsia="標楷體" w:hAnsi="標楷體" w:cs="Times New Roman" w:hint="eastAsia"/>
            <w:highlight w:val="yellow"/>
          </w:rPr>
          <w:t>，</w:t>
        </w:r>
      </w:ins>
      <w:r w:rsidR="00973F0E" w:rsidRPr="00D47637">
        <w:rPr>
          <w:rFonts w:ascii="Times New Roman" w:eastAsia="標楷體" w:hAnsi="Times New Roman" w:cs="Times New Roman" w:hint="eastAsia"/>
          <w:highlight w:val="yellow"/>
        </w:rPr>
        <w:t>為完整評估臺灣獼猴在全</w:t>
      </w:r>
      <w:proofErr w:type="gramStart"/>
      <w:r w:rsidR="00973F0E" w:rsidRPr="00D47637">
        <w:rPr>
          <w:rFonts w:ascii="Times New Roman" w:eastAsia="標楷體" w:hAnsi="Times New Roman" w:cs="Times New Roman" w:hint="eastAsia"/>
          <w:highlight w:val="yellow"/>
        </w:rPr>
        <w:t>臺</w:t>
      </w:r>
      <w:proofErr w:type="gramEnd"/>
      <w:r w:rsidR="00973F0E" w:rsidRPr="00D47637">
        <w:rPr>
          <w:rFonts w:ascii="Times New Roman" w:eastAsia="標楷體" w:hAnsi="Times New Roman" w:cs="Times New Roman" w:hint="eastAsia"/>
          <w:highlight w:val="yellow"/>
        </w:rPr>
        <w:t>的數量變動趨勢，</w:t>
      </w:r>
      <w:r w:rsidR="00973F0E" w:rsidRPr="00D47637">
        <w:rPr>
          <w:rFonts w:ascii="Times New Roman" w:eastAsia="標楷體" w:hAnsi="Times New Roman" w:cs="Times New Roman" w:hint="eastAsia"/>
          <w:szCs w:val="24"/>
          <w:highlight w:val="yellow"/>
        </w:rPr>
        <w:t>在這份年報</w:t>
      </w:r>
      <w:r w:rsidR="00973F0E" w:rsidRPr="00D47637">
        <w:rPr>
          <w:rFonts w:ascii="Times New Roman" w:eastAsia="標楷體" w:hAnsi="Times New Roman" w:cs="Times New Roman" w:hint="eastAsia"/>
          <w:highlight w:val="yellow"/>
        </w:rPr>
        <w:t>整合本計畫由</w:t>
      </w:r>
      <w:proofErr w:type="gramStart"/>
      <w:r w:rsidR="00973F0E" w:rsidRPr="00D47637">
        <w:rPr>
          <w:rFonts w:ascii="Times New Roman" w:eastAsia="標楷體" w:hAnsi="Times New Roman" w:cs="Times New Roman" w:hint="eastAsia"/>
          <w:highlight w:val="yellow"/>
        </w:rPr>
        <w:t>森林護管員</w:t>
      </w:r>
      <w:proofErr w:type="gramEnd"/>
      <w:r w:rsidR="00973F0E" w:rsidRPr="00D47637">
        <w:rPr>
          <w:rFonts w:ascii="Times New Roman" w:eastAsia="標楷體" w:hAnsi="Times New Roman" w:cs="Times New Roman" w:hint="eastAsia"/>
          <w:highlight w:val="yellow"/>
        </w:rPr>
        <w:t>在國有林班地調查所得之數據以及</w:t>
      </w:r>
      <w:r w:rsidR="00973F0E" w:rsidRPr="00D47637">
        <w:rPr>
          <w:rFonts w:ascii="Times New Roman" w:eastAsia="標楷體" w:hAnsi="Times New Roman" w:cs="Times New Roman"/>
          <w:highlight w:val="yellow"/>
        </w:rPr>
        <w:t>BBS Taiwan</w:t>
      </w:r>
      <w:r w:rsidR="00973F0E" w:rsidRPr="00D47637">
        <w:rPr>
          <w:rFonts w:ascii="Times New Roman" w:eastAsia="標楷體" w:hAnsi="Times New Roman" w:cs="Times New Roman" w:hint="eastAsia"/>
          <w:highlight w:val="yellow"/>
        </w:rPr>
        <w:t>計畫之公民科學家所蒐集的臺灣獼猴資料，經一致的檢核標準審查後，合併彙算以形成完整資料集。</w:t>
      </w:r>
      <w:del w:id="9" w:author="瑋婷 徐" w:date="2026-08-06T15:56:00Z">
        <w:r w:rsidR="00973F0E" w:rsidRPr="00D47637" w:rsidDel="005D38F7">
          <w:rPr>
            <w:rFonts w:ascii="Times New Roman" w:eastAsia="標楷體" w:hAnsi="Times New Roman" w:cs="Times New Roman" w:hint="eastAsia"/>
            <w:highlight w:val="yellow"/>
          </w:rPr>
          <w:delText>由於</w:delText>
        </w:r>
        <w:r w:rsidR="00973F0E" w:rsidRPr="00D47637" w:rsidDel="005D38F7">
          <w:rPr>
            <w:rFonts w:ascii="Times New Roman" w:eastAsia="標楷體" w:hAnsi="Times New Roman" w:cs="Times New Roman"/>
            <w:highlight w:val="yellow"/>
          </w:rPr>
          <w:delText>BBS Taiwan</w:delText>
        </w:r>
        <w:r w:rsidR="00973F0E" w:rsidRPr="00D47637" w:rsidDel="005D38F7">
          <w:rPr>
            <w:rFonts w:ascii="Times New Roman" w:eastAsia="標楷體" w:hAnsi="Times New Roman" w:cs="Times New Roman" w:hint="eastAsia"/>
            <w:highlight w:val="yellow"/>
          </w:rPr>
          <w:delText>公民科學家的參與人數眾多，資料的彙整和檢核需時較長，因此，於本報告僅採用</w:delText>
        </w:r>
      </w:del>
      <w:r w:rsidR="00973F0E" w:rsidRPr="00D47637">
        <w:rPr>
          <w:rFonts w:ascii="Times New Roman" w:eastAsia="標楷體" w:hAnsi="Times New Roman" w:cs="Times New Roman" w:hint="eastAsia"/>
          <w:highlight w:val="yellow"/>
        </w:rPr>
        <w:t>目前</w:t>
      </w:r>
      <w:ins w:id="10" w:author="瑋婷 徐" w:date="2026-08-06T15:56:00Z">
        <w:r w:rsidR="005D38F7" w:rsidRPr="00D47637">
          <w:rPr>
            <w:rFonts w:ascii="Times New Roman" w:eastAsia="標楷體" w:hAnsi="Times New Roman" w:cs="Times New Roman" w:hint="eastAsia"/>
            <w:highlight w:val="yellow"/>
          </w:rPr>
          <w:t>採用</w:t>
        </w:r>
      </w:ins>
      <w:r w:rsidR="00973F0E" w:rsidRPr="00D47637">
        <w:rPr>
          <w:rFonts w:ascii="Times New Roman" w:eastAsia="標楷體" w:hAnsi="Times New Roman" w:cs="Times New Roman" w:hint="eastAsia"/>
          <w:highlight w:val="yellow"/>
        </w:rPr>
        <w:t>兩項監測案均有的資料年度</w:t>
      </w:r>
      <w:r w:rsidR="00973F0E" w:rsidRPr="00D47637">
        <w:rPr>
          <w:rFonts w:ascii="Times New Roman" w:eastAsia="標楷體" w:hAnsi="Times New Roman" w:cs="Times New Roman"/>
          <w:highlight w:val="yellow"/>
        </w:rPr>
        <w:t>(2021-202</w:t>
      </w:r>
      <w:del w:id="11" w:author="瑋婷 徐" w:date="2026-08-06T15:52:00Z">
        <w:r w:rsidR="00973F0E" w:rsidRPr="00D47637" w:rsidDel="005D38F7">
          <w:rPr>
            <w:rFonts w:ascii="Times New Roman" w:eastAsia="標楷體" w:hAnsi="Times New Roman" w:cs="Times New Roman"/>
            <w:highlight w:val="yellow"/>
          </w:rPr>
          <w:delText>4</w:delText>
        </w:r>
      </w:del>
      <w:ins w:id="12" w:author="瑋婷 徐" w:date="2026-08-06T15:52:00Z">
        <w:r w:rsidR="005D38F7">
          <w:rPr>
            <w:rFonts w:ascii="Times New Roman" w:eastAsia="標楷體" w:hAnsi="Times New Roman" w:cs="Times New Roman" w:hint="eastAsia"/>
            <w:highlight w:val="yellow"/>
          </w:rPr>
          <w:t>5</w:t>
        </w:r>
      </w:ins>
      <w:r w:rsidR="00973F0E" w:rsidRPr="00D47637">
        <w:rPr>
          <w:rFonts w:ascii="Times New Roman" w:eastAsia="標楷體" w:hAnsi="Times New Roman" w:cs="Times New Roman" w:hint="eastAsia"/>
          <w:highlight w:val="yellow"/>
        </w:rPr>
        <w:t>年</w:t>
      </w:r>
      <w:r w:rsidR="00973F0E" w:rsidRPr="00D47637">
        <w:rPr>
          <w:rFonts w:ascii="Times New Roman" w:eastAsia="標楷體" w:hAnsi="Times New Roman" w:cs="Times New Roman"/>
          <w:highlight w:val="yellow"/>
        </w:rPr>
        <w:t>)</w:t>
      </w:r>
      <w:r w:rsidR="00973F0E" w:rsidRPr="00D47637">
        <w:rPr>
          <w:rFonts w:ascii="Times New Roman" w:eastAsia="標楷體" w:hAnsi="Times New Roman" w:cs="Times New Roman" w:hint="eastAsia"/>
          <w:highlight w:val="yellow"/>
        </w:rPr>
        <w:t>進行分析。分析時，將資料以</w:t>
      </w:r>
      <w:proofErr w:type="gramStart"/>
      <w:r w:rsidR="00973F0E" w:rsidRPr="00D47637">
        <w:rPr>
          <w:rFonts w:ascii="Times New Roman" w:eastAsia="標楷體" w:hAnsi="Times New Roman" w:cs="Times New Roman" w:hint="eastAsia"/>
          <w:highlight w:val="yellow"/>
        </w:rPr>
        <w:t>拔靴法</w:t>
      </w:r>
      <w:proofErr w:type="gramEnd"/>
      <w:r w:rsidR="00973F0E" w:rsidRPr="00D47637">
        <w:rPr>
          <w:rFonts w:ascii="Times New Roman" w:eastAsia="標楷體" w:hAnsi="Times New Roman" w:cs="Times New Roman"/>
          <w:highlight w:val="yellow"/>
        </w:rPr>
        <w:t>(bootstrap method)</w:t>
      </w:r>
      <w:r w:rsidR="00973F0E" w:rsidRPr="00D47637">
        <w:rPr>
          <w:rFonts w:ascii="Times New Roman" w:eastAsia="標楷體" w:hAnsi="Times New Roman" w:cs="Times New Roman" w:hint="eastAsia"/>
          <w:highlight w:val="yellow"/>
        </w:rPr>
        <w:t>進行重複</w:t>
      </w:r>
      <w:r w:rsidR="00973F0E" w:rsidRPr="00D47637">
        <w:rPr>
          <w:rFonts w:ascii="Times New Roman" w:eastAsia="標楷體" w:hAnsi="Times New Roman" w:cs="Times New Roman"/>
          <w:highlight w:val="yellow"/>
        </w:rPr>
        <w:t>10,000</w:t>
      </w:r>
      <w:r w:rsidR="00973F0E" w:rsidRPr="00D47637">
        <w:rPr>
          <w:rFonts w:ascii="Times New Roman" w:eastAsia="標楷體" w:hAnsi="Times New Roman" w:cs="Times New Roman" w:hint="eastAsia"/>
          <w:highlight w:val="yellow"/>
        </w:rPr>
        <w:t>次的抽出放回取樣</w:t>
      </w:r>
      <w:r w:rsidR="00973F0E" w:rsidRPr="00D47637">
        <w:rPr>
          <w:rFonts w:ascii="Times New Roman" w:eastAsia="標楷體" w:hAnsi="Times New Roman" w:cs="Times New Roman"/>
          <w:highlight w:val="yellow"/>
        </w:rPr>
        <w:t>(sampling with replacement)</w:t>
      </w:r>
      <w:r w:rsidR="00973F0E" w:rsidRPr="00D47637">
        <w:rPr>
          <w:rFonts w:ascii="Times New Roman" w:eastAsia="標楷體" w:hAnsi="Times New Roman" w:cs="Times New Roman" w:hint="eastAsia"/>
          <w:highlight w:val="yellow"/>
        </w:rPr>
        <w:t>，以臺灣</w:t>
      </w:r>
      <w:proofErr w:type="gramStart"/>
      <w:r w:rsidR="00973F0E" w:rsidRPr="00D47637">
        <w:rPr>
          <w:rFonts w:ascii="Times New Roman" w:eastAsia="標楷體" w:hAnsi="Times New Roman" w:cs="Times New Roman" w:hint="eastAsia"/>
          <w:highlight w:val="yellow"/>
        </w:rPr>
        <w:t>全島於取樣</w:t>
      </w:r>
      <w:proofErr w:type="gramEnd"/>
      <w:r w:rsidR="00973F0E" w:rsidRPr="00D47637">
        <w:rPr>
          <w:rFonts w:ascii="Times New Roman" w:eastAsia="標楷體" w:hAnsi="Times New Roman" w:cs="Times New Roman" w:hint="eastAsia"/>
          <w:highlight w:val="yellow"/>
        </w:rPr>
        <w:t>範圍</w:t>
      </w:r>
      <w:r w:rsidR="00973F0E" w:rsidRPr="00D47637">
        <w:rPr>
          <w:rFonts w:ascii="Times New Roman" w:eastAsia="標楷體" w:hAnsi="Times New Roman" w:cs="Times New Roman"/>
          <w:highlight w:val="yellow"/>
        </w:rPr>
        <w:t>(</w:t>
      </w:r>
      <w:r w:rsidR="00973F0E" w:rsidRPr="00D47637">
        <w:rPr>
          <w:rFonts w:ascii="Times New Roman" w:eastAsia="標楷體" w:hAnsi="Times New Roman" w:cs="Times New Roman" w:hint="eastAsia"/>
          <w:highlight w:val="yellow"/>
        </w:rPr>
        <w:t>海拔</w:t>
      </w:r>
      <w:r w:rsidR="00973F0E" w:rsidRPr="00D47637">
        <w:rPr>
          <w:rFonts w:ascii="Times New Roman" w:eastAsia="標楷體" w:hAnsi="Times New Roman" w:cs="Times New Roman"/>
          <w:highlight w:val="yellow"/>
        </w:rPr>
        <w:t>50 m</w:t>
      </w:r>
      <w:r w:rsidR="00973F0E" w:rsidRPr="00D47637">
        <w:rPr>
          <w:rFonts w:ascii="Times New Roman" w:eastAsia="標楷體" w:hAnsi="Times New Roman" w:cs="Times New Roman" w:hint="eastAsia"/>
          <w:highlight w:val="yellow"/>
        </w:rPr>
        <w:t>以上</w:t>
      </w:r>
      <w:r w:rsidR="00973F0E" w:rsidRPr="00D47637">
        <w:rPr>
          <w:rFonts w:ascii="Times New Roman" w:eastAsia="標楷體" w:hAnsi="Times New Roman" w:cs="Times New Roman"/>
          <w:highlight w:val="yellow"/>
        </w:rPr>
        <w:t>)</w:t>
      </w:r>
      <w:r w:rsidR="00973F0E" w:rsidRPr="00D47637">
        <w:rPr>
          <w:rFonts w:ascii="Times New Roman" w:eastAsia="標楷體" w:hAnsi="Times New Roman" w:cs="Times New Roman" w:hint="eastAsia"/>
          <w:highlight w:val="yellow"/>
        </w:rPr>
        <w:t>內的森林為範圍，推算出全島的猴群數量。</w:t>
      </w:r>
    </w:p>
    <w:p w14:paraId="0464E512" w14:textId="77777777" w:rsidR="007F670C" w:rsidRPr="00D47637" w:rsidRDefault="007F670C" w:rsidP="00140906">
      <w:pPr>
        <w:spacing w:line="360" w:lineRule="auto"/>
        <w:jc w:val="both"/>
        <w:rPr>
          <w:rFonts w:ascii="Times New Roman" w:eastAsia="標楷體" w:hAnsi="Times New Roman" w:cs="Times New Roman"/>
        </w:rPr>
      </w:pPr>
    </w:p>
    <w:p w14:paraId="2DB49F8F" w14:textId="6EF1D1FA" w:rsidR="008167A1" w:rsidRPr="00D47637" w:rsidRDefault="008167A1" w:rsidP="001B1519">
      <w:pPr>
        <w:spacing w:line="360" w:lineRule="auto"/>
        <w:jc w:val="both"/>
        <w:outlineLvl w:val="1"/>
        <w:rPr>
          <w:rFonts w:ascii="Times New Roman" w:eastAsia="標楷體" w:hAnsi="Times New Roman" w:cs="Times New Roman"/>
          <w:b/>
          <w:sz w:val="28"/>
        </w:rPr>
      </w:pPr>
      <w:bookmarkStart w:id="13" w:name="_Toc93566541"/>
      <w:r w:rsidRPr="00D47637">
        <w:rPr>
          <w:rFonts w:ascii="Times New Roman" w:eastAsia="標楷體" w:hAnsi="Times New Roman" w:cs="Times New Roman" w:hint="eastAsia"/>
          <w:b/>
          <w:sz w:val="28"/>
        </w:rPr>
        <w:t>二、</w:t>
      </w:r>
      <w:r w:rsidR="00985059" w:rsidRPr="00D47637">
        <w:rPr>
          <w:rFonts w:ascii="Times New Roman" w:eastAsia="標楷體" w:hAnsi="Times New Roman" w:cs="Times New Roman" w:hint="eastAsia"/>
          <w:b/>
          <w:sz w:val="28"/>
        </w:rPr>
        <w:t>臺灣</w:t>
      </w:r>
      <w:r w:rsidRPr="00D47637">
        <w:rPr>
          <w:rFonts w:ascii="Times New Roman" w:eastAsia="標楷體" w:hAnsi="Times New Roman" w:cs="Times New Roman" w:hint="eastAsia"/>
          <w:b/>
          <w:sz w:val="28"/>
        </w:rPr>
        <w:t>繁殖鳥類</w:t>
      </w:r>
      <w:r w:rsidR="00F818E6" w:rsidRPr="00D47637">
        <w:rPr>
          <w:rFonts w:ascii="Times New Roman" w:eastAsia="標楷體" w:hAnsi="Times New Roman" w:cs="Times New Roman" w:hint="eastAsia"/>
          <w:b/>
          <w:sz w:val="28"/>
        </w:rPr>
        <w:t>監測</w:t>
      </w:r>
      <w:bookmarkEnd w:id="13"/>
      <w:r w:rsidR="001522F0" w:rsidRPr="00D47637">
        <w:rPr>
          <w:rFonts w:ascii="Times New Roman" w:eastAsia="標楷體" w:hAnsi="Times New Roman" w:cs="Times New Roman" w:hint="eastAsia"/>
          <w:b/>
          <w:sz w:val="28"/>
        </w:rPr>
        <w:t>方法</w:t>
      </w:r>
    </w:p>
    <w:p w14:paraId="0559F763" w14:textId="61487B4D" w:rsidR="004D190E" w:rsidRPr="00D47637" w:rsidRDefault="004D190E" w:rsidP="00A02A00">
      <w:pPr>
        <w:spacing w:line="360" w:lineRule="auto"/>
        <w:jc w:val="both"/>
        <w:rPr>
          <w:rFonts w:ascii="Times New Roman" w:eastAsia="標楷體" w:hAnsi="Times New Roman" w:cs="Times New Roman"/>
          <w:b/>
          <w:sz w:val="28"/>
        </w:rPr>
      </w:pPr>
      <w:bookmarkStart w:id="14" w:name="_Toc93566542"/>
      <w:r w:rsidRPr="00D47637">
        <w:rPr>
          <w:rFonts w:ascii="Times New Roman" w:eastAsia="標楷體" w:hAnsi="Times New Roman" w:cs="Times New Roman"/>
          <w:b/>
          <w:sz w:val="28"/>
        </w:rPr>
        <w:t>(</w:t>
      </w:r>
      <w:proofErr w:type="gramStart"/>
      <w:r w:rsidR="008167A1" w:rsidRPr="00D47637">
        <w:rPr>
          <w:rFonts w:ascii="Times New Roman" w:eastAsia="標楷體" w:hAnsi="Times New Roman" w:cs="Times New Roman" w:hint="eastAsia"/>
          <w:b/>
          <w:sz w:val="28"/>
        </w:rPr>
        <w:t>一</w:t>
      </w:r>
      <w:proofErr w:type="gramEnd"/>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調查方法</w:t>
      </w:r>
      <w:bookmarkEnd w:id="14"/>
    </w:p>
    <w:p w14:paraId="0150AD0D" w14:textId="21DC706A" w:rsidR="00422740" w:rsidRPr="00D47637" w:rsidRDefault="000F270A" w:rsidP="00422740">
      <w:pPr>
        <w:spacing w:line="360" w:lineRule="auto"/>
        <w:rPr>
          <w:rFonts w:ascii="Times New Roman" w:eastAsia="標楷體" w:hAnsi="Times New Roman" w:cs="Times New Roman"/>
          <w:szCs w:val="24"/>
        </w:rPr>
      </w:pPr>
      <w:r>
        <w:rPr>
          <w:rFonts w:ascii="Times New Roman" w:eastAsia="標楷體" w:hAnsi="Times New Roman" w:cs="Times New Roman" w:hint="eastAsia"/>
          <w:szCs w:val="24"/>
        </w:rPr>
        <w:t>也是</w:t>
      </w:r>
      <w:r w:rsidR="00422740" w:rsidRPr="00D47637">
        <w:rPr>
          <w:rFonts w:ascii="Times New Roman" w:eastAsia="標楷體" w:hAnsi="Times New Roman" w:cs="Times New Roman" w:hint="eastAsia"/>
          <w:szCs w:val="24"/>
        </w:rPr>
        <w:t>依</w:t>
      </w:r>
      <w:r w:rsidR="00422740" w:rsidRPr="00D47637">
        <w:rPr>
          <w:rFonts w:ascii="Times New Roman" w:eastAsia="標楷體" w:hAnsi="Times New Roman" w:cs="Times New Roman" w:hint="eastAsia"/>
          <w:spacing w:val="6"/>
          <w:szCs w:val="24"/>
        </w:rPr>
        <w:t>循</w:t>
      </w:r>
      <w:r w:rsidR="00B31CEE" w:rsidRPr="00D47637">
        <w:rPr>
          <w:rFonts w:ascii="Times New Roman" w:eastAsia="標楷體" w:hAnsi="Times New Roman" w:cs="Times New Roman"/>
          <w:szCs w:val="24"/>
        </w:rPr>
        <w:t>BBS Taiwan</w:t>
      </w:r>
      <w:r>
        <w:rPr>
          <w:rFonts w:ascii="Times New Roman" w:eastAsia="標楷體" w:hAnsi="Times New Roman" w:cs="Times New Roman" w:hint="eastAsia"/>
          <w:szCs w:val="24"/>
        </w:rPr>
        <w:t>採用的定點調查法進行調查</w:t>
      </w:r>
      <w:r w:rsidRPr="00D47637">
        <w:rPr>
          <w:rFonts w:ascii="Times New Roman" w:eastAsia="標楷體" w:hAnsi="Times New Roman" w:cs="Times New Roman" w:hint="eastAsia"/>
          <w:szCs w:val="24"/>
        </w:rPr>
        <w:t>，</w:t>
      </w:r>
      <w:r w:rsidR="00422740" w:rsidRPr="00D47637">
        <w:rPr>
          <w:rFonts w:ascii="Times New Roman" w:eastAsia="標楷體" w:hAnsi="Times New Roman" w:cs="Times New Roman" w:hint="eastAsia"/>
          <w:szCs w:val="24"/>
        </w:rPr>
        <w:t>每</w:t>
      </w:r>
      <w:proofErr w:type="gramStart"/>
      <w:r w:rsidR="00422740" w:rsidRPr="00D47637">
        <w:rPr>
          <w:rFonts w:ascii="Times New Roman" w:eastAsia="標楷體" w:hAnsi="Times New Roman" w:cs="Times New Roman" w:hint="eastAsia"/>
          <w:szCs w:val="24"/>
        </w:rPr>
        <w:t>個</w:t>
      </w:r>
      <w:proofErr w:type="gramEnd"/>
      <w:r w:rsidR="00422740" w:rsidRPr="00D47637">
        <w:rPr>
          <w:rFonts w:ascii="Times New Roman" w:eastAsia="標楷體" w:hAnsi="Times New Roman" w:cs="Times New Roman" w:hint="eastAsia"/>
          <w:szCs w:val="24"/>
        </w:rPr>
        <w:t>樣區</w:t>
      </w:r>
      <w:r w:rsidR="00422740" w:rsidRPr="00D47637">
        <w:rPr>
          <w:rFonts w:ascii="Times New Roman" w:eastAsia="標楷體" w:hAnsi="Times New Roman" w:cs="Times New Roman" w:hint="eastAsia"/>
          <w:spacing w:val="5"/>
          <w:szCs w:val="24"/>
        </w:rPr>
        <w:t>以</w:t>
      </w:r>
      <w:r w:rsidR="00422740" w:rsidRPr="00D47637">
        <w:rPr>
          <w:rFonts w:ascii="Times New Roman" w:eastAsia="標楷體" w:hAnsi="Times New Roman" w:cs="Times New Roman"/>
          <w:spacing w:val="-7"/>
          <w:szCs w:val="24"/>
        </w:rPr>
        <w:t>1</w:t>
      </w:r>
      <w:r w:rsidR="00422740" w:rsidRPr="00D47637">
        <w:rPr>
          <w:rFonts w:ascii="Times New Roman" w:eastAsia="標楷體" w:hAnsi="Times New Roman" w:cs="Times New Roman" w:hint="eastAsia"/>
          <w:szCs w:val="24"/>
        </w:rPr>
        <w:t>公里</w:t>
      </w:r>
      <w:r w:rsidR="00422740" w:rsidRPr="00D47637">
        <w:rPr>
          <w:rFonts w:ascii="Times New Roman" w:eastAsia="標楷體" w:hAnsi="Times New Roman" w:cs="Times New Roman"/>
          <w:spacing w:val="-23"/>
          <w:szCs w:val="24"/>
        </w:rPr>
        <w:t xml:space="preserve">X </w:t>
      </w:r>
      <w:proofErr w:type="gramStart"/>
      <w:r w:rsidR="00422740" w:rsidRPr="00D47637">
        <w:rPr>
          <w:rFonts w:ascii="Times New Roman" w:eastAsia="標楷體" w:hAnsi="Times New Roman" w:cs="Times New Roman"/>
          <w:szCs w:val="24"/>
        </w:rPr>
        <w:t>1</w:t>
      </w:r>
      <w:r w:rsidR="00422740" w:rsidRPr="00D47637">
        <w:rPr>
          <w:rFonts w:ascii="Times New Roman" w:eastAsia="標楷體" w:hAnsi="Times New Roman" w:cs="Times New Roman" w:hint="eastAsia"/>
          <w:szCs w:val="24"/>
        </w:rPr>
        <w:t>公里網格為</w:t>
      </w:r>
      <w:proofErr w:type="gramEnd"/>
      <w:r w:rsidR="00422740" w:rsidRPr="00D47637">
        <w:rPr>
          <w:rFonts w:ascii="Times New Roman" w:eastAsia="標楷體" w:hAnsi="Times New Roman" w:cs="Times New Roman" w:hint="eastAsia"/>
          <w:szCs w:val="24"/>
        </w:rPr>
        <w:t>基礎，設</w:t>
      </w:r>
      <w:r w:rsidR="00422740" w:rsidRPr="00D47637">
        <w:rPr>
          <w:rFonts w:ascii="Times New Roman" w:eastAsia="標楷體" w:hAnsi="Times New Roman" w:cs="Times New Roman" w:hint="eastAsia"/>
          <w:spacing w:val="5"/>
          <w:szCs w:val="24"/>
        </w:rPr>
        <w:t>置</w:t>
      </w:r>
      <w:r w:rsidR="00422740" w:rsidRPr="00D47637">
        <w:rPr>
          <w:rFonts w:ascii="Times New Roman" w:eastAsia="標楷體" w:hAnsi="Times New Roman" w:cs="Times New Roman"/>
          <w:szCs w:val="24"/>
        </w:rPr>
        <w:t>6-</w:t>
      </w:r>
      <w:proofErr w:type="gramStart"/>
      <w:r w:rsidR="00422740" w:rsidRPr="00D47637">
        <w:rPr>
          <w:rFonts w:ascii="Times New Roman" w:eastAsia="標楷體" w:hAnsi="Times New Roman" w:cs="Times New Roman"/>
          <w:szCs w:val="24"/>
        </w:rPr>
        <w:t>10</w:t>
      </w:r>
      <w:r w:rsidR="00422740" w:rsidRPr="00D47637">
        <w:rPr>
          <w:rFonts w:ascii="Times New Roman" w:eastAsia="標楷體" w:hAnsi="Times New Roman" w:cs="Times New Roman" w:hint="eastAsia"/>
          <w:szCs w:val="24"/>
        </w:rPr>
        <w:t>個樣點</w:t>
      </w:r>
      <w:proofErr w:type="gramEnd"/>
      <w:r w:rsidR="00422740" w:rsidRPr="00D47637">
        <w:rPr>
          <w:rFonts w:ascii="Times New Roman" w:eastAsia="標楷體" w:hAnsi="Times New Roman" w:cs="Times New Roman" w:hint="eastAsia"/>
          <w:szCs w:val="24"/>
        </w:rPr>
        <w:t>，每</w:t>
      </w:r>
      <w:proofErr w:type="gramStart"/>
      <w:r w:rsidR="00422740" w:rsidRPr="00D47637">
        <w:rPr>
          <w:rFonts w:ascii="Times New Roman" w:eastAsia="標楷體" w:hAnsi="Times New Roman" w:cs="Times New Roman" w:hint="eastAsia"/>
          <w:szCs w:val="24"/>
        </w:rPr>
        <w:t>個樣點</w:t>
      </w:r>
      <w:proofErr w:type="gramEnd"/>
      <w:r w:rsidR="00422740" w:rsidRPr="00D47637">
        <w:rPr>
          <w:rFonts w:ascii="Times New Roman" w:eastAsia="標楷體" w:hAnsi="Times New Roman" w:cs="Times New Roman" w:hint="eastAsia"/>
          <w:szCs w:val="24"/>
        </w:rPr>
        <w:t>的有效調查半徑</w:t>
      </w:r>
      <w:r w:rsidR="00422740" w:rsidRPr="00D47637">
        <w:rPr>
          <w:rFonts w:ascii="Times New Roman" w:eastAsia="標楷體" w:hAnsi="Times New Roman" w:cs="Times New Roman" w:hint="eastAsia"/>
          <w:spacing w:val="6"/>
          <w:szCs w:val="24"/>
        </w:rPr>
        <w:t>為</w:t>
      </w:r>
      <w:r w:rsidR="00422740" w:rsidRPr="00D47637">
        <w:rPr>
          <w:rFonts w:ascii="Times New Roman" w:eastAsia="標楷體" w:hAnsi="Times New Roman" w:cs="Times New Roman"/>
          <w:szCs w:val="24"/>
        </w:rPr>
        <w:t>100</w:t>
      </w:r>
      <w:r w:rsidR="00422740" w:rsidRPr="00D47637">
        <w:rPr>
          <w:rFonts w:ascii="Times New Roman" w:eastAsia="標楷體" w:hAnsi="Times New Roman" w:cs="Times New Roman" w:hint="eastAsia"/>
          <w:szCs w:val="24"/>
        </w:rPr>
        <w:t>公尺，</w:t>
      </w:r>
      <w:proofErr w:type="gramStart"/>
      <w:r w:rsidR="00422740" w:rsidRPr="00D47637">
        <w:rPr>
          <w:rFonts w:ascii="Times New Roman" w:eastAsia="標楷體" w:hAnsi="Times New Roman" w:cs="Times New Roman" w:hint="eastAsia"/>
          <w:szCs w:val="24"/>
        </w:rPr>
        <w:t>樣點之間相</w:t>
      </w:r>
      <w:r w:rsidR="00422740" w:rsidRPr="00D47637">
        <w:rPr>
          <w:rFonts w:ascii="Times New Roman" w:eastAsia="標楷體" w:hAnsi="Times New Roman" w:cs="Times New Roman" w:hint="eastAsia"/>
          <w:spacing w:val="5"/>
          <w:szCs w:val="24"/>
        </w:rPr>
        <w:t>隔</w:t>
      </w:r>
      <w:proofErr w:type="gramEnd"/>
      <w:r w:rsidR="00422740" w:rsidRPr="00D47637">
        <w:rPr>
          <w:rFonts w:ascii="Times New Roman" w:eastAsia="標楷體" w:hAnsi="Times New Roman" w:cs="Times New Roman"/>
          <w:szCs w:val="24"/>
        </w:rPr>
        <w:t>200</w:t>
      </w:r>
      <w:r w:rsidR="00422740" w:rsidRPr="00D47637">
        <w:rPr>
          <w:rFonts w:ascii="Times New Roman" w:eastAsia="標楷體" w:hAnsi="Times New Roman" w:cs="Times New Roman" w:hint="eastAsia"/>
          <w:szCs w:val="24"/>
        </w:rPr>
        <w:t>公尺以上，以避免重複記錄。在每年三月到六月，臺灣鳥類的主要繁殖季節，調查者於每</w:t>
      </w:r>
      <w:proofErr w:type="gramStart"/>
      <w:r w:rsidR="00422740" w:rsidRPr="00D47637">
        <w:rPr>
          <w:rFonts w:ascii="Times New Roman" w:eastAsia="標楷體" w:hAnsi="Times New Roman" w:cs="Times New Roman" w:hint="eastAsia"/>
          <w:szCs w:val="24"/>
        </w:rPr>
        <w:t>個</w:t>
      </w:r>
      <w:proofErr w:type="gramEnd"/>
      <w:r w:rsidR="00422740" w:rsidRPr="00D47637">
        <w:rPr>
          <w:rFonts w:ascii="Times New Roman" w:eastAsia="標楷體" w:hAnsi="Times New Roman" w:cs="Times New Roman" w:hint="eastAsia"/>
          <w:szCs w:val="24"/>
        </w:rPr>
        <w:t>樣區進</w:t>
      </w:r>
      <w:r w:rsidR="00422740" w:rsidRPr="00D47637">
        <w:rPr>
          <w:rFonts w:ascii="Times New Roman" w:eastAsia="標楷體" w:hAnsi="Times New Roman" w:cs="Times New Roman" w:hint="eastAsia"/>
          <w:spacing w:val="5"/>
          <w:szCs w:val="24"/>
        </w:rPr>
        <w:t>行</w:t>
      </w:r>
      <w:r w:rsidR="00422740" w:rsidRPr="00D47637">
        <w:rPr>
          <w:rFonts w:ascii="Times New Roman" w:eastAsia="標楷體" w:hAnsi="Times New Roman" w:cs="Times New Roman"/>
          <w:szCs w:val="24"/>
        </w:rPr>
        <w:t>2</w:t>
      </w:r>
      <w:r w:rsidR="00422740" w:rsidRPr="00D47637">
        <w:rPr>
          <w:rFonts w:ascii="Times New Roman" w:eastAsia="標楷體" w:hAnsi="Times New Roman" w:cs="Times New Roman" w:hint="eastAsia"/>
          <w:szCs w:val="24"/>
        </w:rPr>
        <w:t>次調查，每次</w:t>
      </w:r>
      <w:proofErr w:type="gramStart"/>
      <w:r w:rsidR="00422740" w:rsidRPr="00D47637">
        <w:rPr>
          <w:rFonts w:ascii="Times New Roman" w:eastAsia="標楷體" w:hAnsi="Times New Roman" w:cs="Times New Roman" w:hint="eastAsia"/>
          <w:szCs w:val="24"/>
        </w:rPr>
        <w:t>調查均於日出</w:t>
      </w:r>
      <w:proofErr w:type="gramEnd"/>
      <w:r w:rsidR="00422740" w:rsidRPr="00D47637">
        <w:rPr>
          <w:rFonts w:ascii="Times New Roman" w:eastAsia="標楷體" w:hAnsi="Times New Roman" w:cs="Times New Roman" w:hint="eastAsia"/>
          <w:spacing w:val="5"/>
          <w:szCs w:val="24"/>
        </w:rPr>
        <w:t>後</w:t>
      </w:r>
      <w:r w:rsidR="00422740" w:rsidRPr="00D47637">
        <w:rPr>
          <w:rFonts w:ascii="Times New Roman" w:eastAsia="標楷體" w:hAnsi="Times New Roman" w:cs="Times New Roman"/>
          <w:szCs w:val="24"/>
        </w:rPr>
        <w:t>4</w:t>
      </w:r>
      <w:r w:rsidR="00422740" w:rsidRPr="00D47637">
        <w:rPr>
          <w:rFonts w:ascii="Times New Roman" w:eastAsia="標楷體" w:hAnsi="Times New Roman" w:cs="Times New Roman" w:hint="eastAsia"/>
          <w:spacing w:val="-20"/>
          <w:szCs w:val="24"/>
        </w:rPr>
        <w:t>小</w:t>
      </w:r>
      <w:r w:rsidR="00422740" w:rsidRPr="00D47637">
        <w:rPr>
          <w:rFonts w:ascii="Times New Roman" w:eastAsia="標楷體" w:hAnsi="Times New Roman" w:cs="Times New Roman" w:hint="eastAsia"/>
          <w:szCs w:val="24"/>
        </w:rPr>
        <w:t>時內完成。調查者於每</w:t>
      </w:r>
      <w:proofErr w:type="gramStart"/>
      <w:r w:rsidR="00422740" w:rsidRPr="00D47637">
        <w:rPr>
          <w:rFonts w:ascii="Times New Roman" w:eastAsia="標楷體" w:hAnsi="Times New Roman" w:cs="Times New Roman" w:hint="eastAsia"/>
          <w:szCs w:val="24"/>
        </w:rPr>
        <w:t>個樣點</w:t>
      </w:r>
      <w:proofErr w:type="gramEnd"/>
      <w:r w:rsidR="00422740" w:rsidRPr="00D47637">
        <w:rPr>
          <w:rFonts w:ascii="Times New Roman" w:eastAsia="標楷體" w:hAnsi="Times New Roman" w:cs="Times New Roman" w:hint="eastAsia"/>
          <w:szCs w:val="24"/>
        </w:rPr>
        <w:t>停</w:t>
      </w:r>
      <w:r w:rsidR="00422740" w:rsidRPr="00D47637">
        <w:rPr>
          <w:rFonts w:ascii="Times New Roman" w:eastAsia="標楷體" w:hAnsi="Times New Roman" w:cs="Times New Roman" w:hint="eastAsia"/>
          <w:spacing w:val="5"/>
          <w:szCs w:val="24"/>
        </w:rPr>
        <w:t>留</w:t>
      </w:r>
      <w:r w:rsidR="00422740" w:rsidRPr="00D47637">
        <w:rPr>
          <w:rFonts w:ascii="Times New Roman" w:eastAsia="標楷體" w:hAnsi="Times New Roman" w:cs="Times New Roman"/>
          <w:szCs w:val="24"/>
        </w:rPr>
        <w:t>6</w:t>
      </w:r>
      <w:r w:rsidR="00422740" w:rsidRPr="00D47637">
        <w:rPr>
          <w:rFonts w:ascii="Times New Roman" w:eastAsia="標楷體" w:hAnsi="Times New Roman" w:cs="Times New Roman" w:hint="eastAsia"/>
          <w:szCs w:val="24"/>
        </w:rPr>
        <w:t>分鐘，並依據時段與距離區段，記錄發</w:t>
      </w:r>
      <w:r w:rsidR="00422740" w:rsidRPr="00D47637">
        <w:rPr>
          <w:rFonts w:ascii="Times New Roman" w:eastAsia="標楷體" w:hAnsi="Times New Roman" w:cs="Times New Roman" w:hint="eastAsia"/>
          <w:spacing w:val="5"/>
          <w:szCs w:val="24"/>
        </w:rPr>
        <w:t>現</w:t>
      </w:r>
      <w:r w:rsidR="00422740" w:rsidRPr="00D47637">
        <w:rPr>
          <w:rFonts w:ascii="Times New Roman" w:eastAsia="標楷體" w:hAnsi="Times New Roman" w:cs="Times New Roman"/>
          <w:spacing w:val="-3"/>
          <w:szCs w:val="24"/>
        </w:rPr>
        <w:t>(</w:t>
      </w:r>
      <w:r w:rsidR="00422740" w:rsidRPr="00D47637">
        <w:rPr>
          <w:rFonts w:ascii="Times New Roman" w:eastAsia="標楷體" w:hAnsi="Times New Roman" w:cs="Times New Roman" w:hint="eastAsia"/>
          <w:szCs w:val="24"/>
        </w:rPr>
        <w:t>包含看到和聽</w:t>
      </w:r>
      <w:r w:rsidR="00422740" w:rsidRPr="00D47637">
        <w:rPr>
          <w:rFonts w:ascii="Times New Roman" w:eastAsia="標楷體" w:hAnsi="Times New Roman" w:cs="Times New Roman" w:hint="eastAsia"/>
          <w:spacing w:val="5"/>
          <w:szCs w:val="24"/>
        </w:rPr>
        <w:t>到</w:t>
      </w:r>
      <w:r w:rsidR="00422740" w:rsidRPr="00D47637">
        <w:rPr>
          <w:rFonts w:ascii="Times New Roman" w:eastAsia="標楷體" w:hAnsi="Times New Roman" w:cs="Times New Roman"/>
          <w:spacing w:val="-27"/>
          <w:szCs w:val="24"/>
        </w:rPr>
        <w:t>)</w:t>
      </w:r>
      <w:r w:rsidR="00422740" w:rsidRPr="00D47637">
        <w:rPr>
          <w:rFonts w:ascii="Times New Roman" w:eastAsia="標楷體" w:hAnsi="Times New Roman" w:cs="Times New Roman" w:hint="eastAsia"/>
          <w:szCs w:val="24"/>
        </w:rPr>
        <w:t>的鳥種和數量。</w:t>
      </w:r>
    </w:p>
    <w:p w14:paraId="70F705CA" w14:textId="77777777" w:rsidR="004D190E" w:rsidRPr="00D47637" w:rsidRDefault="004D190E" w:rsidP="004D190E">
      <w:pPr>
        <w:spacing w:line="360" w:lineRule="auto"/>
        <w:jc w:val="both"/>
        <w:rPr>
          <w:rFonts w:ascii="Times New Roman" w:eastAsia="標楷體" w:hAnsi="Times New Roman" w:cs="Times New Roman"/>
        </w:rPr>
      </w:pPr>
    </w:p>
    <w:p w14:paraId="37C90DEA" w14:textId="5369ADED" w:rsidR="005F5697" w:rsidRPr="00D47637" w:rsidRDefault="005F5697" w:rsidP="00A02A00">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二</w:t>
      </w:r>
      <w:r w:rsidRPr="00D47637">
        <w:rPr>
          <w:rFonts w:ascii="Times New Roman" w:eastAsia="標楷體" w:hAnsi="Times New Roman" w:cs="Times New Roman"/>
          <w:b/>
          <w:sz w:val="28"/>
        </w:rPr>
        <w:t xml:space="preserve">) </w:t>
      </w:r>
      <w:r w:rsidR="00985059"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回傳</w:t>
      </w:r>
    </w:p>
    <w:p w14:paraId="18423717" w14:textId="2A4F6AF6" w:rsidR="00985059" w:rsidRPr="00D47637" w:rsidRDefault="00985059" w:rsidP="00A02A00">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hint="eastAsia"/>
        </w:rPr>
        <w:t>調查完成之後，各</w:t>
      </w:r>
      <w:r w:rsidR="00F37ACD" w:rsidRPr="00D47637">
        <w:rPr>
          <w:rFonts w:ascii="Times New Roman" w:eastAsia="標楷體" w:hAnsi="Times New Roman" w:cs="Times New Roman" w:hint="eastAsia"/>
        </w:rPr>
        <w:t>分署</w:t>
      </w:r>
      <w:r w:rsidRPr="00D47637">
        <w:rPr>
          <w:rFonts w:ascii="Times New Roman" w:eastAsia="標楷體" w:hAnsi="Times New Roman" w:cs="Times New Roman" w:hint="eastAsia"/>
        </w:rPr>
        <w:t>將以下</w:t>
      </w:r>
      <w:r w:rsidR="0015110F" w:rsidRPr="00D47637">
        <w:rPr>
          <w:rFonts w:ascii="Times New Roman" w:eastAsia="標楷體" w:hAnsi="Times New Roman" w:cs="Times New Roman"/>
        </w:rPr>
        <w:t>5</w:t>
      </w:r>
      <w:r w:rsidRPr="00D47637">
        <w:rPr>
          <w:rFonts w:ascii="Times New Roman" w:eastAsia="標楷體" w:hAnsi="Times New Roman" w:cs="Times New Roman" w:hint="eastAsia"/>
        </w:rPr>
        <w:t>項檔案回傳給</w:t>
      </w:r>
      <w:r w:rsidR="00B737C9" w:rsidRPr="00D47637">
        <w:rPr>
          <w:rFonts w:ascii="Times New Roman" w:eastAsia="標楷體" w:hAnsi="Times New Roman" w:cs="Times New Roman" w:hint="eastAsia"/>
        </w:rPr>
        <w:t>生多所</w:t>
      </w:r>
      <w:r w:rsidRPr="00D47637">
        <w:rPr>
          <w:rFonts w:ascii="Times New Roman" w:eastAsia="標楷體" w:hAnsi="Times New Roman" w:cs="Times New Roman" w:hint="eastAsia"/>
        </w:rPr>
        <w:t>。</w:t>
      </w:r>
    </w:p>
    <w:p w14:paraId="517D791D" w14:textId="053D338E" w:rsidR="004D190E" w:rsidRPr="00DC66F5" w:rsidRDefault="00E56308" w:rsidP="00CC6E2F">
      <w:pPr>
        <w:spacing w:line="360" w:lineRule="auto"/>
        <w:jc w:val="center"/>
        <w:rPr>
          <w:rFonts w:ascii="Times New Roman" w:eastAsia="標楷體" w:hAnsi="Times New Roman" w:cs="Times New Roman"/>
          <w:color w:val="4472C4" w:themeColor="accent5"/>
        </w:rPr>
      </w:pPr>
      <w:commentRangeStart w:id="15"/>
      <w:r w:rsidRPr="00DC66F5">
        <w:rPr>
          <w:rFonts w:ascii="Times New Roman" w:eastAsia="標楷體" w:hAnsi="Times New Roman" w:cs="Times New Roman"/>
          <w:noProof/>
          <w:color w:val="4472C4" w:themeColor="accent5"/>
        </w:rPr>
        <w:drawing>
          <wp:inline distT="0" distB="0" distL="0" distR="0" wp14:anchorId="49EED0A7" wp14:editId="509C568F">
            <wp:extent cx="2736758" cy="3818915"/>
            <wp:effectExtent l="0" t="0" r="6985"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圖片 6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736758" cy="3818915"/>
                    </a:xfrm>
                    <a:prstGeom prst="rect">
                      <a:avLst/>
                    </a:prstGeom>
                    <a:noFill/>
                    <a:ln>
                      <a:noFill/>
                    </a:ln>
                  </pic:spPr>
                </pic:pic>
              </a:graphicData>
            </a:graphic>
          </wp:inline>
        </w:drawing>
      </w:r>
      <w:commentRangeEnd w:id="15"/>
      <w:r w:rsidR="000F270A">
        <w:rPr>
          <w:rStyle w:val="af0"/>
        </w:rPr>
        <w:commentReference w:id="15"/>
      </w:r>
    </w:p>
    <w:p w14:paraId="78F25A05" w14:textId="77777777" w:rsidR="00E17549" w:rsidRPr="00DC66F5" w:rsidRDefault="00E17549" w:rsidP="00CC6E2F">
      <w:pPr>
        <w:spacing w:line="360" w:lineRule="auto"/>
        <w:jc w:val="center"/>
        <w:rPr>
          <w:rFonts w:ascii="Times New Roman" w:eastAsia="標楷體" w:hAnsi="Times New Roman" w:cs="Times New Roman"/>
          <w:color w:val="4472C4" w:themeColor="accent5"/>
        </w:rPr>
      </w:pPr>
    </w:p>
    <w:p w14:paraId="797F6ADE" w14:textId="77777777" w:rsidR="00985059" w:rsidRPr="00D47637" w:rsidRDefault="005F5697" w:rsidP="005F5697">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三</w:t>
      </w:r>
      <w:r w:rsidRPr="00D47637">
        <w:rPr>
          <w:rFonts w:ascii="Times New Roman" w:eastAsia="標楷體" w:hAnsi="Times New Roman" w:cs="Times New Roman"/>
          <w:b/>
          <w:sz w:val="28"/>
        </w:rPr>
        <w:t xml:space="preserve">) </w:t>
      </w:r>
      <w:r w:rsidR="00985059"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檢核</w:t>
      </w:r>
    </w:p>
    <w:p w14:paraId="3190A46C" w14:textId="42DDE34B"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臺灣繁殖鳥類調查資料分為兩個層次檢核，第一層次先針對在樣區內記錄到的鳥種，依照研究人員野外調查經驗和目前已</w:t>
      </w:r>
      <w:proofErr w:type="gramStart"/>
      <w:r w:rsidRPr="00D47637">
        <w:rPr>
          <w:rFonts w:ascii="Times New Roman" w:eastAsia="標楷體" w:hAnsi="Times New Roman" w:cs="Times New Roman" w:hint="eastAsia"/>
          <w:szCs w:val="24"/>
        </w:rPr>
        <w:t>知各鳥種</w:t>
      </w:r>
      <w:proofErr w:type="gramEnd"/>
      <w:r w:rsidRPr="00D47637">
        <w:rPr>
          <w:rFonts w:ascii="Times New Roman" w:eastAsia="標楷體" w:hAnsi="Times New Roman" w:cs="Times New Roman" w:hint="eastAsia"/>
          <w:szCs w:val="24"/>
        </w:rPr>
        <w:t>的地理分布特性，刪除鳥種紀錄有錯誤的資料。鳥種紀錄合格的資料，則進入第二層次的資料檢核。亦即依照</w:t>
      </w:r>
      <w:r w:rsidR="00B31CEE" w:rsidRPr="00D47637">
        <w:rPr>
          <w:rFonts w:ascii="Times New Roman" w:eastAsia="標楷體" w:hAnsi="Times New Roman" w:cs="Times New Roman"/>
          <w:szCs w:val="24"/>
        </w:rPr>
        <w:t>BBS Taiwan</w:t>
      </w:r>
      <w:r w:rsidRPr="00D47637">
        <w:rPr>
          <w:rFonts w:ascii="Times New Roman" w:eastAsia="標楷體" w:hAnsi="Times New Roman" w:cs="Times New Roman" w:hint="eastAsia"/>
          <w:szCs w:val="24"/>
        </w:rPr>
        <w:t>資料需求的標準進</w:t>
      </w:r>
      <w:r w:rsidRPr="00D47637">
        <w:rPr>
          <w:rFonts w:ascii="Times New Roman" w:eastAsia="標楷體" w:hAnsi="Times New Roman" w:cs="Times New Roman" w:hint="eastAsia"/>
          <w:spacing w:val="6"/>
          <w:szCs w:val="24"/>
        </w:rPr>
        <w:t>行</w:t>
      </w:r>
      <w:r w:rsidRPr="00D47637">
        <w:rPr>
          <w:rFonts w:ascii="Times New Roman" w:eastAsia="標楷體" w:hAnsi="Times New Roman" w:cs="Times New Roman"/>
          <w:spacing w:val="-7"/>
          <w:szCs w:val="24"/>
        </w:rPr>
        <w:t>6</w:t>
      </w:r>
      <w:r w:rsidRPr="00D47637">
        <w:rPr>
          <w:rFonts w:ascii="Times New Roman" w:eastAsia="標楷體" w:hAnsi="Times New Roman" w:cs="Times New Roman" w:hint="eastAsia"/>
          <w:szCs w:val="24"/>
        </w:rPr>
        <w:t>個項目的檢核，並將調查資料分為優等、有疑慮和待加強</w:t>
      </w:r>
      <w:r w:rsidRPr="00D47637">
        <w:rPr>
          <w:rFonts w:ascii="Times New Roman" w:eastAsia="標楷體" w:hAnsi="Times New Roman" w:cs="Times New Roman" w:hint="eastAsia"/>
          <w:spacing w:val="2"/>
          <w:szCs w:val="24"/>
        </w:rPr>
        <w:t>等</w:t>
      </w:r>
      <w:r w:rsidRPr="00D47637">
        <w:rPr>
          <w:rFonts w:ascii="Times New Roman" w:eastAsia="標楷體" w:hAnsi="Times New Roman" w:cs="Times New Roman"/>
          <w:spacing w:val="-2"/>
          <w:szCs w:val="24"/>
        </w:rPr>
        <w:t>3</w:t>
      </w:r>
      <w:r w:rsidRPr="00D47637">
        <w:rPr>
          <w:rFonts w:ascii="Times New Roman" w:eastAsia="標楷體" w:hAnsi="Times New Roman" w:cs="Times New Roman" w:hint="eastAsia"/>
          <w:spacing w:val="-3"/>
          <w:szCs w:val="24"/>
        </w:rPr>
        <w:t>個等級。</w:t>
      </w:r>
      <w:r w:rsidRPr="00D47637">
        <w:rPr>
          <w:rFonts w:ascii="Times New Roman" w:eastAsia="標楷體" w:hAnsi="Times New Roman" w:cs="Times New Roman" w:hint="eastAsia"/>
          <w:szCs w:val="24"/>
        </w:rPr>
        <w:t>詳見以下的流程圖表。</w:t>
      </w:r>
    </w:p>
    <w:p w14:paraId="00ADD0CE" w14:textId="62683A76" w:rsidR="000F4EBC" w:rsidRPr="00DC66F5" w:rsidRDefault="00823216" w:rsidP="00140906">
      <w:pPr>
        <w:spacing w:line="360" w:lineRule="auto"/>
        <w:jc w:val="both"/>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drawing>
          <wp:inline distT="0" distB="0" distL="0" distR="0" wp14:anchorId="03B8C47D" wp14:editId="10ECBEB9">
            <wp:extent cx="4900231" cy="6926687"/>
            <wp:effectExtent l="0" t="0" r="0" b="762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圖片 6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900231" cy="6926687"/>
                    </a:xfrm>
                    <a:prstGeom prst="rect">
                      <a:avLst/>
                    </a:prstGeom>
                    <a:noFill/>
                    <a:ln>
                      <a:noFill/>
                    </a:ln>
                  </pic:spPr>
                </pic:pic>
              </a:graphicData>
            </a:graphic>
          </wp:inline>
        </w:drawing>
      </w:r>
    </w:p>
    <w:p w14:paraId="7578E270" w14:textId="77777777" w:rsidR="004F77BF" w:rsidRPr="00DC66F5" w:rsidRDefault="004F77BF" w:rsidP="00140906">
      <w:pPr>
        <w:spacing w:line="360" w:lineRule="auto"/>
        <w:jc w:val="both"/>
        <w:rPr>
          <w:rFonts w:ascii="Times New Roman" w:eastAsia="標楷體" w:hAnsi="Times New Roman" w:cs="Times New Roman"/>
          <w:color w:val="4472C4" w:themeColor="accent5"/>
        </w:rPr>
      </w:pPr>
    </w:p>
    <w:p w14:paraId="26F8684C" w14:textId="61E8CE5A" w:rsidR="00615463" w:rsidRPr="00D47637" w:rsidRDefault="00615463" w:rsidP="00A02A00">
      <w:pPr>
        <w:spacing w:line="360" w:lineRule="auto"/>
        <w:jc w:val="both"/>
        <w:rPr>
          <w:rFonts w:ascii="Times New Roman" w:eastAsia="標楷體" w:hAnsi="Times New Roman" w:cs="Times New Roman"/>
          <w:b/>
          <w:sz w:val="28"/>
        </w:rPr>
      </w:pPr>
      <w:bookmarkStart w:id="16" w:name="_Toc93566544"/>
      <w:r w:rsidRPr="00D47637">
        <w:rPr>
          <w:rFonts w:ascii="Times New Roman" w:eastAsia="標楷體" w:hAnsi="Times New Roman" w:cs="Times New Roman"/>
          <w:b/>
          <w:sz w:val="28"/>
        </w:rPr>
        <w:t>(</w:t>
      </w:r>
      <w:r w:rsidR="008F3C3A" w:rsidRPr="00D47637">
        <w:rPr>
          <w:rFonts w:ascii="Times New Roman" w:eastAsia="標楷體" w:hAnsi="Times New Roman" w:cs="Times New Roman" w:hint="eastAsia"/>
          <w:b/>
          <w:sz w:val="28"/>
        </w:rPr>
        <w:t>四</w:t>
      </w:r>
      <w:r w:rsidRPr="00D47637">
        <w:rPr>
          <w:rFonts w:ascii="Times New Roman" w:eastAsia="標楷體" w:hAnsi="Times New Roman" w:cs="Times New Roman"/>
          <w:b/>
          <w:sz w:val="28"/>
        </w:rPr>
        <w:t xml:space="preserve">) </w:t>
      </w:r>
      <w:r w:rsidRPr="00D47637">
        <w:rPr>
          <w:rFonts w:ascii="Times New Roman" w:eastAsia="標楷體" w:hAnsi="Times New Roman" w:cs="Times New Roman" w:hint="eastAsia"/>
          <w:b/>
          <w:sz w:val="28"/>
        </w:rPr>
        <w:t>資料彙算與統計分析</w:t>
      </w:r>
      <w:bookmarkEnd w:id="16"/>
    </w:p>
    <w:p w14:paraId="596C939C" w14:textId="0CA4E994"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彙整通過第一層檢核之資料後，製作記錄到的鳥種淸單。接著，在第二層的檢核，將調查資料分</w:t>
      </w:r>
      <w:r w:rsidRPr="00D47637">
        <w:rPr>
          <w:rFonts w:ascii="Times New Roman" w:eastAsia="標楷體" w:hAnsi="Times New Roman" w:cs="Times New Roman" w:hint="eastAsia"/>
          <w:spacing w:val="5"/>
          <w:szCs w:val="24"/>
        </w:rPr>
        <w:t>成</w:t>
      </w:r>
      <w:r w:rsidRPr="00D47637">
        <w:rPr>
          <w:rFonts w:ascii="Times New Roman" w:eastAsia="標楷體" w:hAnsi="Times New Roman" w:cs="Times New Roman"/>
          <w:szCs w:val="24"/>
        </w:rPr>
        <w:t>3</w:t>
      </w:r>
      <w:r w:rsidRPr="00D47637">
        <w:rPr>
          <w:rFonts w:ascii="Times New Roman" w:eastAsia="標楷體" w:hAnsi="Times New Roman" w:cs="Times New Roman" w:hint="eastAsia"/>
          <w:spacing w:val="5"/>
          <w:szCs w:val="24"/>
        </w:rPr>
        <w:t>級</w:t>
      </w:r>
      <w:r w:rsidRPr="00D47637">
        <w:rPr>
          <w:rFonts w:ascii="Times New Roman" w:eastAsia="標楷體" w:hAnsi="Times New Roman" w:cs="Times New Roman"/>
          <w:spacing w:val="-3"/>
          <w:szCs w:val="24"/>
        </w:rPr>
        <w:t>(</w:t>
      </w:r>
      <w:r w:rsidRPr="00D47637">
        <w:rPr>
          <w:rFonts w:ascii="Times New Roman" w:eastAsia="標楷體" w:hAnsi="Times New Roman" w:cs="Times New Roman" w:hint="eastAsia"/>
          <w:szCs w:val="24"/>
        </w:rPr>
        <w:t>請參考資料檢核流程圖的說</w:t>
      </w:r>
      <w:r w:rsidRPr="00D47637">
        <w:rPr>
          <w:rFonts w:ascii="Times New Roman" w:eastAsia="標楷體" w:hAnsi="Times New Roman" w:cs="Times New Roman" w:hint="eastAsia"/>
          <w:spacing w:val="5"/>
          <w:szCs w:val="24"/>
        </w:rPr>
        <w:t>明</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，其中調查資料品質最好的優等資料，代表該樣區之調查者具有足夠的鳥類辨識功力，可以辨識出在該樣區活動的大部分鳥類，所得到的資料能夠代表該樣區的鳥種紀錄，符</w:t>
      </w:r>
      <w:r w:rsidRPr="00D47637">
        <w:rPr>
          <w:rFonts w:ascii="Times New Roman" w:eastAsia="標楷體" w:hAnsi="Times New Roman" w:cs="Times New Roman" w:hint="eastAsia"/>
          <w:spacing w:val="6"/>
          <w:szCs w:val="24"/>
        </w:rPr>
        <w:t>合</w:t>
      </w:r>
      <w:r w:rsidR="00B31CEE" w:rsidRPr="00D47637">
        <w:rPr>
          <w:rFonts w:ascii="Times New Roman" w:eastAsia="標楷體" w:hAnsi="Times New Roman" w:cs="Times New Roman"/>
          <w:spacing w:val="-3"/>
          <w:szCs w:val="24"/>
        </w:rPr>
        <w:t>BBS Taiwan</w:t>
      </w:r>
      <w:r w:rsidRPr="00D47637">
        <w:rPr>
          <w:rFonts w:ascii="Times New Roman" w:eastAsia="標楷體" w:hAnsi="Times New Roman" w:cs="Times New Roman" w:hint="eastAsia"/>
          <w:szCs w:val="24"/>
        </w:rPr>
        <w:t>要求的資料標準。後續會將前述優等樣區的調查資料，進一步區分為全</w:t>
      </w: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及</w:t>
      </w:r>
      <w:r w:rsidR="0085395C">
        <w:rPr>
          <w:rFonts w:ascii="Times New Roman" w:eastAsia="標楷體" w:hAnsi="Times New Roman" w:cs="Times New Roman" w:hint="eastAsia"/>
          <w:szCs w:val="24"/>
        </w:rPr>
        <w:t>各</w:t>
      </w:r>
      <w:r w:rsidRPr="00D47637">
        <w:rPr>
          <w:rFonts w:ascii="Times New Roman" w:eastAsia="標楷體" w:hAnsi="Times New Roman" w:cs="Times New Roman" w:hint="eastAsia"/>
          <w:szCs w:val="24"/>
        </w:rPr>
        <w:t>海拔段等不同的空間尺度分析，列出各空間尺度調查到的鳥類名錄、</w:t>
      </w:r>
      <w:proofErr w:type="gramStart"/>
      <w:r w:rsidRPr="00D47637">
        <w:rPr>
          <w:rFonts w:ascii="Times New Roman" w:eastAsia="標楷體" w:hAnsi="Times New Roman" w:cs="Times New Roman" w:hint="eastAsia"/>
          <w:szCs w:val="24"/>
        </w:rPr>
        <w:t>各鳥種</w:t>
      </w:r>
      <w:proofErr w:type="gramEnd"/>
      <w:r w:rsidRPr="00D47637">
        <w:rPr>
          <w:rFonts w:ascii="Times New Roman" w:eastAsia="標楷體" w:hAnsi="Times New Roman" w:cs="Times New Roman" w:hint="eastAsia"/>
          <w:szCs w:val="24"/>
        </w:rPr>
        <w:t>的數量與出現樣區占比；</w:t>
      </w:r>
      <w:proofErr w:type="gramStart"/>
      <w:r w:rsidRPr="00D47637">
        <w:rPr>
          <w:rFonts w:ascii="Times New Roman" w:eastAsia="標楷體" w:hAnsi="Times New Roman" w:cs="Times New Roman" w:hint="eastAsia"/>
          <w:szCs w:val="24"/>
        </w:rPr>
        <w:t>此外，</w:t>
      </w:r>
      <w:proofErr w:type="gramEnd"/>
      <w:r w:rsidRPr="00D47637">
        <w:rPr>
          <w:rFonts w:ascii="Times New Roman" w:eastAsia="標楷體" w:hAnsi="Times New Roman" w:cs="Times New Roman" w:hint="eastAsia"/>
          <w:szCs w:val="24"/>
        </w:rPr>
        <w:t>亦列出各分署調查到的鳥類名錄</w:t>
      </w:r>
      <w:proofErr w:type="gramStart"/>
      <w:r w:rsidRPr="00D47637">
        <w:rPr>
          <w:rFonts w:ascii="Times New Roman" w:eastAsia="標楷體" w:hAnsi="Times New Roman" w:cs="Times New Roman" w:hint="eastAsia"/>
          <w:szCs w:val="24"/>
        </w:rPr>
        <w:t>與各鳥種</w:t>
      </w:r>
      <w:proofErr w:type="gramEnd"/>
      <w:r w:rsidRPr="00D47637">
        <w:rPr>
          <w:rFonts w:ascii="Times New Roman" w:eastAsia="標楷體" w:hAnsi="Times New Roman" w:cs="Times New Roman" w:hint="eastAsia"/>
          <w:szCs w:val="24"/>
        </w:rPr>
        <w:t>的數量。</w:t>
      </w:r>
    </w:p>
    <w:p w14:paraId="4B757689" w14:textId="77777777" w:rsidR="00B616A5" w:rsidRPr="00DC66F5" w:rsidRDefault="00B616A5" w:rsidP="00140906">
      <w:pPr>
        <w:spacing w:line="360" w:lineRule="auto"/>
        <w:jc w:val="both"/>
        <w:rPr>
          <w:rFonts w:ascii="Times New Roman" w:eastAsia="標楷體" w:hAnsi="Times New Roman" w:cs="Times New Roman"/>
          <w:color w:val="4472C4" w:themeColor="accent5"/>
        </w:rPr>
      </w:pPr>
    </w:p>
    <w:p w14:paraId="46AE0352" w14:textId="466E8F2E" w:rsidR="007F670C" w:rsidRPr="00D47637" w:rsidRDefault="002164A6" w:rsidP="001B1519">
      <w:pPr>
        <w:spacing w:line="360" w:lineRule="auto"/>
        <w:jc w:val="both"/>
        <w:outlineLvl w:val="0"/>
        <w:rPr>
          <w:rFonts w:ascii="Times New Roman" w:eastAsia="標楷體" w:hAnsi="Times New Roman" w:cs="Times New Roman"/>
          <w:b/>
          <w:sz w:val="32"/>
        </w:rPr>
      </w:pPr>
      <w:bookmarkStart w:id="17" w:name="_Toc93566545"/>
      <w:r w:rsidRPr="00D47637">
        <w:rPr>
          <w:rFonts w:ascii="Times New Roman" w:eastAsia="標楷體" w:hAnsi="Times New Roman" w:cs="Times New Roman" w:hint="eastAsia"/>
          <w:b/>
          <w:sz w:val="32"/>
        </w:rPr>
        <w:t>成</w:t>
      </w:r>
      <w:r w:rsidR="007F670C" w:rsidRPr="00D47637">
        <w:rPr>
          <w:rFonts w:ascii="Times New Roman" w:eastAsia="標楷體" w:hAnsi="Times New Roman" w:cs="Times New Roman" w:hint="eastAsia"/>
          <w:b/>
          <w:sz w:val="32"/>
        </w:rPr>
        <w:t>果</w:t>
      </w:r>
      <w:bookmarkEnd w:id="17"/>
    </w:p>
    <w:p w14:paraId="56A93BFF" w14:textId="43A5DE69" w:rsidR="0020720F" w:rsidRPr="00D47637" w:rsidRDefault="00A02A00" w:rsidP="00A02A00">
      <w:pPr>
        <w:spacing w:line="360" w:lineRule="auto"/>
        <w:jc w:val="both"/>
        <w:outlineLvl w:val="1"/>
        <w:rPr>
          <w:rFonts w:ascii="Times New Roman" w:eastAsia="標楷體" w:hAnsi="Times New Roman" w:cs="Times New Roman"/>
          <w:b/>
          <w:sz w:val="28"/>
          <w:szCs w:val="28"/>
        </w:rPr>
      </w:pPr>
      <w:bookmarkStart w:id="18" w:name="_Toc93566546"/>
      <w:r w:rsidRPr="00D47637">
        <w:rPr>
          <w:rFonts w:ascii="Times New Roman" w:eastAsia="標楷體" w:hAnsi="Times New Roman" w:cs="Times New Roman" w:hint="eastAsia"/>
          <w:b/>
          <w:sz w:val="28"/>
          <w:szCs w:val="28"/>
        </w:rPr>
        <w:t>一、臺灣獼猴監測</w:t>
      </w:r>
      <w:bookmarkEnd w:id="18"/>
      <w:r w:rsidRPr="00D47637">
        <w:rPr>
          <w:rFonts w:ascii="Times New Roman" w:eastAsia="標楷體" w:hAnsi="Times New Roman" w:cs="Times New Roman" w:hint="eastAsia"/>
          <w:b/>
          <w:sz w:val="28"/>
          <w:szCs w:val="28"/>
        </w:rPr>
        <w:t>成果</w:t>
      </w:r>
    </w:p>
    <w:p w14:paraId="13FE04D0" w14:textId="33567E42" w:rsidR="00422740" w:rsidRPr="00D47637" w:rsidRDefault="00422740" w:rsidP="00422740">
      <w:pPr>
        <w:spacing w:line="360" w:lineRule="auto"/>
        <w:rPr>
          <w:rFonts w:ascii="Times New Roman" w:eastAsia="標楷體" w:hAnsi="Times New Roman" w:cs="Times New Roman"/>
          <w:spacing w:val="-2"/>
          <w:szCs w:val="24"/>
        </w:rPr>
      </w:pPr>
      <w:r w:rsidRPr="00D47637">
        <w:rPr>
          <w:rFonts w:ascii="Times New Roman" w:eastAsia="標楷體" w:hAnsi="Times New Roman" w:cs="Times New Roman"/>
          <w:szCs w:val="24"/>
        </w:rPr>
        <w:t>202</w:t>
      </w:r>
      <w:r w:rsidR="003B138D" w:rsidRPr="00D47637">
        <w:rPr>
          <w:rFonts w:ascii="Times New Roman" w:eastAsia="標楷體" w:hAnsi="Times New Roman" w:cs="Times New Roman"/>
          <w:spacing w:val="-2"/>
          <w:szCs w:val="24"/>
        </w:rPr>
        <w:t>5</w:t>
      </w:r>
      <w:r w:rsidRPr="00D47637">
        <w:rPr>
          <w:rFonts w:ascii="Times New Roman" w:eastAsia="標楷體" w:hAnsi="Times New Roman" w:cs="Times New Roman" w:hint="eastAsia"/>
          <w:szCs w:val="24"/>
        </w:rPr>
        <w:t>年</w:t>
      </w:r>
      <w:r w:rsidRPr="00D47637">
        <w:rPr>
          <w:rFonts w:ascii="Times New Roman" w:eastAsia="標楷體" w:hAnsi="Times New Roman" w:cs="Times New Roman" w:hint="eastAsia"/>
          <w:spacing w:val="1"/>
          <w:szCs w:val="24"/>
        </w:rPr>
        <w:t>在</w:t>
      </w:r>
      <w:proofErr w:type="gramStart"/>
      <w:r w:rsidRPr="00D47637">
        <w:rPr>
          <w:rFonts w:ascii="Times New Roman" w:eastAsia="標楷體" w:hAnsi="Times New Roman" w:cs="Times New Roman"/>
          <w:szCs w:val="24"/>
        </w:rPr>
        <w:t>4</w:t>
      </w:r>
      <w:r w:rsidR="003B138D" w:rsidRPr="00D47637">
        <w:rPr>
          <w:rFonts w:ascii="Times New Roman" w:eastAsia="標楷體" w:hAnsi="Times New Roman" w:cs="Times New Roman"/>
          <w:szCs w:val="24"/>
        </w:rPr>
        <w:t>32</w:t>
      </w:r>
      <w:r w:rsidRPr="00D47637">
        <w:rPr>
          <w:rFonts w:ascii="Times New Roman" w:eastAsia="標楷體" w:hAnsi="Times New Roman" w:cs="Times New Roman" w:hint="eastAsia"/>
          <w:szCs w:val="24"/>
        </w:rPr>
        <w:t>位護管員</w:t>
      </w:r>
      <w:proofErr w:type="gramEnd"/>
      <w:r w:rsidRPr="00D47637">
        <w:rPr>
          <w:rFonts w:ascii="Times New Roman" w:eastAsia="標楷體" w:hAnsi="Times New Roman" w:cs="Times New Roman" w:hint="eastAsia"/>
          <w:szCs w:val="24"/>
        </w:rPr>
        <w:t>的參與下，調查</w:t>
      </w:r>
      <w:r w:rsidRPr="00D47637">
        <w:rPr>
          <w:rFonts w:ascii="Times New Roman" w:eastAsia="標楷體" w:hAnsi="Times New Roman" w:cs="Times New Roman" w:hint="eastAsia"/>
          <w:spacing w:val="2"/>
          <w:szCs w:val="24"/>
        </w:rPr>
        <w:t>了</w:t>
      </w:r>
      <w:r w:rsidRPr="00D47637">
        <w:rPr>
          <w:rFonts w:ascii="Times New Roman" w:eastAsia="標楷體" w:hAnsi="Times New Roman" w:cs="Times New Roman"/>
          <w:szCs w:val="24"/>
        </w:rPr>
        <w:t>39</w:t>
      </w:r>
      <w:r w:rsidR="003B138D" w:rsidRPr="00D47637">
        <w:rPr>
          <w:rFonts w:ascii="Times New Roman" w:eastAsia="標楷體" w:hAnsi="Times New Roman" w:cs="Times New Roman"/>
          <w:szCs w:val="24"/>
        </w:rPr>
        <w:t>4</w:t>
      </w:r>
      <w:r w:rsidRPr="00D47637">
        <w:rPr>
          <w:rFonts w:ascii="Times New Roman" w:eastAsia="標楷體" w:hAnsi="Times New Roman" w:cs="Times New Roman" w:hint="eastAsia"/>
          <w:spacing w:val="-20"/>
          <w:szCs w:val="24"/>
        </w:rPr>
        <w:t>個</w:t>
      </w:r>
      <w:r w:rsidRPr="00D47637">
        <w:rPr>
          <w:rFonts w:ascii="Times New Roman" w:eastAsia="標楷體" w:hAnsi="Times New Roman" w:cs="Times New Roman" w:hint="eastAsia"/>
          <w:szCs w:val="24"/>
        </w:rPr>
        <w:t>樣區，包括</w:t>
      </w:r>
      <w:r w:rsidRPr="00D47637">
        <w:rPr>
          <w:rFonts w:ascii="Times New Roman" w:eastAsia="標楷體" w:hAnsi="Times New Roman" w:cs="Times New Roman"/>
          <w:szCs w:val="24"/>
        </w:rPr>
        <w:t>2,</w:t>
      </w:r>
      <w:r w:rsidR="003B138D" w:rsidRPr="00D47637">
        <w:rPr>
          <w:rFonts w:ascii="Times New Roman" w:eastAsia="標楷體" w:hAnsi="Times New Roman" w:cs="Times New Roman"/>
          <w:szCs w:val="24"/>
        </w:rPr>
        <w:t>510</w:t>
      </w:r>
      <w:r w:rsidRPr="00D47637">
        <w:rPr>
          <w:rFonts w:ascii="Times New Roman" w:eastAsia="標楷體" w:hAnsi="Times New Roman" w:cs="Times New Roman" w:hint="eastAsia"/>
          <w:szCs w:val="24"/>
        </w:rPr>
        <w:t>個</w:t>
      </w:r>
      <w:proofErr w:type="gramStart"/>
      <w:r w:rsidRPr="00D47637">
        <w:rPr>
          <w:rFonts w:ascii="Times New Roman" w:eastAsia="標楷體" w:hAnsi="Times New Roman" w:cs="Times New Roman" w:hint="eastAsia"/>
          <w:szCs w:val="24"/>
        </w:rPr>
        <w:t>調查樣</w:t>
      </w:r>
      <w:r w:rsidRPr="00D47637">
        <w:rPr>
          <w:rFonts w:ascii="Times New Roman" w:eastAsia="標楷體" w:hAnsi="Times New Roman" w:cs="Times New Roman" w:hint="eastAsia"/>
          <w:spacing w:val="-2"/>
          <w:szCs w:val="24"/>
        </w:rPr>
        <w:t>點</w:t>
      </w:r>
      <w:proofErr w:type="gramEnd"/>
      <w:r w:rsidRPr="00D47637">
        <w:rPr>
          <w:rFonts w:ascii="Times New Roman" w:eastAsia="標楷體" w:hAnsi="Times New Roman" w:cs="Times New Roman" w:hint="eastAsia"/>
          <w:spacing w:val="-2"/>
          <w:szCs w:val="24"/>
        </w:rPr>
        <w:t>，</w:t>
      </w:r>
      <w:r w:rsidRPr="00D47637">
        <w:rPr>
          <w:rFonts w:ascii="Times New Roman" w:eastAsia="標楷體" w:hAnsi="Times New Roman" w:cs="Times New Roman"/>
          <w:spacing w:val="-2"/>
          <w:szCs w:val="24"/>
        </w:rPr>
        <w:t>2</w:t>
      </w:r>
      <w:r w:rsidRPr="00D47637">
        <w:rPr>
          <w:rFonts w:ascii="Times New Roman" w:eastAsia="標楷體" w:hAnsi="Times New Roman" w:cs="Times New Roman" w:hint="eastAsia"/>
          <w:spacing w:val="-2"/>
          <w:szCs w:val="24"/>
        </w:rPr>
        <w:t>次調查共計</w:t>
      </w:r>
      <w:r w:rsidRPr="00D47637">
        <w:rPr>
          <w:rFonts w:ascii="Times New Roman" w:eastAsia="標楷體" w:hAnsi="Times New Roman" w:cs="Times New Roman"/>
          <w:spacing w:val="-2"/>
          <w:szCs w:val="24"/>
        </w:rPr>
        <w:t>4,9</w:t>
      </w:r>
      <w:r w:rsidR="003B138D" w:rsidRPr="00D47637">
        <w:rPr>
          <w:rFonts w:ascii="Times New Roman" w:eastAsia="標楷體" w:hAnsi="Times New Roman" w:cs="Times New Roman"/>
          <w:spacing w:val="-2"/>
          <w:szCs w:val="24"/>
        </w:rPr>
        <w:t>54</w:t>
      </w:r>
      <w:r w:rsidRPr="00D47637">
        <w:rPr>
          <w:rFonts w:ascii="Times New Roman" w:eastAsia="標楷體" w:hAnsi="Times New Roman" w:cs="Times New Roman" w:hint="eastAsia"/>
          <w:spacing w:val="-2"/>
          <w:szCs w:val="24"/>
        </w:rPr>
        <w:t>個</w:t>
      </w:r>
      <w:proofErr w:type="gramStart"/>
      <w:r w:rsidRPr="00D47637">
        <w:rPr>
          <w:rFonts w:ascii="Times New Roman" w:eastAsia="標楷體" w:hAnsi="Times New Roman" w:cs="Times New Roman" w:hint="eastAsia"/>
          <w:spacing w:val="-2"/>
          <w:szCs w:val="24"/>
        </w:rPr>
        <w:t>樣點次</w:t>
      </w:r>
      <w:proofErr w:type="gramEnd"/>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pacing w:val="-2"/>
          <w:szCs w:val="24"/>
        </w:rPr>
        <w:t>筆</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pacing w:val="-2"/>
          <w:szCs w:val="24"/>
        </w:rPr>
        <w:t>的資料。經檢核後，</w:t>
      </w:r>
      <w:r w:rsidRPr="00D47637">
        <w:rPr>
          <w:rFonts w:ascii="Times New Roman" w:eastAsia="標楷體" w:hAnsi="Times New Roman" w:cs="Times New Roman"/>
          <w:spacing w:val="-2"/>
          <w:szCs w:val="24"/>
        </w:rPr>
        <w:t>202</w:t>
      </w:r>
      <w:r w:rsidR="003B138D" w:rsidRPr="00D47637">
        <w:rPr>
          <w:rFonts w:ascii="Times New Roman" w:eastAsia="標楷體" w:hAnsi="Times New Roman" w:cs="Times New Roman"/>
          <w:spacing w:val="-2"/>
          <w:szCs w:val="24"/>
        </w:rPr>
        <w:t>5</w:t>
      </w:r>
      <w:r w:rsidR="00D36D9E">
        <w:rPr>
          <w:rFonts w:ascii="Times New Roman" w:eastAsia="標楷體" w:hAnsi="Times New Roman" w:cs="Times New Roman" w:hint="eastAsia"/>
          <w:spacing w:val="-2"/>
          <w:szCs w:val="24"/>
        </w:rPr>
        <w:t>年符合標準的資料</w:t>
      </w:r>
      <w:r w:rsidRPr="00D47637">
        <w:rPr>
          <w:rFonts w:ascii="Times New Roman" w:eastAsia="標楷體" w:hAnsi="Times New Roman" w:cs="Times New Roman" w:hint="eastAsia"/>
          <w:spacing w:val="-2"/>
          <w:szCs w:val="24"/>
        </w:rPr>
        <w:t>為</w:t>
      </w:r>
      <w:r w:rsidRPr="00D47637">
        <w:rPr>
          <w:rFonts w:ascii="Times New Roman" w:eastAsia="標楷體" w:hAnsi="Times New Roman" w:cs="Times New Roman"/>
          <w:spacing w:val="-2"/>
          <w:szCs w:val="24"/>
        </w:rPr>
        <w:t>4,</w:t>
      </w:r>
      <w:r w:rsidR="003B138D" w:rsidRPr="00D47637">
        <w:rPr>
          <w:rFonts w:ascii="Times New Roman" w:eastAsia="標楷體" w:hAnsi="Times New Roman" w:cs="Times New Roman"/>
          <w:spacing w:val="-2"/>
          <w:szCs w:val="24"/>
        </w:rPr>
        <w:t>7</w:t>
      </w:r>
      <w:r w:rsidRPr="00D47637">
        <w:rPr>
          <w:rFonts w:ascii="Times New Roman" w:eastAsia="標楷體" w:hAnsi="Times New Roman" w:cs="Times New Roman"/>
          <w:spacing w:val="-2"/>
          <w:szCs w:val="24"/>
        </w:rPr>
        <w:t>5</w:t>
      </w:r>
      <w:r w:rsidR="003B138D" w:rsidRPr="00D47637">
        <w:rPr>
          <w:rFonts w:ascii="Times New Roman" w:eastAsia="標楷體" w:hAnsi="Times New Roman" w:cs="Times New Roman"/>
          <w:spacing w:val="-2"/>
          <w:szCs w:val="24"/>
        </w:rPr>
        <w:t>9</w:t>
      </w:r>
      <w:r w:rsidRPr="00D47637">
        <w:rPr>
          <w:rFonts w:ascii="Times New Roman" w:eastAsia="標楷體" w:hAnsi="Times New Roman" w:cs="Times New Roman" w:hint="eastAsia"/>
          <w:spacing w:val="-2"/>
          <w:szCs w:val="24"/>
        </w:rPr>
        <w:t>筆，是納入後續篩選和分析的資料。計畫執行</w:t>
      </w:r>
      <w:proofErr w:type="gramStart"/>
      <w:r w:rsidRPr="00D47637">
        <w:rPr>
          <w:rFonts w:ascii="Times New Roman" w:eastAsia="標楷體" w:hAnsi="Times New Roman" w:cs="Times New Roman" w:hint="eastAsia"/>
          <w:spacing w:val="-2"/>
          <w:szCs w:val="24"/>
        </w:rPr>
        <w:t>期間，</w:t>
      </w:r>
      <w:proofErr w:type="gramEnd"/>
      <w:r w:rsidRPr="00D47637">
        <w:rPr>
          <w:rFonts w:ascii="Times New Roman" w:eastAsia="標楷體" w:hAnsi="Times New Roman" w:cs="Times New Roman" w:hint="eastAsia"/>
          <w:spacing w:val="-2"/>
          <w:szCs w:val="24"/>
        </w:rPr>
        <w:t>持續針對調查操作方式加強培訓與說明，整體的資料正確率提升到</w:t>
      </w:r>
      <w:r w:rsidRPr="00D47637">
        <w:rPr>
          <w:rFonts w:ascii="Times New Roman" w:eastAsia="標楷體" w:hAnsi="Times New Roman" w:cs="Times New Roman"/>
          <w:spacing w:val="-2"/>
          <w:szCs w:val="24"/>
        </w:rPr>
        <w:t>9</w:t>
      </w:r>
      <w:r w:rsidR="003B138D" w:rsidRPr="00D47637">
        <w:rPr>
          <w:rFonts w:ascii="Times New Roman" w:eastAsia="標楷體" w:hAnsi="Times New Roman" w:cs="Times New Roman"/>
          <w:spacing w:val="-2"/>
          <w:szCs w:val="24"/>
        </w:rPr>
        <w:t>6</w:t>
      </w:r>
      <w:r w:rsidRPr="00D47637">
        <w:rPr>
          <w:rFonts w:ascii="Times New Roman" w:eastAsia="標楷體" w:hAnsi="Times New Roman" w:cs="Times New Roman"/>
          <w:spacing w:val="-2"/>
          <w:szCs w:val="24"/>
        </w:rPr>
        <w:t>.</w:t>
      </w:r>
      <w:r w:rsidR="003B138D" w:rsidRPr="00D47637">
        <w:rPr>
          <w:rFonts w:ascii="Times New Roman" w:eastAsia="標楷體" w:hAnsi="Times New Roman" w:cs="Times New Roman"/>
          <w:spacing w:val="-2"/>
          <w:szCs w:val="24"/>
        </w:rPr>
        <w:t>1</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pacing w:val="-2"/>
          <w:szCs w:val="24"/>
        </w:rPr>
        <w:t>。</w:t>
      </w:r>
    </w:p>
    <w:p w14:paraId="130B6D0B" w14:textId="77777777" w:rsidR="00422740" w:rsidRPr="00D47637" w:rsidRDefault="00422740" w:rsidP="00422740">
      <w:pPr>
        <w:spacing w:line="360" w:lineRule="auto"/>
        <w:rPr>
          <w:rFonts w:ascii="Times New Roman" w:eastAsia="標楷體" w:hAnsi="Times New Roman" w:cs="Times New Roman"/>
          <w:spacing w:val="-2"/>
          <w:szCs w:val="24"/>
        </w:rPr>
      </w:pPr>
    </w:p>
    <w:p w14:paraId="0B335C2D" w14:textId="7C03501A" w:rsidR="00846182" w:rsidRPr="00D47637" w:rsidRDefault="00422740" w:rsidP="00A02A00">
      <w:pPr>
        <w:spacing w:line="360" w:lineRule="auto"/>
        <w:jc w:val="both"/>
        <w:rPr>
          <w:rFonts w:ascii="Times New Roman" w:eastAsia="標楷體" w:hAnsi="Times New Roman" w:cs="Times New Roman"/>
          <w:spacing w:val="-2"/>
          <w:szCs w:val="24"/>
        </w:rPr>
      </w:pPr>
      <w:r w:rsidRPr="00D47637">
        <w:rPr>
          <w:rFonts w:ascii="Times New Roman" w:eastAsia="標楷體" w:hAnsi="Times New Roman" w:cs="Times New Roman" w:hint="eastAsia"/>
          <w:spacing w:val="-2"/>
          <w:szCs w:val="24"/>
        </w:rPr>
        <w:t>分析</w:t>
      </w:r>
      <w:r w:rsidRPr="00D47637">
        <w:rPr>
          <w:rFonts w:ascii="Times New Roman" w:eastAsia="標楷體" w:hAnsi="Times New Roman" w:cs="Times New Roman"/>
          <w:spacing w:val="-2"/>
          <w:szCs w:val="24"/>
        </w:rPr>
        <w:t>202</w:t>
      </w:r>
      <w:r w:rsidR="003B138D" w:rsidRPr="00D47637">
        <w:rPr>
          <w:rFonts w:ascii="Times New Roman" w:eastAsia="標楷體" w:hAnsi="Times New Roman" w:cs="Times New Roman"/>
          <w:spacing w:val="-2"/>
          <w:szCs w:val="24"/>
        </w:rPr>
        <w:t>5</w:t>
      </w:r>
      <w:r w:rsidRPr="00D47637">
        <w:rPr>
          <w:rFonts w:ascii="Times New Roman" w:eastAsia="標楷體" w:hAnsi="Times New Roman" w:cs="Times New Roman" w:hint="eastAsia"/>
          <w:spacing w:val="-2"/>
          <w:szCs w:val="24"/>
        </w:rPr>
        <w:t>年共</w:t>
      </w:r>
      <w:r w:rsidRPr="00D47637">
        <w:rPr>
          <w:rFonts w:ascii="Times New Roman" w:eastAsia="標楷體" w:hAnsi="Times New Roman" w:cs="Times New Roman"/>
          <w:spacing w:val="-2"/>
          <w:szCs w:val="24"/>
        </w:rPr>
        <w:t>2</w:t>
      </w:r>
      <w:r w:rsidRPr="00D47637">
        <w:rPr>
          <w:rFonts w:ascii="Times New Roman" w:eastAsia="標楷體" w:hAnsi="Times New Roman" w:cs="Times New Roman" w:hint="eastAsia"/>
          <w:spacing w:val="-2"/>
          <w:szCs w:val="24"/>
        </w:rPr>
        <w:t>個旅次的調查資料，每次調查</w:t>
      </w:r>
      <w:proofErr w:type="gramStart"/>
      <w:r w:rsidRPr="00D47637">
        <w:rPr>
          <w:rFonts w:ascii="Times New Roman" w:eastAsia="標楷體" w:hAnsi="Times New Roman" w:cs="Times New Roman" w:hint="eastAsia"/>
          <w:spacing w:val="-2"/>
          <w:szCs w:val="24"/>
        </w:rPr>
        <w:t>的總樣點數</w:t>
      </w:r>
      <w:proofErr w:type="gramEnd"/>
      <w:r w:rsidRPr="00D47637">
        <w:rPr>
          <w:rFonts w:ascii="Times New Roman" w:eastAsia="標楷體" w:hAnsi="Times New Roman" w:cs="Times New Roman" w:hint="eastAsia"/>
          <w:spacing w:val="-2"/>
          <w:szCs w:val="24"/>
        </w:rPr>
        <w:t>平均為</w:t>
      </w:r>
      <w:r w:rsidR="003B138D" w:rsidRPr="00D47637">
        <w:rPr>
          <w:rFonts w:ascii="Times New Roman" w:eastAsia="標楷體" w:hAnsi="Times New Roman" w:cs="Times New Roman"/>
          <w:spacing w:val="-2"/>
          <w:szCs w:val="24"/>
        </w:rPr>
        <w:t>2,379.5</w:t>
      </w:r>
      <w:r w:rsidRPr="00D47637">
        <w:rPr>
          <w:rFonts w:ascii="Times New Roman" w:eastAsia="標楷體" w:hAnsi="Times New Roman" w:cs="Times New Roman" w:hint="eastAsia"/>
          <w:spacing w:val="-2"/>
          <w:szCs w:val="24"/>
        </w:rPr>
        <w:t>個；其中，位在海拔</w:t>
      </w:r>
      <w:r w:rsidRPr="00D47637">
        <w:rPr>
          <w:rFonts w:ascii="Times New Roman" w:eastAsia="標楷體" w:hAnsi="Times New Roman" w:cs="Times New Roman"/>
          <w:spacing w:val="-2"/>
          <w:szCs w:val="24"/>
        </w:rPr>
        <w:t>50</w:t>
      </w:r>
      <w:r w:rsidRPr="00D47637">
        <w:rPr>
          <w:rFonts w:ascii="Times New Roman" w:eastAsia="標楷體" w:hAnsi="Times New Roman" w:cs="Times New Roman" w:hint="eastAsia"/>
          <w:spacing w:val="-2"/>
          <w:szCs w:val="24"/>
        </w:rPr>
        <w:t>公尺以上的森林棲</w:t>
      </w:r>
      <w:proofErr w:type="gramStart"/>
      <w:r w:rsidRPr="00D47637">
        <w:rPr>
          <w:rFonts w:ascii="Times New Roman" w:eastAsia="標楷體" w:hAnsi="Times New Roman" w:cs="Times New Roman" w:hint="eastAsia"/>
          <w:spacing w:val="-2"/>
          <w:szCs w:val="24"/>
        </w:rPr>
        <w:t>地樣點</w:t>
      </w:r>
      <w:proofErr w:type="gramEnd"/>
      <w:r w:rsidRPr="00D47637">
        <w:rPr>
          <w:rFonts w:ascii="Times New Roman" w:eastAsia="標楷體" w:hAnsi="Times New Roman" w:cs="Times New Roman" w:hint="eastAsia"/>
          <w:spacing w:val="-2"/>
          <w:szCs w:val="24"/>
        </w:rPr>
        <w:t>，每次平均為</w:t>
      </w:r>
      <w:r w:rsidR="003B138D" w:rsidRPr="00D47637">
        <w:rPr>
          <w:rFonts w:ascii="Times New Roman" w:eastAsia="標楷體" w:hAnsi="Times New Roman" w:cs="Times New Roman"/>
          <w:spacing w:val="-2"/>
          <w:szCs w:val="24"/>
        </w:rPr>
        <w:t>2,280</w:t>
      </w:r>
      <w:r w:rsidRPr="00D47637">
        <w:rPr>
          <w:rFonts w:ascii="Times New Roman" w:eastAsia="標楷體" w:hAnsi="Times New Roman" w:cs="Times New Roman" w:hint="eastAsia"/>
          <w:spacing w:val="-2"/>
          <w:szCs w:val="24"/>
        </w:rPr>
        <w:t>個。調查時記錄到的猴群，極大部分出現在海拔</w:t>
      </w:r>
      <w:r w:rsidRPr="00D47637">
        <w:rPr>
          <w:rFonts w:ascii="Times New Roman" w:eastAsia="標楷體" w:hAnsi="Times New Roman" w:cs="Times New Roman"/>
          <w:spacing w:val="-2"/>
          <w:szCs w:val="24"/>
        </w:rPr>
        <w:t>50</w:t>
      </w:r>
      <w:r w:rsidRPr="00D47637">
        <w:rPr>
          <w:rFonts w:ascii="Times New Roman" w:eastAsia="標楷體" w:hAnsi="Times New Roman" w:cs="Times New Roman" w:hint="eastAsia"/>
          <w:spacing w:val="-2"/>
          <w:szCs w:val="24"/>
        </w:rPr>
        <w:t>公尺以上的森林棲地</w:t>
      </w:r>
      <w:r w:rsidRPr="00D47637">
        <w:rPr>
          <w:rFonts w:ascii="Times New Roman" w:eastAsia="標楷體" w:hAnsi="Times New Roman" w:cs="Times New Roman"/>
          <w:spacing w:val="-2"/>
          <w:szCs w:val="24"/>
        </w:rPr>
        <w:t>(9</w:t>
      </w:r>
      <w:r w:rsidR="00C87D9B" w:rsidRPr="00D47637">
        <w:rPr>
          <w:rFonts w:ascii="Times New Roman" w:eastAsia="標楷體" w:hAnsi="Times New Roman" w:cs="Times New Roman"/>
          <w:spacing w:val="-2"/>
          <w:szCs w:val="24"/>
        </w:rPr>
        <w:t>7</w:t>
      </w:r>
      <w:r w:rsidRPr="00D47637">
        <w:rPr>
          <w:rFonts w:ascii="Times New Roman" w:eastAsia="標楷體" w:hAnsi="Times New Roman" w:cs="Times New Roman"/>
          <w:spacing w:val="-2"/>
          <w:szCs w:val="24"/>
        </w:rPr>
        <w:t>.</w:t>
      </w:r>
      <w:r w:rsidR="00C87D9B" w:rsidRPr="00D47637">
        <w:rPr>
          <w:rFonts w:ascii="Times New Roman" w:eastAsia="標楷體" w:hAnsi="Times New Roman" w:cs="Times New Roman"/>
          <w:spacing w:val="-2"/>
          <w:szCs w:val="24"/>
        </w:rPr>
        <w:t>5</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pacing w:val="-2"/>
          <w:szCs w:val="24"/>
        </w:rPr>
        <w:t>、每次調查平均記錄到</w:t>
      </w:r>
      <w:r w:rsidR="00D36D9E">
        <w:rPr>
          <w:rFonts w:ascii="Times New Roman" w:eastAsia="標楷體" w:hAnsi="Times New Roman" w:cs="Times New Roman"/>
          <w:spacing w:val="-2"/>
          <w:szCs w:val="24"/>
        </w:rPr>
        <w:t>96</w:t>
      </w:r>
      <w:r w:rsidRPr="00D47637">
        <w:rPr>
          <w:rFonts w:ascii="Times New Roman" w:eastAsia="標楷體" w:hAnsi="Times New Roman" w:cs="Times New Roman" w:hint="eastAsia"/>
          <w:spacing w:val="-2"/>
          <w:szCs w:val="24"/>
        </w:rPr>
        <w:t>群、平均的相對密度為</w:t>
      </w:r>
      <w:r w:rsidR="00507C1C">
        <w:rPr>
          <w:rFonts w:ascii="Times New Roman" w:eastAsia="標楷體" w:hAnsi="Times New Roman" w:cs="Times New Roman" w:hint="eastAsia"/>
          <w:spacing w:val="-2"/>
          <w:szCs w:val="24"/>
        </w:rPr>
        <w:t>1</w:t>
      </w:r>
      <w:r w:rsidR="00507C1C">
        <w:rPr>
          <w:rFonts w:ascii="Times New Roman" w:eastAsia="標楷體" w:hAnsi="Times New Roman" w:cs="Times New Roman"/>
          <w:spacing w:val="-2"/>
          <w:szCs w:val="24"/>
        </w:rPr>
        <w:t>.341</w:t>
      </w:r>
      <w:r w:rsidR="003B138D" w:rsidRPr="00D47637">
        <w:rPr>
          <w:rFonts w:ascii="Times New Roman" w:eastAsia="標楷體" w:hAnsi="Times New Roman" w:cs="Times New Roman" w:hint="eastAsia"/>
          <w:spacing w:val="-2"/>
          <w:szCs w:val="24"/>
        </w:rPr>
        <w:t>群</w:t>
      </w:r>
      <w:r w:rsidR="003B138D" w:rsidRPr="00D47637">
        <w:rPr>
          <w:rFonts w:ascii="Times New Roman" w:eastAsia="標楷體" w:hAnsi="Times New Roman" w:cs="Times New Roman"/>
          <w:spacing w:val="-2"/>
          <w:szCs w:val="24"/>
        </w:rPr>
        <w:t>/km</w:t>
      </w:r>
      <w:r w:rsidR="003B138D" w:rsidRPr="00D47637">
        <w:rPr>
          <w:rFonts w:ascii="Times New Roman" w:eastAsia="標楷體" w:hAnsi="Times New Roman" w:cs="Times New Roman"/>
          <w:spacing w:val="-2"/>
          <w:szCs w:val="24"/>
          <w:vertAlign w:val="superscript"/>
        </w:rPr>
        <w:t>2</w:t>
      </w:r>
      <w:r w:rsidRPr="00D47637">
        <w:rPr>
          <w:rFonts w:ascii="Times New Roman" w:eastAsia="標楷體" w:hAnsi="Times New Roman" w:cs="Times New Roman" w:hint="eastAsia"/>
          <w:spacing w:val="-2"/>
          <w:szCs w:val="24"/>
        </w:rPr>
        <w:t>。國有林班地範圍內海拔</w:t>
      </w:r>
      <w:r w:rsidRPr="00D47637">
        <w:rPr>
          <w:rFonts w:ascii="Times New Roman" w:eastAsia="標楷體" w:hAnsi="Times New Roman" w:cs="Times New Roman"/>
          <w:spacing w:val="-2"/>
          <w:szCs w:val="24"/>
        </w:rPr>
        <w:t>50</w:t>
      </w:r>
      <w:r w:rsidRPr="00D47637">
        <w:rPr>
          <w:rFonts w:ascii="Times New Roman" w:eastAsia="標楷體" w:hAnsi="Times New Roman" w:cs="Times New Roman" w:hint="eastAsia"/>
          <w:spacing w:val="-2"/>
          <w:szCs w:val="24"/>
        </w:rPr>
        <w:t>公尺以上的森林</w:t>
      </w:r>
      <w:proofErr w:type="gramStart"/>
      <w:r w:rsidRPr="00D47637">
        <w:rPr>
          <w:rFonts w:ascii="Times New Roman" w:eastAsia="標楷體" w:hAnsi="Times New Roman" w:cs="Times New Roman" w:hint="eastAsia"/>
          <w:spacing w:val="-2"/>
          <w:szCs w:val="24"/>
        </w:rPr>
        <w:t>調查樣點和</w:t>
      </w:r>
      <w:proofErr w:type="gramEnd"/>
      <w:r w:rsidRPr="00D47637">
        <w:rPr>
          <w:rFonts w:ascii="Times New Roman" w:eastAsia="標楷體" w:hAnsi="Times New Roman" w:cs="Times New Roman" w:hint="eastAsia"/>
          <w:spacing w:val="-2"/>
          <w:szCs w:val="24"/>
        </w:rPr>
        <w:t>調查到的臺灣獼猴群在各分署範圍內的分布狀況，如圖</w:t>
      </w:r>
      <w:r w:rsidRPr="00D47637">
        <w:rPr>
          <w:rFonts w:ascii="Times New Roman" w:eastAsia="標楷體" w:hAnsi="Times New Roman" w:cs="Times New Roman"/>
          <w:spacing w:val="-2"/>
          <w:szCs w:val="24"/>
        </w:rPr>
        <w:t>1</w:t>
      </w:r>
      <w:r w:rsidRPr="00D47637">
        <w:rPr>
          <w:rFonts w:ascii="Times New Roman" w:eastAsia="標楷體" w:hAnsi="Times New Roman" w:cs="Times New Roman" w:hint="eastAsia"/>
          <w:spacing w:val="-2"/>
          <w:szCs w:val="24"/>
        </w:rPr>
        <w:t>所示。</w:t>
      </w:r>
    </w:p>
    <w:p w14:paraId="51963A8F" w14:textId="6A28C642" w:rsidR="00474125" w:rsidRPr="00DC66F5" w:rsidRDefault="00823216" w:rsidP="00CF4E90">
      <w:pPr>
        <w:spacing w:line="360" w:lineRule="auto"/>
        <w:jc w:val="center"/>
        <w:rPr>
          <w:rFonts w:ascii="Times New Roman" w:eastAsia="標楷體" w:hAnsi="Times New Roman" w:cs="Times New Roman"/>
          <w:color w:val="4472C4" w:themeColor="accent5"/>
          <w:szCs w:val="24"/>
        </w:rPr>
      </w:pPr>
      <w:r w:rsidRPr="00DC66F5">
        <w:rPr>
          <w:rFonts w:ascii="Times New Roman" w:eastAsia="標楷體" w:hAnsi="Times New Roman" w:cs="Times New Roman"/>
          <w:noProof/>
          <w:color w:val="4472C4" w:themeColor="accent5"/>
          <w:szCs w:val="24"/>
        </w:rPr>
        <w:drawing>
          <wp:inline distT="0" distB="0" distL="0" distR="0" wp14:anchorId="7D752775" wp14:editId="780BE93D">
            <wp:extent cx="3955882" cy="5593113"/>
            <wp:effectExtent l="0" t="0" r="6985" b="762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圖片 6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955882" cy="5593113"/>
                    </a:xfrm>
                    <a:prstGeom prst="rect">
                      <a:avLst/>
                    </a:prstGeom>
                    <a:noFill/>
                    <a:ln>
                      <a:noFill/>
                    </a:ln>
                  </pic:spPr>
                </pic:pic>
              </a:graphicData>
            </a:graphic>
          </wp:inline>
        </w:drawing>
      </w:r>
    </w:p>
    <w:p w14:paraId="253F3C0E" w14:textId="5F863559" w:rsidR="00474125" w:rsidRPr="00D47637" w:rsidRDefault="00474125" w:rsidP="00A02A00">
      <w:pPr>
        <w:spacing w:line="360" w:lineRule="auto"/>
        <w:jc w:val="both"/>
        <w:rPr>
          <w:rFonts w:ascii="Times New Roman" w:eastAsia="標楷體" w:hAnsi="Times New Roman" w:cs="Times New Roman"/>
          <w:szCs w:val="24"/>
        </w:rPr>
      </w:pPr>
      <w:commentRangeStart w:id="19"/>
      <w:r w:rsidRPr="00D47637">
        <w:rPr>
          <w:rFonts w:ascii="Times New Roman" w:eastAsia="標楷體" w:hAnsi="Times New Roman" w:cs="Times New Roman" w:hint="eastAsia"/>
          <w:szCs w:val="24"/>
        </w:rPr>
        <w:t>圖</w:t>
      </w:r>
      <w:commentRangeEnd w:id="19"/>
      <w:r w:rsidR="00D36D9E">
        <w:rPr>
          <w:rStyle w:val="af0"/>
        </w:rPr>
        <w:commentReference w:id="19"/>
      </w:r>
      <w:r w:rsidR="002F56AF" w:rsidRPr="00D47637">
        <w:rPr>
          <w:rFonts w:ascii="Times New Roman" w:eastAsia="標楷體" w:hAnsi="Times New Roman" w:cs="Times New Roman"/>
          <w:szCs w:val="24"/>
        </w:rPr>
        <w:t>1</w:t>
      </w:r>
      <w:r w:rsidRPr="00D47637">
        <w:rPr>
          <w:rFonts w:ascii="Times New Roman" w:eastAsia="標楷體" w:hAnsi="Times New Roman" w:cs="Times New Roman" w:hint="eastAsia"/>
        </w:rPr>
        <w:t>、</w:t>
      </w:r>
      <w:r w:rsidR="006B5B41" w:rsidRPr="00D47637">
        <w:rPr>
          <w:rFonts w:ascii="Times New Roman" w:eastAsia="標楷體" w:hAnsi="Times New Roman" w:cs="Times New Roman"/>
          <w:szCs w:val="24"/>
        </w:rPr>
        <w:t>202</w:t>
      </w:r>
      <w:r w:rsidR="00C87D9B" w:rsidRPr="00D47637">
        <w:rPr>
          <w:rFonts w:ascii="Times New Roman" w:eastAsia="標楷體" w:hAnsi="Times New Roman" w:cs="Times New Roman"/>
          <w:szCs w:val="24"/>
        </w:rPr>
        <w:t>5</w:t>
      </w:r>
      <w:r w:rsidR="006B5B41" w:rsidRPr="00D47637">
        <w:rPr>
          <w:rFonts w:ascii="Times New Roman" w:eastAsia="標楷體" w:hAnsi="Times New Roman" w:cs="Times New Roman" w:hint="eastAsia"/>
          <w:szCs w:val="24"/>
        </w:rPr>
        <w:t>年各分署</w:t>
      </w:r>
      <w:r w:rsidR="00B051E2" w:rsidRPr="00D47637">
        <w:rPr>
          <w:rFonts w:ascii="Times New Roman" w:eastAsia="標楷體" w:hAnsi="Times New Roman" w:cs="Times New Roman" w:hint="eastAsia"/>
          <w:szCs w:val="24"/>
        </w:rPr>
        <w:t>轄管國有林班地</w:t>
      </w:r>
      <w:r w:rsidR="006B5B41" w:rsidRPr="00D47637">
        <w:rPr>
          <w:rFonts w:ascii="Times New Roman" w:eastAsia="標楷體" w:hAnsi="Times New Roman" w:cs="Times New Roman" w:hint="eastAsia"/>
          <w:szCs w:val="24"/>
        </w:rPr>
        <w:t>範圍內海拔</w:t>
      </w:r>
      <w:r w:rsidR="00B051E2" w:rsidRPr="00D47637">
        <w:rPr>
          <w:rFonts w:ascii="Times New Roman" w:eastAsia="標楷體" w:hAnsi="Times New Roman" w:cs="Times New Roman"/>
          <w:szCs w:val="24"/>
        </w:rPr>
        <w:t xml:space="preserve">50 </w:t>
      </w:r>
      <w:r w:rsidR="00B051E2" w:rsidRPr="00D47637">
        <w:rPr>
          <w:rFonts w:ascii="Times New Roman" w:eastAsia="標楷體" w:hAnsi="Times New Roman" w:cs="Times New Roman" w:hint="eastAsia"/>
          <w:szCs w:val="24"/>
        </w:rPr>
        <w:t>公尺</w:t>
      </w:r>
      <w:r w:rsidR="006B5B41" w:rsidRPr="00D47637">
        <w:rPr>
          <w:rFonts w:ascii="Times New Roman" w:eastAsia="標楷體" w:hAnsi="Times New Roman" w:cs="Times New Roman" w:hint="eastAsia"/>
          <w:szCs w:val="24"/>
        </w:rPr>
        <w:t>以上的森林</w:t>
      </w:r>
      <w:proofErr w:type="gramStart"/>
      <w:r w:rsidR="00B051E2" w:rsidRPr="00D47637">
        <w:rPr>
          <w:rFonts w:ascii="Times New Roman" w:eastAsia="標楷體" w:hAnsi="Times New Roman" w:cs="Times New Roman" w:hint="eastAsia"/>
          <w:szCs w:val="24"/>
        </w:rPr>
        <w:t>調查樣點和</w:t>
      </w:r>
      <w:proofErr w:type="gramEnd"/>
      <w:r w:rsidR="00B051E2" w:rsidRPr="00D47637">
        <w:rPr>
          <w:rFonts w:ascii="Times New Roman" w:eastAsia="標楷體" w:hAnsi="Times New Roman" w:cs="Times New Roman" w:hint="eastAsia"/>
          <w:szCs w:val="24"/>
        </w:rPr>
        <w:t>調查到的</w:t>
      </w:r>
      <w:r w:rsidR="006B5B41" w:rsidRPr="00D47637">
        <w:rPr>
          <w:rFonts w:ascii="Times New Roman" w:eastAsia="標楷體" w:hAnsi="Times New Roman" w:cs="Times New Roman" w:hint="eastAsia"/>
          <w:szCs w:val="24"/>
        </w:rPr>
        <w:t>臺灣獼</w:t>
      </w:r>
      <w:r w:rsidR="00B051E2" w:rsidRPr="00D47637">
        <w:rPr>
          <w:rFonts w:ascii="Times New Roman" w:eastAsia="標楷體" w:hAnsi="Times New Roman" w:cs="Times New Roman" w:hint="eastAsia"/>
          <w:szCs w:val="24"/>
        </w:rPr>
        <w:t>猴群分布圖</w:t>
      </w:r>
      <w:r w:rsidR="006B5B41" w:rsidRPr="00D47637">
        <w:rPr>
          <w:rFonts w:ascii="Times New Roman" w:eastAsia="標楷體" w:hAnsi="Times New Roman" w:cs="Times New Roman" w:hint="eastAsia"/>
          <w:szCs w:val="24"/>
        </w:rPr>
        <w:t>。</w:t>
      </w:r>
    </w:p>
    <w:p w14:paraId="7A6E69C7" w14:textId="77777777" w:rsidR="00474125" w:rsidRPr="00DC66F5" w:rsidRDefault="00474125" w:rsidP="00A02A00">
      <w:pPr>
        <w:spacing w:line="360" w:lineRule="auto"/>
        <w:jc w:val="both"/>
        <w:rPr>
          <w:rFonts w:ascii="Times New Roman" w:eastAsia="標楷體" w:hAnsi="Times New Roman" w:cs="Times New Roman"/>
          <w:color w:val="4472C4" w:themeColor="accent5"/>
          <w:szCs w:val="24"/>
        </w:rPr>
      </w:pPr>
    </w:p>
    <w:p w14:paraId="25A16CBB" w14:textId="6E12B614" w:rsidR="00973F0E" w:rsidRDefault="00422740">
      <w:pPr>
        <w:spacing w:line="360" w:lineRule="auto"/>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綜整</w:t>
      </w:r>
      <w:r w:rsidRPr="00D47637">
        <w:rPr>
          <w:rFonts w:ascii="Times New Roman" w:eastAsia="標楷體" w:hAnsi="Times New Roman" w:cs="Times New Roman"/>
          <w:szCs w:val="24"/>
        </w:rPr>
        <w:t>2021</w:t>
      </w:r>
      <w:r w:rsidRPr="00D47637">
        <w:rPr>
          <w:rFonts w:ascii="Times New Roman" w:eastAsia="標楷體" w:hAnsi="Times New Roman" w:cs="Times New Roman" w:hint="eastAsia"/>
          <w:szCs w:val="24"/>
        </w:rPr>
        <w:t>–</w:t>
      </w:r>
      <w:proofErr w:type="gramEnd"/>
      <w:r w:rsidRPr="00D47637">
        <w:rPr>
          <w:rFonts w:ascii="Times New Roman" w:eastAsia="標楷體" w:hAnsi="Times New Roman" w:cs="Times New Roman"/>
          <w:szCs w:val="24"/>
        </w:rPr>
        <w:t>202</w:t>
      </w:r>
      <w:r w:rsidR="00C87D9B"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年共</w:t>
      </w:r>
      <w:r w:rsidR="00C87D9B" w:rsidRPr="00D47637">
        <w:rPr>
          <w:rFonts w:ascii="Times New Roman" w:eastAsia="標楷體" w:hAnsi="Times New Roman" w:cs="Times New Roman"/>
          <w:szCs w:val="24"/>
        </w:rPr>
        <w:t>10</w:t>
      </w:r>
      <w:r w:rsidRPr="00D47637">
        <w:rPr>
          <w:rFonts w:ascii="Times New Roman" w:eastAsia="標楷體" w:hAnsi="Times New Roman" w:cs="Times New Roman" w:hint="eastAsia"/>
          <w:szCs w:val="24"/>
        </w:rPr>
        <w:t>次的調查資料，比較不同分署</w:t>
      </w:r>
      <w:r w:rsidR="009178A9">
        <w:rPr>
          <w:rFonts w:ascii="Times New Roman" w:eastAsia="標楷體" w:hAnsi="Times New Roman" w:cs="Times New Roman" w:hint="eastAsia"/>
          <w:szCs w:val="24"/>
        </w:rPr>
        <w:t>的猴群相對密度，發現</w:t>
      </w: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東分署的猴群相對密度最高；新竹分署的相對密度則是最低</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圖</w:t>
      </w:r>
      <w:r w:rsidRPr="00D47637">
        <w:rPr>
          <w:rFonts w:ascii="Times New Roman" w:eastAsia="標楷體" w:hAnsi="Times New Roman" w:cs="Times New Roman"/>
          <w:szCs w:val="24"/>
        </w:rPr>
        <w:t>2)</w:t>
      </w:r>
      <w:r w:rsidRPr="00D47637">
        <w:rPr>
          <w:rFonts w:ascii="Times New Roman" w:eastAsia="標楷體" w:hAnsi="Times New Roman" w:cs="Times New Roman" w:hint="eastAsia"/>
          <w:szCs w:val="24"/>
        </w:rPr>
        <w:t>。大致上，愈南部的分署的猴群相對密度愈高，愈北部的則愈低，且東部高於西部。</w:t>
      </w:r>
      <w:r w:rsidR="00604EE5" w:rsidRPr="003756CD">
        <w:rPr>
          <w:rFonts w:ascii="Times New Roman" w:eastAsia="標楷體" w:hAnsi="Times New Roman" w:cs="Times New Roman" w:hint="eastAsia"/>
        </w:rPr>
        <w:t>此外以</w:t>
      </w:r>
      <w:proofErr w:type="gramStart"/>
      <w:r w:rsidR="00604EE5" w:rsidRPr="003756CD">
        <w:rPr>
          <w:rFonts w:ascii="Times New Roman" w:eastAsia="標楷體" w:hAnsi="Times New Roman" w:cs="Times New Roman" w:hint="eastAsia"/>
        </w:rPr>
        <w:t>拔靴法</w:t>
      </w:r>
      <w:proofErr w:type="gramEnd"/>
      <w:r w:rsidR="00604EE5" w:rsidRPr="003756CD">
        <w:rPr>
          <w:rFonts w:ascii="Times New Roman" w:eastAsia="標楷體" w:hAnsi="Times New Roman" w:cs="Times New Roman" w:hint="eastAsia"/>
        </w:rPr>
        <w:t>(</w:t>
      </w:r>
      <w:r w:rsidR="00604EE5" w:rsidRPr="003756CD">
        <w:rPr>
          <w:rFonts w:ascii="Times New Roman" w:eastAsia="標楷體" w:hAnsi="Times New Roman" w:cs="Times New Roman"/>
        </w:rPr>
        <w:t>Bootstrap)</w:t>
      </w:r>
      <w:r w:rsidR="00604EE5" w:rsidRPr="003756CD">
        <w:rPr>
          <w:rFonts w:ascii="Times New Roman" w:eastAsia="標楷體" w:hAnsi="Times New Roman" w:cs="Times New Roman" w:hint="eastAsia"/>
        </w:rPr>
        <w:t>重複</w:t>
      </w:r>
      <w:r w:rsidR="00604EE5" w:rsidRPr="003756CD">
        <w:rPr>
          <w:rFonts w:ascii="Times New Roman" w:eastAsia="標楷體" w:hAnsi="Times New Roman" w:cs="Times New Roman" w:hint="eastAsia"/>
        </w:rPr>
        <w:t>10,000</w:t>
      </w:r>
      <w:r w:rsidR="00604EE5" w:rsidRPr="003756CD">
        <w:rPr>
          <w:rFonts w:ascii="Times New Roman" w:eastAsia="標楷體" w:hAnsi="Times New Roman" w:cs="Times New Roman" w:hint="eastAsia"/>
        </w:rPr>
        <w:t>次的抽出放回取樣，推估各分署轄內的獼猴各約為</w:t>
      </w:r>
      <w:r w:rsidR="00604EE5" w:rsidRPr="003756CD">
        <w:rPr>
          <w:rFonts w:ascii="Times New Roman" w:eastAsia="標楷體" w:hAnsi="Times New Roman" w:cs="Times New Roman" w:hint="eastAsia"/>
        </w:rPr>
        <w:t>5</w:t>
      </w:r>
      <w:r w:rsidR="00604EE5">
        <w:rPr>
          <w:rFonts w:ascii="Times New Roman" w:eastAsia="標楷體" w:hAnsi="Times New Roman" w:cs="Times New Roman" w:hint="eastAsia"/>
        </w:rPr>
        <w:t>54</w:t>
      </w:r>
      <w:r w:rsidR="00604EE5" w:rsidRPr="003756CD">
        <w:rPr>
          <w:rFonts w:ascii="Times New Roman" w:eastAsia="標楷體" w:hAnsi="Times New Roman" w:cs="Times New Roman" w:hint="eastAsia"/>
        </w:rPr>
        <w:t>-5</w:t>
      </w:r>
      <w:r w:rsidR="00604EE5" w:rsidRPr="003756CD">
        <w:rPr>
          <w:rFonts w:ascii="Times New Roman" w:eastAsia="標楷體" w:hAnsi="Times New Roman" w:cs="Times New Roman"/>
        </w:rPr>
        <w:t>,</w:t>
      </w:r>
      <w:r w:rsidR="00604EE5" w:rsidRPr="003756CD">
        <w:rPr>
          <w:rFonts w:ascii="Times New Roman" w:eastAsia="標楷體" w:hAnsi="Times New Roman" w:cs="Times New Roman" w:hint="eastAsia"/>
        </w:rPr>
        <w:t>2</w:t>
      </w:r>
      <w:r w:rsidR="00604EE5">
        <w:rPr>
          <w:rFonts w:ascii="Times New Roman" w:eastAsia="標楷體" w:hAnsi="Times New Roman" w:cs="Times New Roman" w:hint="eastAsia"/>
        </w:rPr>
        <w:t>83</w:t>
      </w:r>
      <w:r w:rsidR="00604EE5" w:rsidRPr="003756CD">
        <w:rPr>
          <w:rFonts w:ascii="Times New Roman" w:eastAsia="標楷體" w:hAnsi="Times New Roman" w:cs="Times New Roman" w:hint="eastAsia"/>
        </w:rPr>
        <w:t>群</w:t>
      </w:r>
      <w:r w:rsidR="00604EE5" w:rsidRPr="003756CD">
        <w:rPr>
          <w:rFonts w:ascii="Times New Roman" w:eastAsia="標楷體" w:hAnsi="Times New Roman" w:cs="Times New Roman" w:hint="eastAsia"/>
        </w:rPr>
        <w:t>(</w:t>
      </w:r>
      <w:r w:rsidR="00604EE5" w:rsidRPr="003756CD">
        <w:rPr>
          <w:rFonts w:ascii="Times New Roman" w:eastAsia="標楷體" w:hAnsi="Times New Roman" w:cs="Times New Roman" w:hint="eastAsia"/>
        </w:rPr>
        <w:t>圖</w:t>
      </w:r>
      <w:r w:rsidR="00604EE5" w:rsidRPr="003756CD">
        <w:rPr>
          <w:rFonts w:ascii="Times New Roman" w:eastAsia="標楷體" w:hAnsi="Times New Roman" w:cs="Times New Roman" w:hint="eastAsia"/>
        </w:rPr>
        <w:t>3)</w:t>
      </w:r>
      <w:r w:rsidR="00604EE5" w:rsidRPr="003756CD">
        <w:rPr>
          <w:rFonts w:ascii="Times New Roman" w:eastAsia="標楷體" w:hAnsi="Times New Roman" w:cs="Times New Roman"/>
        </w:rPr>
        <w:t>。</w:t>
      </w:r>
    </w:p>
    <w:p w14:paraId="0D43FE1C" w14:textId="77777777" w:rsidR="00973F0E" w:rsidRDefault="00973F0E">
      <w:pPr>
        <w:spacing w:line="360" w:lineRule="auto"/>
        <w:rPr>
          <w:rFonts w:ascii="Times New Roman" w:eastAsia="標楷體" w:hAnsi="Times New Roman" w:cs="Times New Roman"/>
          <w:szCs w:val="24"/>
        </w:rPr>
      </w:pPr>
    </w:p>
    <w:p w14:paraId="02A74A6D" w14:textId="77777777" w:rsidR="0067597D" w:rsidRPr="00DC66F5" w:rsidRDefault="0067597D" w:rsidP="0067597D">
      <w:pPr>
        <w:spacing w:line="360" w:lineRule="auto"/>
        <w:rPr>
          <w:rFonts w:ascii="Times New Roman" w:eastAsia="標楷體" w:hAnsi="Times New Roman" w:cs="Times New Roman"/>
          <w:color w:val="4472C4" w:themeColor="accent5"/>
        </w:rPr>
      </w:pPr>
      <w:r w:rsidRPr="002B488C">
        <w:rPr>
          <w:rFonts w:ascii="Times New Roman" w:eastAsia="標楷體" w:hAnsi="Times New Roman" w:cs="Times New Roman"/>
          <w:noProof/>
          <w:color w:val="4472C4" w:themeColor="accent5"/>
        </w:rPr>
        <w:drawing>
          <wp:inline distT="0" distB="0" distL="0" distR="0" wp14:anchorId="0F8B797D" wp14:editId="245D1A05">
            <wp:extent cx="5286375" cy="5048028"/>
            <wp:effectExtent l="0" t="0" r="0" b="635"/>
            <wp:docPr id="433124844" name="圖片 433124844" descr="一張含有 圖表, 文字, 工程製圖, 方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24844" name="圖片 433124844" descr="一張含有 圖表, 文字, 工程製圖, 方案 的圖片&#10;&#10;自動產生的描述"/>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93963" cy="5055274"/>
                    </a:xfrm>
                    <a:prstGeom prst="rect">
                      <a:avLst/>
                    </a:prstGeom>
                    <a:noFill/>
                  </pic:spPr>
                </pic:pic>
              </a:graphicData>
            </a:graphic>
          </wp:inline>
        </w:drawing>
      </w:r>
    </w:p>
    <w:p w14:paraId="66DEE1DB" w14:textId="33C15019" w:rsidR="0067597D" w:rsidRPr="00D47637" w:rsidRDefault="0067597D" w:rsidP="0067597D">
      <w:pPr>
        <w:jc w:val="both"/>
        <w:rPr>
          <w:rFonts w:ascii="Times New Roman" w:eastAsia="標楷體" w:hAnsi="Times New Roman" w:cs="Times New Roman"/>
        </w:rPr>
      </w:pPr>
      <w:commentRangeStart w:id="20"/>
      <w:r w:rsidRPr="00D47637">
        <w:rPr>
          <w:rFonts w:ascii="Times New Roman" w:eastAsia="標楷體" w:hAnsi="Times New Roman" w:cs="Times New Roman" w:hint="eastAsia"/>
        </w:rPr>
        <w:t>圖</w:t>
      </w:r>
      <w:commentRangeEnd w:id="20"/>
      <w:r w:rsidR="009178A9">
        <w:rPr>
          <w:rStyle w:val="af0"/>
        </w:rPr>
        <w:commentReference w:id="20"/>
      </w:r>
      <w:r w:rsidRPr="00D47637">
        <w:rPr>
          <w:rFonts w:ascii="Times New Roman" w:eastAsia="標楷體" w:hAnsi="Times New Roman" w:cs="Times New Roman"/>
        </w:rPr>
        <w:t>2</w:t>
      </w:r>
      <w:r w:rsidRPr="00D47637">
        <w:rPr>
          <w:rFonts w:ascii="Times New Roman" w:eastAsia="標楷體" w:hAnsi="Times New Roman" w:cs="Times New Roman" w:hint="eastAsia"/>
        </w:rPr>
        <w:t>、</w:t>
      </w:r>
      <w:r w:rsidRPr="00D47637">
        <w:rPr>
          <w:rFonts w:ascii="Times New Roman" w:eastAsia="標楷體" w:hAnsi="Times New Roman" w:cs="Times New Roman"/>
        </w:rPr>
        <w:t>2021</w:t>
      </w:r>
      <w:proofErr w:type="gramStart"/>
      <w:r w:rsidRPr="00D47637">
        <w:rPr>
          <w:rFonts w:ascii="Times New Roman" w:eastAsia="標楷體" w:hAnsi="Times New Roman" w:cs="Times New Roman" w:hint="eastAsia"/>
        </w:rPr>
        <w:t>–</w:t>
      </w:r>
      <w:proofErr w:type="gramEnd"/>
      <w:r w:rsidRPr="00D47637">
        <w:rPr>
          <w:rFonts w:ascii="Times New Roman" w:eastAsia="標楷體" w:hAnsi="Times New Roman" w:cs="Times New Roman"/>
        </w:rPr>
        <w:t>2025</w:t>
      </w:r>
      <w:r w:rsidRPr="00D47637">
        <w:rPr>
          <w:rFonts w:ascii="Times New Roman" w:eastAsia="標楷體" w:hAnsi="Times New Roman" w:cs="Times New Roman" w:hint="eastAsia"/>
        </w:rPr>
        <w:t>年林業保育署各分署</w:t>
      </w:r>
      <w:r w:rsidR="002E556A">
        <w:rPr>
          <w:rFonts w:ascii="Times New Roman" w:eastAsia="標楷體" w:hAnsi="Times New Roman" w:cs="Times New Roman" w:hint="eastAsia"/>
        </w:rPr>
        <w:t>轄管國有林班地範圍內海拔</w:t>
      </w:r>
      <w:r w:rsidR="002E556A">
        <w:rPr>
          <w:rFonts w:ascii="Times New Roman" w:eastAsia="標楷體" w:hAnsi="Times New Roman" w:cs="Times New Roman" w:hint="eastAsia"/>
        </w:rPr>
        <w:t>50</w:t>
      </w:r>
      <w:r w:rsidR="002E556A">
        <w:rPr>
          <w:rFonts w:ascii="Times New Roman" w:eastAsia="標楷體" w:hAnsi="Times New Roman" w:cs="Times New Roman" w:hint="eastAsia"/>
        </w:rPr>
        <w:t>公尺以上森林的</w:t>
      </w:r>
      <w:r w:rsidRPr="00D47637">
        <w:rPr>
          <w:rFonts w:ascii="Times New Roman" w:eastAsia="標楷體" w:hAnsi="Times New Roman" w:cs="Times New Roman" w:hint="eastAsia"/>
        </w:rPr>
        <w:t>臺灣獼猴</w:t>
      </w:r>
      <w:r w:rsidR="002B488C">
        <w:rPr>
          <w:rFonts w:ascii="Times New Roman" w:eastAsia="標楷體" w:hAnsi="Times New Roman" w:cs="Times New Roman" w:hint="eastAsia"/>
        </w:rPr>
        <w:t>相對</w:t>
      </w:r>
      <w:r w:rsidRPr="00D47637">
        <w:rPr>
          <w:rFonts w:ascii="Times New Roman" w:eastAsia="標楷體" w:hAnsi="Times New Roman" w:cs="Times New Roman" w:hint="eastAsia"/>
        </w:rPr>
        <w:t>密度</w:t>
      </w:r>
      <w:r w:rsidRPr="00D47637">
        <w:rPr>
          <w:rFonts w:ascii="Times New Roman" w:eastAsia="標楷體" w:hAnsi="Times New Roman" w:cs="Times New Roman"/>
        </w:rPr>
        <w:t>(</w:t>
      </w:r>
      <w:r w:rsidR="002B488C">
        <w:rPr>
          <w:rFonts w:ascii="Times New Roman" w:eastAsia="標楷體" w:hAnsi="Times New Roman" w:cs="Times New Roman" w:hint="eastAsia"/>
        </w:rPr>
        <w:t>n</w:t>
      </w:r>
      <w:r w:rsidR="002B488C">
        <w:rPr>
          <w:rFonts w:ascii="Times New Roman" w:eastAsia="標楷體" w:hAnsi="Times New Roman" w:cs="Times New Roman"/>
        </w:rPr>
        <w:t>=10</w:t>
      </w:r>
      <w:r w:rsidRPr="00D47637">
        <w:rPr>
          <w:rFonts w:ascii="Times New Roman" w:eastAsia="標楷體" w:hAnsi="Times New Roman" w:cs="Times New Roman"/>
        </w:rPr>
        <w:t>)</w:t>
      </w:r>
      <w:r w:rsidRPr="00D47637">
        <w:rPr>
          <w:rFonts w:ascii="Times New Roman" w:eastAsia="標楷體" w:hAnsi="Times New Roman" w:cs="Times New Roman" w:hint="eastAsia"/>
        </w:rPr>
        <w:t>。箱型圖中的粗黑線表示中位數，箱型的下端代表第</w:t>
      </w:r>
      <w:r w:rsidRPr="00D47637">
        <w:rPr>
          <w:rFonts w:ascii="Times New Roman" w:eastAsia="標楷體" w:hAnsi="Times New Roman" w:cs="Times New Roman"/>
        </w:rPr>
        <w:t>25</w:t>
      </w:r>
      <w:r w:rsidRPr="00D47637">
        <w:rPr>
          <w:rFonts w:ascii="Times New Roman" w:eastAsia="標楷體" w:hAnsi="Times New Roman" w:cs="Times New Roman" w:hint="eastAsia"/>
        </w:rPr>
        <w:t>百分位數，箱型的上端代表第</w:t>
      </w:r>
      <w:r w:rsidRPr="00D47637">
        <w:rPr>
          <w:rFonts w:ascii="Times New Roman" w:eastAsia="標楷體" w:hAnsi="Times New Roman" w:cs="Times New Roman"/>
        </w:rPr>
        <w:t>75</w:t>
      </w:r>
      <w:r w:rsidRPr="00D47637">
        <w:rPr>
          <w:rFonts w:ascii="Times New Roman" w:eastAsia="標楷體" w:hAnsi="Times New Roman" w:cs="Times New Roman" w:hint="eastAsia"/>
        </w:rPr>
        <w:t>百分位數，箱型上方線段端點為最大值，箱型下方線段端點為最小值。箱型的上方數字表示各分署每次的平均調查樣點數。</w:t>
      </w:r>
    </w:p>
    <w:p w14:paraId="238E7A01" w14:textId="77777777" w:rsidR="0067597D" w:rsidRPr="0067597D" w:rsidRDefault="0067597D">
      <w:pPr>
        <w:spacing w:line="360" w:lineRule="auto"/>
        <w:rPr>
          <w:rFonts w:ascii="Times New Roman" w:eastAsia="標楷體" w:hAnsi="Times New Roman" w:cs="Times New Roman"/>
          <w:szCs w:val="24"/>
        </w:rPr>
      </w:pPr>
    </w:p>
    <w:p w14:paraId="5DFF92F8" w14:textId="77777777" w:rsidR="0067597D" w:rsidRDefault="0067597D" w:rsidP="0067597D">
      <w:pPr>
        <w:spacing w:line="360" w:lineRule="auto"/>
        <w:jc w:val="both"/>
        <w:rPr>
          <w:rFonts w:ascii="Times New Roman" w:eastAsia="標楷體" w:hAnsi="Times New Roman" w:cs="Times New Roman"/>
          <w:color w:val="4472C4" w:themeColor="accent5"/>
          <w:szCs w:val="24"/>
        </w:rPr>
      </w:pPr>
      <w:r>
        <w:rPr>
          <w:noProof/>
        </w:rPr>
        <w:drawing>
          <wp:inline distT="0" distB="0" distL="0" distR="0" wp14:anchorId="1D32A293" wp14:editId="3A93A1C4">
            <wp:extent cx="5274310" cy="5274310"/>
            <wp:effectExtent l="0" t="0" r="2540" b="2540"/>
            <wp:docPr id="60" name="Picture" descr="一張含有 文字, 螢幕擷取畫面, 圖表, 行 的圖片&#10;&#10;自動產生的描述"/>
            <wp:cNvGraphicFramePr/>
            <a:graphic xmlns:a="http://schemas.openxmlformats.org/drawingml/2006/main">
              <a:graphicData uri="http://schemas.openxmlformats.org/drawingml/2006/picture">
                <pic:pic xmlns:pic="http://schemas.openxmlformats.org/drawingml/2006/picture">
                  <pic:nvPicPr>
                    <pic:cNvPr id="60" name="Picture" descr="一張含有 文字, 螢幕擷取畫面, 圖表, 行 的圖片&#10;&#10;自動產生的描述"/>
                    <pic:cNvPicPr>
                      <a:picLocks noChangeAspect="1" noChangeArrowheads="1"/>
                    </pic:cNvPicPr>
                  </pic:nvPicPr>
                  <pic:blipFill>
                    <a:blip r:embed="rId19"/>
                    <a:stretch>
                      <a:fillRect/>
                    </a:stretch>
                  </pic:blipFill>
                  <pic:spPr bwMode="auto">
                    <a:xfrm>
                      <a:off x="0" y="0"/>
                      <a:ext cx="5274310" cy="5274310"/>
                    </a:xfrm>
                    <a:prstGeom prst="rect">
                      <a:avLst/>
                    </a:prstGeom>
                    <a:noFill/>
                    <a:ln w="9525">
                      <a:noFill/>
                      <a:headEnd/>
                      <a:tailEnd/>
                    </a:ln>
                  </pic:spPr>
                </pic:pic>
              </a:graphicData>
            </a:graphic>
          </wp:inline>
        </w:drawing>
      </w:r>
    </w:p>
    <w:p w14:paraId="30B60B29" w14:textId="2400A793" w:rsidR="0067597D" w:rsidRDefault="00D8179E" w:rsidP="0067597D">
      <w:pPr>
        <w:spacing w:line="360" w:lineRule="auto"/>
        <w:jc w:val="both"/>
        <w:rPr>
          <w:rFonts w:ascii="Times New Roman" w:eastAsia="標楷體" w:hAnsi="Times New Roman" w:cs="Times New Roman"/>
          <w:szCs w:val="24"/>
        </w:rPr>
      </w:pPr>
      <w:commentRangeStart w:id="21"/>
      <w:r w:rsidRPr="00D47637">
        <w:rPr>
          <w:rFonts w:ascii="Times New Roman" w:eastAsia="標楷體" w:hAnsi="Times New Roman" w:cs="Times New Roman" w:hint="eastAsia"/>
        </w:rPr>
        <w:t>圖</w:t>
      </w:r>
      <w:commentRangeEnd w:id="21"/>
      <w:r w:rsidR="009178A9">
        <w:rPr>
          <w:rStyle w:val="af0"/>
        </w:rPr>
        <w:commentReference w:id="21"/>
      </w:r>
      <w:r>
        <w:rPr>
          <w:rFonts w:ascii="Times New Roman" w:eastAsia="標楷體" w:hAnsi="Times New Roman" w:cs="Times New Roman"/>
        </w:rPr>
        <w:t>3</w:t>
      </w:r>
      <w:r w:rsidRPr="00D47637">
        <w:rPr>
          <w:rFonts w:ascii="Times New Roman" w:eastAsia="標楷體" w:hAnsi="Times New Roman" w:cs="Times New Roman" w:hint="eastAsia"/>
        </w:rPr>
        <w:t>、</w:t>
      </w:r>
      <w:r w:rsidR="0067597D" w:rsidRPr="002B488C">
        <w:rPr>
          <w:rFonts w:ascii="Times New Roman" w:eastAsia="標楷體" w:hAnsi="Times New Roman" w:cs="Times New Roman"/>
          <w:szCs w:val="24"/>
        </w:rPr>
        <w:t>2021</w:t>
      </w:r>
      <w:proofErr w:type="gramStart"/>
      <w:r w:rsidR="0067597D" w:rsidRPr="002B488C">
        <w:rPr>
          <w:rFonts w:ascii="Times New Roman" w:eastAsia="標楷體" w:hAnsi="Times New Roman" w:cs="Times New Roman" w:hint="eastAsia"/>
          <w:szCs w:val="24"/>
        </w:rPr>
        <w:t>–</w:t>
      </w:r>
      <w:proofErr w:type="gramEnd"/>
      <w:r w:rsidR="0067597D" w:rsidRPr="002B488C">
        <w:rPr>
          <w:rFonts w:ascii="Times New Roman" w:eastAsia="標楷體" w:hAnsi="Times New Roman" w:cs="Times New Roman"/>
          <w:szCs w:val="24"/>
        </w:rPr>
        <w:t>2025</w:t>
      </w:r>
      <w:r w:rsidR="0067597D" w:rsidRPr="002B488C">
        <w:rPr>
          <w:rFonts w:ascii="Times New Roman" w:eastAsia="標楷體" w:hAnsi="Times New Roman" w:cs="Times New Roman" w:hint="eastAsia"/>
          <w:szCs w:val="24"/>
        </w:rPr>
        <w:t>年</w:t>
      </w:r>
      <w:r w:rsidR="002B488C">
        <w:rPr>
          <w:rFonts w:ascii="Times New Roman" w:eastAsia="標楷體" w:hAnsi="Times New Roman" w:cs="Times New Roman" w:hint="eastAsia"/>
          <w:szCs w:val="24"/>
        </w:rPr>
        <w:t>各分署轄管國有林班地範圍內</w:t>
      </w:r>
      <w:r w:rsidR="0067597D" w:rsidRPr="002B488C">
        <w:rPr>
          <w:rFonts w:ascii="Times New Roman" w:eastAsia="標楷體" w:hAnsi="Times New Roman" w:cs="Times New Roman" w:hint="eastAsia"/>
          <w:szCs w:val="24"/>
        </w:rPr>
        <w:t>海拔</w:t>
      </w:r>
      <w:r w:rsidR="0067597D" w:rsidRPr="002B488C">
        <w:rPr>
          <w:rFonts w:ascii="Times New Roman" w:eastAsia="標楷體" w:hAnsi="Times New Roman" w:cs="Times New Roman"/>
          <w:szCs w:val="24"/>
        </w:rPr>
        <w:t>50</w:t>
      </w:r>
      <w:r w:rsidR="0067597D" w:rsidRPr="002B488C">
        <w:rPr>
          <w:rFonts w:ascii="Times New Roman" w:eastAsia="標楷體" w:hAnsi="Times New Roman" w:cs="Times New Roman" w:hint="eastAsia"/>
          <w:szCs w:val="24"/>
        </w:rPr>
        <w:t>公尺以上森林的臺灣獼猴</w:t>
      </w:r>
      <w:proofErr w:type="gramStart"/>
      <w:r w:rsidR="0067597D" w:rsidRPr="002B488C">
        <w:rPr>
          <w:rFonts w:ascii="Times New Roman" w:eastAsia="標楷體" w:hAnsi="Times New Roman" w:cs="Times New Roman" w:hint="eastAsia"/>
          <w:szCs w:val="24"/>
        </w:rPr>
        <w:t>猴群數</w:t>
      </w:r>
      <w:proofErr w:type="gramEnd"/>
      <w:r w:rsidR="0067597D" w:rsidRPr="002B488C">
        <w:rPr>
          <w:rFonts w:ascii="Times New Roman" w:eastAsia="標楷體" w:hAnsi="Times New Roman" w:cs="Times New Roman"/>
          <w:szCs w:val="24"/>
        </w:rPr>
        <w:t>(</w:t>
      </w:r>
      <w:r w:rsidR="0067597D" w:rsidRPr="002B488C">
        <w:rPr>
          <w:rFonts w:ascii="Times New Roman" w:eastAsia="標楷體" w:hAnsi="Times New Roman" w:cs="Times New Roman" w:hint="eastAsia"/>
          <w:szCs w:val="24"/>
        </w:rPr>
        <w:t>黑色圓點</w:t>
      </w:r>
      <w:r w:rsidR="0067597D" w:rsidRPr="002B488C">
        <w:rPr>
          <w:rFonts w:ascii="Times New Roman" w:eastAsia="標楷體" w:hAnsi="Times New Roman" w:cs="Times New Roman"/>
          <w:szCs w:val="24"/>
        </w:rPr>
        <w:t>)</w:t>
      </w:r>
      <w:r w:rsidR="0067597D" w:rsidRPr="002B488C">
        <w:rPr>
          <w:rFonts w:ascii="Times New Roman" w:eastAsia="標楷體" w:hAnsi="Times New Roman" w:cs="Times New Roman" w:hint="eastAsia"/>
          <w:szCs w:val="24"/>
        </w:rPr>
        <w:t>，其</w:t>
      </w:r>
      <w:r w:rsidR="002B488C">
        <w:rPr>
          <w:rFonts w:ascii="Times New Roman" w:eastAsia="標楷體" w:hAnsi="Times New Roman" w:cs="Times New Roman" w:hint="eastAsia"/>
          <w:szCs w:val="24"/>
        </w:rPr>
        <w:t>上方</w:t>
      </w:r>
      <w:r w:rsidR="0067597D" w:rsidRPr="002B488C">
        <w:rPr>
          <w:rFonts w:ascii="Times New Roman" w:eastAsia="標楷體" w:hAnsi="Times New Roman" w:cs="Times New Roman" w:hint="eastAsia"/>
          <w:szCs w:val="24"/>
        </w:rPr>
        <w:t>數字表示</w:t>
      </w:r>
      <w:proofErr w:type="gramStart"/>
      <w:r w:rsidR="0067597D" w:rsidRPr="002B488C">
        <w:rPr>
          <w:rFonts w:ascii="Times New Roman" w:eastAsia="標楷體" w:hAnsi="Times New Roman" w:cs="Times New Roman" w:hint="eastAsia"/>
          <w:szCs w:val="24"/>
        </w:rPr>
        <w:t>猴群數的</w:t>
      </w:r>
      <w:proofErr w:type="gramEnd"/>
      <w:r w:rsidR="0067597D" w:rsidRPr="002B488C">
        <w:rPr>
          <w:rFonts w:ascii="Times New Roman" w:eastAsia="標楷體" w:hAnsi="Times New Roman" w:cs="Times New Roman" w:hint="eastAsia"/>
          <w:szCs w:val="24"/>
        </w:rPr>
        <w:t>推估值。上下誤差線表示</w:t>
      </w:r>
      <w:r w:rsidR="0067597D" w:rsidRPr="002B488C">
        <w:rPr>
          <w:rFonts w:ascii="Times New Roman" w:eastAsia="標楷體" w:hAnsi="Times New Roman" w:cs="Times New Roman"/>
          <w:szCs w:val="24"/>
        </w:rPr>
        <w:t>95%</w:t>
      </w:r>
      <w:r w:rsidR="0067597D" w:rsidRPr="002B488C">
        <w:rPr>
          <w:rFonts w:ascii="Times New Roman" w:eastAsia="標楷體" w:hAnsi="Times New Roman" w:cs="Times New Roman" w:hint="eastAsia"/>
          <w:szCs w:val="24"/>
        </w:rPr>
        <w:t>信賴區間。</w:t>
      </w:r>
    </w:p>
    <w:p w14:paraId="31B71871" w14:textId="77777777" w:rsidR="001725A0" w:rsidRDefault="001725A0">
      <w:pPr>
        <w:spacing w:line="360" w:lineRule="auto"/>
        <w:rPr>
          <w:rFonts w:ascii="Times New Roman" w:eastAsia="標楷體" w:hAnsi="Times New Roman" w:cs="Times New Roman"/>
          <w:szCs w:val="24"/>
        </w:rPr>
      </w:pPr>
    </w:p>
    <w:p w14:paraId="7AA03B28" w14:textId="2879725F" w:rsidR="001725A0" w:rsidRDefault="001725A0">
      <w:pPr>
        <w:spacing w:line="360" w:lineRule="auto"/>
        <w:rPr>
          <w:rFonts w:ascii="Times New Roman" w:eastAsia="標楷體" w:hAnsi="Times New Roman" w:cs="Times New Roman" w:hint="eastAsia"/>
          <w:szCs w:val="24"/>
        </w:rPr>
      </w:pPr>
      <w:proofErr w:type="gramStart"/>
      <w:r w:rsidRPr="001725A0">
        <w:rPr>
          <w:rFonts w:ascii="Times New Roman" w:eastAsia="標楷體" w:hAnsi="Times New Roman" w:cs="Times New Roman" w:hint="eastAsia"/>
          <w:szCs w:val="24"/>
        </w:rPr>
        <w:t>此外，</w:t>
      </w:r>
      <w:proofErr w:type="gramEnd"/>
      <w:r w:rsidRPr="001725A0">
        <w:rPr>
          <w:rFonts w:ascii="Times New Roman" w:eastAsia="標楷體" w:hAnsi="Times New Roman" w:cs="Times New Roman" w:hint="eastAsia"/>
          <w:szCs w:val="24"/>
        </w:rPr>
        <w:t>為更完整掌握臺灣獼猴在全</w:t>
      </w:r>
      <w:proofErr w:type="gramStart"/>
      <w:r w:rsidRPr="001725A0">
        <w:rPr>
          <w:rFonts w:ascii="Times New Roman" w:eastAsia="標楷體" w:hAnsi="Times New Roman" w:cs="Times New Roman" w:hint="eastAsia"/>
          <w:szCs w:val="24"/>
        </w:rPr>
        <w:t>臺</w:t>
      </w:r>
      <w:proofErr w:type="gramEnd"/>
      <w:r w:rsidRPr="001725A0">
        <w:rPr>
          <w:rFonts w:ascii="Times New Roman" w:eastAsia="標楷體" w:hAnsi="Times New Roman" w:cs="Times New Roman" w:hint="eastAsia"/>
          <w:szCs w:val="24"/>
        </w:rPr>
        <w:t>的空間分布特性與族群動態，本年報進一步整合</w:t>
      </w:r>
      <w:r w:rsidRPr="001725A0">
        <w:rPr>
          <w:rFonts w:ascii="Times New Roman" w:eastAsia="標楷體" w:hAnsi="Times New Roman" w:cs="Times New Roman" w:hint="eastAsia"/>
          <w:szCs w:val="24"/>
        </w:rPr>
        <w:t>2021</w:t>
      </w:r>
      <w:proofErr w:type="gramStart"/>
      <w:r w:rsidRPr="001725A0">
        <w:rPr>
          <w:rFonts w:ascii="Times New Roman" w:eastAsia="標楷體" w:hAnsi="Times New Roman" w:cs="Times New Roman" w:hint="eastAsia"/>
          <w:szCs w:val="24"/>
        </w:rPr>
        <w:t>–</w:t>
      </w:r>
      <w:proofErr w:type="gramEnd"/>
      <w:r w:rsidRPr="001725A0">
        <w:rPr>
          <w:rFonts w:ascii="Times New Roman" w:eastAsia="標楷體" w:hAnsi="Times New Roman" w:cs="Times New Roman" w:hint="eastAsia"/>
          <w:szCs w:val="24"/>
        </w:rPr>
        <w:t>2025</w:t>
      </w:r>
      <w:r>
        <w:rPr>
          <w:rFonts w:ascii="Times New Roman" w:eastAsia="標楷體" w:hAnsi="Times New Roman" w:cs="Times New Roman" w:hint="eastAsia"/>
          <w:szCs w:val="24"/>
        </w:rPr>
        <w:t>年</w:t>
      </w:r>
      <w:proofErr w:type="gramStart"/>
      <w:r>
        <w:rPr>
          <w:rFonts w:ascii="Times New Roman" w:eastAsia="標楷體" w:hAnsi="Times New Roman" w:cs="Times New Roman" w:hint="eastAsia"/>
          <w:szCs w:val="24"/>
        </w:rPr>
        <w:t>森林護管員</w:t>
      </w:r>
      <w:proofErr w:type="gramEnd"/>
      <w:r>
        <w:rPr>
          <w:rFonts w:ascii="Times New Roman" w:eastAsia="標楷體" w:hAnsi="Times New Roman" w:cs="Times New Roman" w:hint="eastAsia"/>
          <w:szCs w:val="24"/>
        </w:rPr>
        <w:t>在</w:t>
      </w:r>
      <w:r w:rsidRPr="001725A0">
        <w:rPr>
          <w:rFonts w:ascii="Times New Roman" w:eastAsia="標楷體" w:hAnsi="Times New Roman" w:cs="Times New Roman" w:hint="eastAsia"/>
          <w:szCs w:val="24"/>
        </w:rPr>
        <w:t>國有林班地所蒐集的臺灣獼猴調查資料，以及</w:t>
      </w:r>
      <w:r w:rsidRPr="001725A0">
        <w:rPr>
          <w:rFonts w:ascii="Times New Roman" w:eastAsia="標楷體" w:hAnsi="Times New Roman" w:cs="Times New Roman" w:hint="eastAsia"/>
          <w:szCs w:val="24"/>
        </w:rPr>
        <w:t>BBS Taiwan</w:t>
      </w:r>
      <w:r>
        <w:rPr>
          <w:rFonts w:ascii="Times New Roman" w:eastAsia="標楷體" w:hAnsi="Times New Roman" w:cs="Times New Roman" w:hint="eastAsia"/>
          <w:szCs w:val="24"/>
        </w:rPr>
        <w:t>公民科學家累積的獼猴觀測紀錄，經統一的</w:t>
      </w:r>
      <w:r w:rsidRPr="001725A0">
        <w:rPr>
          <w:rFonts w:ascii="Times New Roman" w:eastAsia="標楷體" w:hAnsi="Times New Roman" w:cs="Times New Roman" w:hint="eastAsia"/>
          <w:szCs w:val="24"/>
        </w:rPr>
        <w:t>標準進行資料檢核與品質控管後，建立具一致性的臺灣獼猴監測資料集，進一步擴大資料的空間涵蓋範圍與分析應用價值。</w:t>
      </w:r>
      <w:r w:rsidRPr="001725A0">
        <w:rPr>
          <w:rFonts w:ascii="Times New Roman" w:eastAsia="標楷體" w:hAnsi="Times New Roman" w:cs="Times New Roman" w:hint="eastAsia"/>
          <w:szCs w:val="24"/>
        </w:rPr>
        <w:t>2021</w:t>
      </w:r>
      <w:proofErr w:type="gramStart"/>
      <w:r w:rsidRPr="001725A0">
        <w:rPr>
          <w:rFonts w:ascii="Times New Roman" w:eastAsia="標楷體" w:hAnsi="Times New Roman" w:cs="Times New Roman" w:hint="eastAsia"/>
          <w:szCs w:val="24"/>
        </w:rPr>
        <w:t>–</w:t>
      </w:r>
      <w:proofErr w:type="gramEnd"/>
      <w:r w:rsidRPr="001725A0">
        <w:rPr>
          <w:rFonts w:ascii="Times New Roman" w:eastAsia="標楷體" w:hAnsi="Times New Roman" w:cs="Times New Roman" w:hint="eastAsia"/>
          <w:szCs w:val="24"/>
        </w:rPr>
        <w:t>2025</w:t>
      </w:r>
      <w:r w:rsidRPr="001725A0">
        <w:rPr>
          <w:rFonts w:ascii="Times New Roman" w:eastAsia="標楷體" w:hAnsi="Times New Roman" w:cs="Times New Roman" w:hint="eastAsia"/>
          <w:szCs w:val="24"/>
        </w:rPr>
        <w:t>年間共執行</w:t>
      </w:r>
      <w:r w:rsidRPr="001725A0">
        <w:rPr>
          <w:rFonts w:ascii="Times New Roman" w:eastAsia="標楷體" w:hAnsi="Times New Roman" w:cs="Times New Roman" w:hint="eastAsia"/>
          <w:szCs w:val="24"/>
        </w:rPr>
        <w:t>10</w:t>
      </w:r>
      <w:r w:rsidRPr="001725A0">
        <w:rPr>
          <w:rFonts w:ascii="Times New Roman" w:eastAsia="標楷體" w:hAnsi="Times New Roman" w:cs="Times New Roman" w:hint="eastAsia"/>
          <w:szCs w:val="24"/>
        </w:rPr>
        <w:t>次臺灣獼猴調查，累積的</w:t>
      </w:r>
      <w:proofErr w:type="gramStart"/>
      <w:r w:rsidRPr="001725A0">
        <w:rPr>
          <w:rFonts w:ascii="Times New Roman" w:eastAsia="標楷體" w:hAnsi="Times New Roman" w:cs="Times New Roman" w:hint="eastAsia"/>
          <w:szCs w:val="24"/>
        </w:rPr>
        <w:t>調查樣點涵蓋</w:t>
      </w:r>
      <w:proofErr w:type="gramEnd"/>
      <w:r w:rsidRPr="001725A0">
        <w:rPr>
          <w:rFonts w:ascii="Times New Roman" w:eastAsia="標楷體" w:hAnsi="Times New Roman" w:cs="Times New Roman" w:hint="eastAsia"/>
          <w:szCs w:val="24"/>
        </w:rPr>
        <w:t>全</w:t>
      </w:r>
      <w:proofErr w:type="gramStart"/>
      <w:r w:rsidRPr="001725A0">
        <w:rPr>
          <w:rFonts w:ascii="Times New Roman" w:eastAsia="標楷體" w:hAnsi="Times New Roman" w:cs="Times New Roman" w:hint="eastAsia"/>
          <w:szCs w:val="24"/>
        </w:rPr>
        <w:t>臺</w:t>
      </w:r>
      <w:proofErr w:type="gramEnd"/>
      <w:r w:rsidRPr="001725A0">
        <w:rPr>
          <w:rFonts w:ascii="Times New Roman" w:eastAsia="標楷體" w:hAnsi="Times New Roman" w:cs="Times New Roman" w:hint="eastAsia"/>
          <w:szCs w:val="24"/>
        </w:rPr>
        <w:t>不同地區，其空間分布情形如圖</w:t>
      </w:r>
      <w:r w:rsidRPr="001725A0">
        <w:rPr>
          <w:rFonts w:ascii="Times New Roman" w:eastAsia="標楷體" w:hAnsi="Times New Roman" w:cs="Times New Roman" w:hint="eastAsia"/>
          <w:szCs w:val="24"/>
        </w:rPr>
        <w:t>4</w:t>
      </w:r>
      <w:r w:rsidRPr="001725A0">
        <w:rPr>
          <w:rFonts w:ascii="Times New Roman" w:eastAsia="標楷體" w:hAnsi="Times New Roman" w:cs="Times New Roman" w:hint="eastAsia"/>
          <w:szCs w:val="24"/>
        </w:rPr>
        <w:t>所示。</w:t>
      </w:r>
    </w:p>
    <w:p w14:paraId="53730B4A" w14:textId="778C8090" w:rsidR="00D41EC3" w:rsidRPr="001725A0" w:rsidRDefault="001725A0">
      <w:pPr>
        <w:spacing w:line="360" w:lineRule="auto"/>
        <w:rPr>
          <w:rFonts w:ascii="Times New Roman" w:eastAsia="標楷體" w:hAnsi="Times New Roman" w:cs="Times New Roman"/>
          <w:highlight w:val="yellow"/>
        </w:rPr>
      </w:pPr>
      <w:proofErr w:type="gramStart"/>
      <w:r w:rsidRPr="001725A0">
        <w:rPr>
          <w:rFonts w:ascii="Times New Roman" w:eastAsia="標楷體" w:hAnsi="Times New Roman" w:cs="Times New Roman"/>
          <w:szCs w:val="24"/>
          <w:highlight w:val="yellow"/>
        </w:rPr>
        <w:t>此外</w:t>
      </w:r>
      <w:r w:rsidRPr="001725A0">
        <w:rPr>
          <w:rFonts w:ascii="新細明體" w:eastAsia="新細明體" w:hAnsi="新細明體" w:cs="Times New Roman" w:hint="eastAsia"/>
          <w:szCs w:val="24"/>
          <w:highlight w:val="yellow"/>
        </w:rPr>
        <w:t>，</w:t>
      </w:r>
      <w:commentRangeStart w:id="22"/>
      <w:commentRangeStart w:id="23"/>
      <w:proofErr w:type="gramEnd"/>
      <w:r w:rsidR="00A03127" w:rsidRPr="001725A0">
        <w:rPr>
          <w:rFonts w:ascii="標楷體" w:eastAsia="標楷體" w:hAnsi="標楷體" w:cs="Times New Roman" w:hint="eastAsia"/>
          <w:highlight w:val="yellow"/>
        </w:rPr>
        <w:t>為</w:t>
      </w:r>
      <w:commentRangeEnd w:id="22"/>
      <w:r w:rsidR="00B53DCF" w:rsidRPr="001725A0">
        <w:rPr>
          <w:rStyle w:val="af0"/>
          <w:highlight w:val="yellow"/>
        </w:rPr>
        <w:commentReference w:id="22"/>
      </w:r>
      <w:commentRangeEnd w:id="23"/>
      <w:r w:rsidR="00197B6F" w:rsidRPr="001725A0">
        <w:rPr>
          <w:rStyle w:val="af0"/>
          <w:highlight w:val="yellow"/>
        </w:rPr>
        <w:commentReference w:id="23"/>
      </w:r>
      <w:r w:rsidR="00A03127" w:rsidRPr="001725A0">
        <w:rPr>
          <w:rFonts w:ascii="標楷體" w:eastAsia="標楷體" w:hAnsi="標楷體" w:cs="Times New Roman" w:hint="eastAsia"/>
          <w:highlight w:val="yellow"/>
        </w:rPr>
        <w:t>完</w:t>
      </w:r>
      <w:r w:rsidRPr="001725A0">
        <w:rPr>
          <w:rFonts w:ascii="標楷體" w:eastAsia="標楷體" w:hAnsi="標楷體" w:cs="Times New Roman" w:hint="eastAsia"/>
          <w:highlight w:val="yellow"/>
        </w:rPr>
        <w:t>整評估臺灣獼猴在全</w:t>
      </w:r>
      <w:proofErr w:type="gramStart"/>
      <w:r w:rsidRPr="001725A0">
        <w:rPr>
          <w:rFonts w:ascii="標楷體" w:eastAsia="標楷體" w:hAnsi="標楷體" w:cs="Times New Roman" w:hint="eastAsia"/>
          <w:highlight w:val="yellow"/>
        </w:rPr>
        <w:t>臺</w:t>
      </w:r>
      <w:proofErr w:type="gramEnd"/>
      <w:r w:rsidRPr="001725A0">
        <w:rPr>
          <w:rFonts w:ascii="標楷體" w:eastAsia="標楷體" w:hAnsi="標楷體" w:cs="Times New Roman" w:hint="eastAsia"/>
          <w:highlight w:val="yellow"/>
        </w:rPr>
        <w:t>的空間分布特性和族群動態，本年報</w:t>
      </w:r>
      <w:r w:rsidRPr="001725A0">
        <w:rPr>
          <w:highlight w:val="yellow"/>
        </w:rPr>
        <w:t>整合</w:t>
      </w:r>
      <w:r w:rsidRPr="001725A0">
        <w:rPr>
          <w:highlight w:val="yellow"/>
        </w:rPr>
        <w:t>2021</w:t>
      </w:r>
      <w:proofErr w:type="gramStart"/>
      <w:r w:rsidRPr="001725A0">
        <w:rPr>
          <w:highlight w:val="yellow"/>
        </w:rPr>
        <w:t>–</w:t>
      </w:r>
      <w:proofErr w:type="gramEnd"/>
      <w:r w:rsidRPr="001725A0">
        <w:rPr>
          <w:highlight w:val="yellow"/>
        </w:rPr>
        <w:t>2025</w:t>
      </w:r>
      <w:r w:rsidRPr="001725A0">
        <w:rPr>
          <w:highlight w:val="yellow"/>
        </w:rPr>
        <w:t>年</w:t>
      </w:r>
      <w:proofErr w:type="gramStart"/>
      <w:r w:rsidRPr="001725A0">
        <w:rPr>
          <w:highlight w:val="yellow"/>
        </w:rPr>
        <w:t>森林護管員</w:t>
      </w:r>
      <w:proofErr w:type="gramEnd"/>
      <w:r w:rsidRPr="001725A0">
        <w:rPr>
          <w:highlight w:val="yellow"/>
        </w:rPr>
        <w:t>在國有林班地所蒐集的臺灣獼猴調查資料，以及</w:t>
      </w:r>
      <w:r w:rsidRPr="001725A0">
        <w:rPr>
          <w:highlight w:val="yellow"/>
        </w:rPr>
        <w:t>BBS Taiwan</w:t>
      </w:r>
      <w:r w:rsidRPr="001725A0">
        <w:rPr>
          <w:highlight w:val="yellow"/>
        </w:rPr>
        <w:t>公民科學家累積的獼猴觀測紀錄，經統一標準進行資料檢核與品質控管後，建立一致性的資料集</w:t>
      </w:r>
      <w:r w:rsidRPr="001725A0">
        <w:rPr>
          <w:rFonts w:ascii="Times New Roman" w:eastAsia="標楷體" w:hAnsi="Times New Roman" w:cs="Times New Roman" w:hint="eastAsia"/>
          <w:highlight w:val="yellow"/>
        </w:rPr>
        <w:t>。這</w:t>
      </w:r>
      <w:r w:rsidRPr="001725A0">
        <w:rPr>
          <w:rFonts w:ascii="Times New Roman" w:eastAsia="標楷體" w:hAnsi="Times New Roman" w:cs="Times New Roman" w:hint="eastAsia"/>
          <w:highlight w:val="yellow"/>
        </w:rPr>
        <w:t>5</w:t>
      </w:r>
      <w:r w:rsidRPr="001725A0">
        <w:rPr>
          <w:rFonts w:ascii="Times New Roman" w:eastAsia="標楷體" w:hAnsi="Times New Roman" w:cs="Times New Roman" w:hint="eastAsia"/>
          <w:highlight w:val="yellow"/>
        </w:rPr>
        <w:t>年間，</w:t>
      </w:r>
      <w:r w:rsidR="00A03127" w:rsidRPr="001725A0">
        <w:rPr>
          <w:rFonts w:ascii="Times New Roman" w:eastAsia="標楷體" w:hAnsi="Times New Roman" w:cs="Times New Roman" w:hint="eastAsia"/>
          <w:highlight w:val="yellow"/>
        </w:rPr>
        <w:t>共</w:t>
      </w:r>
      <w:r w:rsidRPr="001725A0">
        <w:rPr>
          <w:rFonts w:ascii="Times New Roman" w:eastAsia="標楷體" w:hAnsi="Times New Roman" w:cs="Times New Roman" w:hint="eastAsia"/>
          <w:highlight w:val="yellow"/>
        </w:rPr>
        <w:t>執行</w:t>
      </w:r>
      <w:r w:rsidR="0067597D" w:rsidRPr="001725A0">
        <w:rPr>
          <w:rFonts w:ascii="Times New Roman" w:eastAsia="標楷體" w:hAnsi="Times New Roman" w:cs="Times New Roman" w:hint="eastAsia"/>
          <w:highlight w:val="yellow"/>
        </w:rPr>
        <w:t>10</w:t>
      </w:r>
      <w:r w:rsidR="00A03127" w:rsidRPr="001725A0">
        <w:rPr>
          <w:rFonts w:ascii="Times New Roman" w:eastAsia="標楷體" w:hAnsi="Times New Roman" w:cs="Times New Roman" w:hint="eastAsia"/>
          <w:highlight w:val="yellow"/>
        </w:rPr>
        <w:t>次的</w:t>
      </w:r>
      <w:r w:rsidRPr="001725A0">
        <w:rPr>
          <w:rFonts w:ascii="Times New Roman" w:eastAsia="標楷體" w:hAnsi="Times New Roman" w:cs="Times New Roman" w:hint="eastAsia"/>
          <w:highlight w:val="yellow"/>
        </w:rPr>
        <w:t>臺灣</w:t>
      </w:r>
      <w:r w:rsidRPr="001725A0">
        <w:rPr>
          <w:rFonts w:ascii="Times New Roman" w:eastAsia="標楷體" w:hAnsi="Times New Roman" w:cs="Times New Roman"/>
          <w:highlight w:val="yellow"/>
        </w:rPr>
        <w:t>獼猴調查</w:t>
      </w:r>
      <w:r w:rsidR="00A03127" w:rsidRPr="001725A0">
        <w:rPr>
          <w:rFonts w:ascii="Times New Roman" w:eastAsia="標楷體" w:hAnsi="Times New Roman" w:cs="Times New Roman" w:hint="eastAsia"/>
          <w:highlight w:val="yellow"/>
        </w:rPr>
        <w:t>，</w:t>
      </w:r>
      <w:proofErr w:type="gramStart"/>
      <w:r w:rsidR="00A03127" w:rsidRPr="001725A0">
        <w:rPr>
          <w:rFonts w:ascii="Times New Roman" w:eastAsia="標楷體" w:hAnsi="Times New Roman" w:cs="Times New Roman" w:hint="eastAsia"/>
          <w:highlight w:val="yellow"/>
        </w:rPr>
        <w:t>樣點分布</w:t>
      </w:r>
      <w:proofErr w:type="gramEnd"/>
      <w:r w:rsidR="00A03127" w:rsidRPr="001725A0">
        <w:rPr>
          <w:rFonts w:ascii="Times New Roman" w:eastAsia="標楷體" w:hAnsi="Times New Roman" w:cs="Times New Roman" w:hint="eastAsia"/>
          <w:highlight w:val="yellow"/>
        </w:rPr>
        <w:t>位置如圖</w:t>
      </w:r>
      <w:r w:rsidR="0062015D" w:rsidRPr="001725A0">
        <w:rPr>
          <w:rFonts w:ascii="Times New Roman" w:eastAsia="標楷體" w:hAnsi="Times New Roman" w:cs="Times New Roman" w:hint="eastAsia"/>
          <w:highlight w:val="yellow"/>
        </w:rPr>
        <w:t>4</w:t>
      </w:r>
      <w:r w:rsidR="00A03127" w:rsidRPr="001725A0">
        <w:rPr>
          <w:rFonts w:ascii="Times New Roman" w:eastAsia="標楷體" w:hAnsi="Times New Roman" w:cs="Times New Roman" w:hint="eastAsia"/>
          <w:highlight w:val="yellow"/>
        </w:rPr>
        <w:t>所示。</w:t>
      </w:r>
    </w:p>
    <w:p w14:paraId="2DE4103A" w14:textId="77777777" w:rsidR="00D41EC3" w:rsidRDefault="00D41EC3">
      <w:pPr>
        <w:spacing w:line="360" w:lineRule="auto"/>
        <w:rPr>
          <w:ins w:id="24" w:author="瑋婷 徐" w:date="2026-08-07T10:23:00Z"/>
          <w:rFonts w:ascii="Times New Roman" w:eastAsia="標楷體" w:hAnsi="Times New Roman" w:cs="Times New Roman"/>
          <w:highlight w:val="yellow"/>
        </w:rPr>
      </w:pPr>
    </w:p>
    <w:p w14:paraId="3E718198" w14:textId="77777777" w:rsidR="00D41EC3" w:rsidRDefault="00D41EC3" w:rsidP="00D41EC3">
      <w:pPr>
        <w:spacing w:line="360" w:lineRule="auto"/>
        <w:jc w:val="both"/>
        <w:rPr>
          <w:rFonts w:ascii="Times New Roman" w:eastAsia="標楷體" w:hAnsi="Times New Roman" w:cs="Times New Roman"/>
          <w:color w:val="4472C4" w:themeColor="accent5"/>
          <w:szCs w:val="24"/>
        </w:rPr>
      </w:pPr>
      <w:r w:rsidRPr="001D69DA">
        <w:rPr>
          <w:rFonts w:ascii="Times New Roman" w:eastAsia="標楷體" w:hAnsi="Times New Roman" w:cs="Times New Roman"/>
          <w:noProof/>
          <w:color w:val="0070C0"/>
          <w:rPrChange w:id="25" w:author="Unknown">
            <w:rPr>
              <w:noProof/>
            </w:rPr>
          </w:rPrChange>
        </w:rPr>
        <w:drawing>
          <wp:inline distT="0" distB="0" distL="0" distR="0" wp14:anchorId="52A0DE5D" wp14:editId="3D3D8601">
            <wp:extent cx="4276725" cy="6047769"/>
            <wp:effectExtent l="0" t="0" r="0" b="0"/>
            <wp:docPr id="172267954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79548" name="圖片 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282503" cy="6055940"/>
                    </a:xfrm>
                    <a:prstGeom prst="rect">
                      <a:avLst/>
                    </a:prstGeom>
                    <a:noFill/>
                    <a:ln>
                      <a:noFill/>
                    </a:ln>
                  </pic:spPr>
                </pic:pic>
              </a:graphicData>
            </a:graphic>
          </wp:inline>
        </w:drawing>
      </w:r>
    </w:p>
    <w:p w14:paraId="238579DD" w14:textId="32F5FAEC" w:rsidR="00D41EC3" w:rsidRDefault="00D41EC3" w:rsidP="00D41EC3">
      <w:pPr>
        <w:suppressAutoHyphens/>
        <w:rPr>
          <w:rFonts w:ascii="Times New Roman" w:eastAsia="標楷體" w:hAnsi="Times New Roman" w:cs="Times New Roman"/>
          <w:color w:val="0070C0"/>
        </w:rPr>
      </w:pPr>
      <w:bookmarkStart w:id="26" w:name="_Hlk236993408"/>
      <w:r w:rsidRPr="00D47637">
        <w:rPr>
          <w:rFonts w:ascii="Times New Roman" w:eastAsia="標楷體" w:hAnsi="Times New Roman" w:cs="Times New Roman" w:hint="eastAsia"/>
          <w:highlight w:val="yellow"/>
        </w:rPr>
        <w:t>圖</w:t>
      </w:r>
      <w:r>
        <w:rPr>
          <w:rFonts w:ascii="Times New Roman" w:eastAsia="標楷體" w:hAnsi="Times New Roman" w:cs="Times New Roman" w:hint="eastAsia"/>
          <w:highlight w:val="yellow"/>
        </w:rPr>
        <w:t>4</w:t>
      </w:r>
      <w:r w:rsidRPr="00D47637">
        <w:rPr>
          <w:rFonts w:ascii="Times New Roman" w:eastAsia="標楷體" w:hAnsi="Times New Roman" w:cs="Times New Roman" w:hint="eastAsia"/>
          <w:highlight w:val="yellow"/>
        </w:rPr>
        <w:t>、</w:t>
      </w:r>
      <w:bookmarkEnd w:id="26"/>
      <w:r w:rsidRPr="00D47637">
        <w:rPr>
          <w:rFonts w:ascii="Times New Roman" w:eastAsia="標楷體" w:hAnsi="Times New Roman" w:cs="Times New Roman"/>
          <w:highlight w:val="yellow"/>
        </w:rPr>
        <w:t>2021</w:t>
      </w:r>
      <w:proofErr w:type="gramStart"/>
      <w:r w:rsidRPr="00D47637">
        <w:rPr>
          <w:rFonts w:ascii="Times New Roman" w:eastAsia="標楷體" w:hAnsi="Times New Roman" w:cs="Times New Roman"/>
          <w:highlight w:val="yellow"/>
        </w:rPr>
        <w:t>–</w:t>
      </w:r>
      <w:proofErr w:type="gramEnd"/>
      <w:r w:rsidRPr="00D47637">
        <w:rPr>
          <w:rFonts w:ascii="Times New Roman" w:eastAsia="標楷體" w:hAnsi="Times New Roman" w:cs="Times New Roman"/>
          <w:highlight w:val="yellow"/>
        </w:rPr>
        <w:t>202</w:t>
      </w:r>
      <w:del w:id="27" w:author="瑋婷 徐" w:date="2026-08-07T18:22:00Z">
        <w:r w:rsidRPr="00D47637" w:rsidDel="00696D15">
          <w:rPr>
            <w:rFonts w:ascii="Times New Roman" w:eastAsia="標楷體" w:hAnsi="Times New Roman" w:cs="Times New Roman" w:hint="eastAsia"/>
            <w:highlight w:val="yellow"/>
          </w:rPr>
          <w:delText>4</w:delText>
        </w:r>
      </w:del>
      <w:ins w:id="28" w:author="瑋婷 徐" w:date="2026-08-07T18:22:00Z">
        <w:r w:rsidR="00696D15">
          <w:rPr>
            <w:rFonts w:ascii="Times New Roman" w:eastAsia="標楷體" w:hAnsi="Times New Roman" w:cs="Times New Roman" w:hint="eastAsia"/>
            <w:highlight w:val="yellow"/>
          </w:rPr>
          <w:t>5</w:t>
        </w:r>
      </w:ins>
      <w:r w:rsidRPr="00D47637">
        <w:rPr>
          <w:rFonts w:ascii="Times New Roman" w:eastAsia="標楷體" w:hAnsi="Times New Roman" w:cs="Times New Roman"/>
          <w:highlight w:val="yellow"/>
        </w:rPr>
        <w:t xml:space="preserve"> </w:t>
      </w:r>
      <w:r w:rsidRPr="00D47637">
        <w:rPr>
          <w:rFonts w:ascii="Times New Roman" w:eastAsia="標楷體" w:hAnsi="Times New Roman" w:cs="Times New Roman" w:hint="eastAsia"/>
          <w:highlight w:val="yellow"/>
        </w:rPr>
        <w:t>年</w:t>
      </w:r>
      <w:r w:rsidR="0024749C">
        <w:rPr>
          <w:rFonts w:ascii="Times New Roman" w:eastAsia="標楷體" w:hAnsi="Times New Roman" w:cs="Times New Roman" w:hint="eastAsia"/>
          <w:highlight w:val="yellow"/>
        </w:rPr>
        <w:t>海拔</w:t>
      </w:r>
      <w:r w:rsidR="0024749C">
        <w:rPr>
          <w:rFonts w:ascii="Times New Roman" w:eastAsia="標楷體" w:hAnsi="Times New Roman" w:cs="Times New Roman" w:hint="eastAsia"/>
          <w:highlight w:val="yellow"/>
        </w:rPr>
        <w:t>50</w:t>
      </w:r>
      <w:r w:rsidR="0024749C">
        <w:rPr>
          <w:rFonts w:ascii="Times New Roman" w:eastAsia="標楷體" w:hAnsi="Times New Roman" w:cs="Times New Roman" w:hint="eastAsia"/>
          <w:highlight w:val="yellow"/>
        </w:rPr>
        <w:t>公尺以上的森林</w:t>
      </w:r>
      <w:proofErr w:type="gramStart"/>
      <w:r w:rsidR="0024749C">
        <w:rPr>
          <w:rFonts w:ascii="Times New Roman" w:eastAsia="標楷體" w:hAnsi="Times New Roman" w:cs="Times New Roman" w:hint="eastAsia"/>
          <w:highlight w:val="yellow"/>
        </w:rPr>
        <w:t>調查樣點分布</w:t>
      </w:r>
      <w:proofErr w:type="gramEnd"/>
      <w:r w:rsidR="0024749C">
        <w:rPr>
          <w:rFonts w:ascii="Times New Roman" w:eastAsia="標楷體" w:hAnsi="Times New Roman" w:cs="Times New Roman" w:hint="eastAsia"/>
          <w:highlight w:val="yellow"/>
        </w:rPr>
        <w:t>圖</w:t>
      </w:r>
      <w:r w:rsidRPr="00D47637">
        <w:rPr>
          <w:rFonts w:ascii="Times New Roman" w:eastAsia="標楷體" w:hAnsi="Times New Roman" w:cs="Times New Roman" w:hint="eastAsia"/>
          <w:highlight w:val="yellow"/>
        </w:rPr>
        <w:t>。紅色點</w:t>
      </w:r>
      <w:r w:rsidRPr="00D47637">
        <w:rPr>
          <w:rFonts w:ascii="Times New Roman" w:eastAsia="標楷體" w:hAnsi="Times New Roman" w:cs="Times New Roman"/>
          <w:highlight w:val="yellow"/>
        </w:rPr>
        <w:t xml:space="preserve"> </w:t>
      </w:r>
      <w:r w:rsidRPr="00D47637">
        <w:rPr>
          <w:noProof/>
          <w:highlight w:val="yellow"/>
        </w:rPr>
        <w:t>(</w:t>
      </w:r>
      <w:r w:rsidRPr="00D47637">
        <w:rPr>
          <w:noProof/>
          <w:highlight w:val="yellow"/>
          <w:rPrChange w:id="29" w:author="Unknown">
            <w:rPr>
              <w:noProof/>
            </w:rPr>
          </w:rPrChange>
        </w:rPr>
        <w:drawing>
          <wp:inline distT="0" distB="0" distL="0" distR="0" wp14:anchorId="33EFDE8A" wp14:editId="14392549">
            <wp:extent cx="102870" cy="111760"/>
            <wp:effectExtent l="0" t="0" r="0" b="0"/>
            <wp:docPr id="242390853"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21"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Pr="00D47637">
        <w:rPr>
          <w:noProof/>
          <w:highlight w:val="yellow"/>
        </w:rPr>
        <w:t xml:space="preserve">) </w:t>
      </w:r>
      <w:r w:rsidRPr="00D47637">
        <w:rPr>
          <w:rFonts w:ascii="Times New Roman" w:eastAsia="標楷體" w:hAnsi="Times New Roman" w:cs="Times New Roman" w:hint="eastAsia"/>
          <w:highlight w:val="yellow"/>
        </w:rPr>
        <w:t>表示「國有林班地臺灣獼猴與繁殖鳥監測計畫」之獼猴</w:t>
      </w:r>
      <w:proofErr w:type="gramStart"/>
      <w:r w:rsidRPr="00D47637">
        <w:rPr>
          <w:rFonts w:ascii="Times New Roman" w:eastAsia="標楷體" w:hAnsi="Times New Roman" w:cs="Times New Roman" w:hint="eastAsia"/>
          <w:highlight w:val="yellow"/>
        </w:rPr>
        <w:t>調查樣點</w:t>
      </w:r>
      <w:proofErr w:type="gramEnd"/>
      <w:r w:rsidRPr="00D47637">
        <w:rPr>
          <w:rFonts w:ascii="Times New Roman" w:eastAsia="標楷體" w:hAnsi="Times New Roman" w:cs="Times New Roman" w:hint="eastAsia"/>
          <w:highlight w:val="yellow"/>
        </w:rPr>
        <w:t>；藍色點</w:t>
      </w:r>
      <w:r w:rsidRPr="00D47637">
        <w:rPr>
          <w:rFonts w:ascii="Times New Roman" w:eastAsia="標楷體" w:hAnsi="Times New Roman" w:cs="Times New Roman"/>
          <w:highlight w:val="yellow"/>
        </w:rPr>
        <w:t xml:space="preserve"> (</w:t>
      </w:r>
      <w:r w:rsidRPr="00D47637">
        <w:rPr>
          <w:rFonts w:ascii="Times New Roman" w:eastAsia="標楷體" w:hAnsi="Times New Roman" w:cs="Times New Roman"/>
          <w:noProof/>
          <w:highlight w:val="yellow"/>
          <w:rPrChange w:id="30" w:author="Unknown">
            <w:rPr>
              <w:noProof/>
            </w:rPr>
          </w:rPrChange>
        </w:rPr>
        <w:drawing>
          <wp:inline distT="0" distB="0" distL="0" distR="0" wp14:anchorId="6F5815A1" wp14:editId="2142BB36">
            <wp:extent cx="90170" cy="90170"/>
            <wp:effectExtent l="0" t="0" r="0" b="0"/>
            <wp:docPr id="379198465"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Pr="00D47637">
        <w:rPr>
          <w:rFonts w:ascii="Times New Roman" w:eastAsia="標楷體" w:hAnsi="Times New Roman" w:cs="Times New Roman"/>
          <w:highlight w:val="yellow"/>
        </w:rPr>
        <w:t xml:space="preserve">) </w:t>
      </w:r>
      <w:r w:rsidRPr="00D47637">
        <w:rPr>
          <w:rFonts w:ascii="Times New Roman" w:eastAsia="標楷體" w:hAnsi="Times New Roman" w:cs="Times New Roman" w:hint="eastAsia"/>
          <w:highlight w:val="yellow"/>
        </w:rPr>
        <w:t>則代表「臺灣繁殖鳥類大調查</w:t>
      </w:r>
      <w:r w:rsidRPr="00D47637">
        <w:rPr>
          <w:rFonts w:ascii="Times New Roman" w:eastAsia="標楷體" w:hAnsi="Times New Roman" w:cs="Times New Roman"/>
          <w:highlight w:val="yellow"/>
        </w:rPr>
        <w:t xml:space="preserve"> BBS Taiwan</w:t>
      </w:r>
      <w:r w:rsidRPr="00D47637">
        <w:rPr>
          <w:rFonts w:ascii="Times New Roman" w:eastAsia="標楷體" w:hAnsi="Times New Roman" w:cs="Times New Roman" w:hint="eastAsia"/>
          <w:highlight w:val="yellow"/>
        </w:rPr>
        <w:t>」之</w:t>
      </w:r>
      <w:proofErr w:type="gramStart"/>
      <w:r w:rsidRPr="00D47637">
        <w:rPr>
          <w:rFonts w:ascii="Times New Roman" w:eastAsia="標楷體" w:hAnsi="Times New Roman" w:cs="Times New Roman" w:hint="eastAsia"/>
          <w:highlight w:val="yellow"/>
        </w:rPr>
        <w:t>調查樣點</w:t>
      </w:r>
      <w:proofErr w:type="gramEnd"/>
      <w:r w:rsidRPr="00D47637">
        <w:rPr>
          <w:rFonts w:ascii="Times New Roman" w:eastAsia="標楷體" w:hAnsi="Times New Roman" w:cs="Times New Roman" w:hint="eastAsia"/>
          <w:highlight w:val="yellow"/>
        </w:rPr>
        <w:t>。</w:t>
      </w:r>
    </w:p>
    <w:p w14:paraId="20C75EFA" w14:textId="77777777" w:rsidR="00D41EC3" w:rsidRPr="00D41EC3" w:rsidRDefault="00D41EC3">
      <w:pPr>
        <w:spacing w:line="360" w:lineRule="auto"/>
        <w:rPr>
          <w:rFonts w:ascii="Times New Roman" w:eastAsia="標楷體" w:hAnsi="Times New Roman" w:cs="Times New Roman"/>
          <w:highlight w:val="yellow"/>
        </w:rPr>
      </w:pPr>
    </w:p>
    <w:p w14:paraId="1DBF4B8E" w14:textId="16BD226B" w:rsidR="00BB4C7D" w:rsidRPr="00A03127" w:rsidRDefault="00D41EC3" w:rsidP="00BB4C7D">
      <w:pPr>
        <w:spacing w:line="360" w:lineRule="auto"/>
        <w:rPr>
          <w:rFonts w:ascii="Times New Roman" w:eastAsia="標楷體" w:hAnsi="Times New Roman" w:cs="Times New Roman"/>
        </w:rPr>
      </w:pPr>
      <w:proofErr w:type="gramStart"/>
      <w:r w:rsidRPr="002E556A">
        <w:rPr>
          <w:rFonts w:ascii="Times New Roman" w:eastAsia="標楷體" w:hAnsi="Times New Roman" w:cs="Times New Roman"/>
          <w:szCs w:val="24"/>
        </w:rPr>
        <w:t>綜整</w:t>
      </w:r>
      <w:proofErr w:type="gramEnd"/>
      <w:r w:rsidRPr="002E556A">
        <w:rPr>
          <w:rFonts w:ascii="Times New Roman" w:eastAsia="標楷體" w:hAnsi="Times New Roman" w:cs="Times New Roman"/>
          <w:szCs w:val="24"/>
        </w:rPr>
        <w:t>202</w:t>
      </w:r>
      <w:r w:rsidRPr="002E556A">
        <w:rPr>
          <w:rFonts w:ascii="Times New Roman" w:eastAsia="標楷體" w:hAnsi="Times New Roman" w:cs="Times New Roman" w:hint="eastAsia"/>
          <w:szCs w:val="24"/>
        </w:rPr>
        <w:t>1</w:t>
      </w:r>
      <w:r w:rsidRPr="002E556A">
        <w:rPr>
          <w:rFonts w:ascii="Times New Roman" w:eastAsia="標楷體" w:hAnsi="Times New Roman" w:cs="Times New Roman"/>
          <w:szCs w:val="24"/>
        </w:rPr>
        <w:t xml:space="preserve"> </w:t>
      </w:r>
      <w:proofErr w:type="gramStart"/>
      <w:r w:rsidRPr="002E556A">
        <w:rPr>
          <w:rFonts w:ascii="Times New Roman" w:eastAsia="標楷體" w:hAnsi="Times New Roman" w:cs="Times New Roman"/>
          <w:szCs w:val="24"/>
        </w:rPr>
        <w:t>–</w:t>
      </w:r>
      <w:proofErr w:type="gramEnd"/>
      <w:r w:rsidRPr="002E556A">
        <w:rPr>
          <w:rFonts w:ascii="Times New Roman" w:eastAsia="標楷體" w:hAnsi="Times New Roman" w:cs="Times New Roman"/>
          <w:szCs w:val="24"/>
        </w:rPr>
        <w:t xml:space="preserve"> 202</w:t>
      </w:r>
      <w:r w:rsidRPr="002E556A">
        <w:rPr>
          <w:rFonts w:ascii="Times New Roman" w:eastAsia="標楷體" w:hAnsi="Times New Roman" w:cs="Times New Roman" w:hint="eastAsia"/>
          <w:szCs w:val="24"/>
        </w:rPr>
        <w:t>5</w:t>
      </w:r>
      <w:r w:rsidRPr="002E556A">
        <w:rPr>
          <w:rFonts w:ascii="Times New Roman" w:eastAsia="標楷體" w:hAnsi="Times New Roman" w:cs="Times New Roman"/>
          <w:szCs w:val="24"/>
        </w:rPr>
        <w:t>年共</w:t>
      </w:r>
      <w:r w:rsidRPr="002E556A">
        <w:rPr>
          <w:rFonts w:ascii="Times New Roman" w:eastAsia="標楷體" w:hAnsi="Times New Roman" w:cs="Times New Roman" w:hint="eastAsia"/>
          <w:szCs w:val="24"/>
        </w:rPr>
        <w:t>10</w:t>
      </w:r>
      <w:r w:rsidRPr="002E556A">
        <w:rPr>
          <w:rFonts w:ascii="Times New Roman" w:eastAsia="標楷體" w:hAnsi="Times New Roman" w:cs="Times New Roman"/>
          <w:szCs w:val="24"/>
        </w:rPr>
        <w:t>次的調查資料，</w:t>
      </w:r>
      <w:r w:rsidR="00BB4C7D" w:rsidRPr="002E556A">
        <w:rPr>
          <w:rFonts w:ascii="Times New Roman" w:eastAsia="標楷體" w:hAnsi="Times New Roman" w:cs="Times New Roman" w:hint="eastAsia"/>
          <w:szCs w:val="24"/>
        </w:rPr>
        <w:t>比較不同縣市的猴群相對密度，發現在各縣市部分，猴群相對密度最高的前</w:t>
      </w:r>
      <w:r w:rsidR="00BB4C7D" w:rsidRPr="002E556A">
        <w:rPr>
          <w:rFonts w:ascii="Times New Roman" w:eastAsia="標楷體" w:hAnsi="Times New Roman" w:cs="Times New Roman" w:hint="eastAsia"/>
          <w:szCs w:val="24"/>
        </w:rPr>
        <w:t>5</w:t>
      </w:r>
      <w:r w:rsidR="00BB4C7D" w:rsidRPr="002E556A">
        <w:rPr>
          <w:rFonts w:ascii="Times New Roman" w:eastAsia="標楷體" w:hAnsi="Times New Roman" w:cs="Times New Roman" w:hint="eastAsia"/>
          <w:szCs w:val="24"/>
        </w:rPr>
        <w:t>名為雲林縣、</w:t>
      </w:r>
      <w:proofErr w:type="gramStart"/>
      <w:r w:rsidR="00BB4C7D" w:rsidRPr="002E556A">
        <w:rPr>
          <w:rFonts w:ascii="Times New Roman" w:eastAsia="標楷體" w:hAnsi="Times New Roman" w:cs="Times New Roman" w:hint="eastAsia"/>
          <w:szCs w:val="24"/>
        </w:rPr>
        <w:t>臺</w:t>
      </w:r>
      <w:proofErr w:type="gramEnd"/>
      <w:r w:rsidR="00BB4C7D" w:rsidRPr="002E556A">
        <w:rPr>
          <w:rFonts w:ascii="Times New Roman" w:eastAsia="標楷體" w:hAnsi="Times New Roman" w:cs="Times New Roman" w:hint="eastAsia"/>
          <w:szCs w:val="24"/>
        </w:rPr>
        <w:t>東縣、屏東縣、嘉義縣、花蓮縣；相對密度最低的前</w:t>
      </w:r>
      <w:r w:rsidR="00BB4C7D" w:rsidRPr="002E556A">
        <w:rPr>
          <w:rFonts w:ascii="Times New Roman" w:eastAsia="標楷體" w:hAnsi="Times New Roman" w:cs="Times New Roman" w:hint="eastAsia"/>
          <w:szCs w:val="24"/>
        </w:rPr>
        <w:t>5</w:t>
      </w:r>
      <w:r w:rsidR="00BB4C7D" w:rsidRPr="002E556A">
        <w:rPr>
          <w:rFonts w:ascii="Times New Roman" w:eastAsia="標楷體" w:hAnsi="Times New Roman" w:cs="Times New Roman" w:hint="eastAsia"/>
          <w:szCs w:val="24"/>
        </w:rPr>
        <w:t>名為新竹市、基隆市、嘉義市、桃園市、新竹縣</w:t>
      </w:r>
      <w:commentRangeStart w:id="31"/>
      <w:r w:rsidR="00D8179E" w:rsidRPr="002E556A">
        <w:rPr>
          <w:rFonts w:ascii="Times New Roman" w:eastAsia="標楷體" w:hAnsi="Times New Roman" w:cs="Times New Roman"/>
        </w:rPr>
        <w:t>(</w:t>
      </w:r>
      <w:r w:rsidR="00D8179E" w:rsidRPr="002E556A">
        <w:rPr>
          <w:rFonts w:ascii="Times New Roman" w:eastAsia="標楷體" w:hAnsi="Times New Roman" w:cs="Times New Roman" w:hint="eastAsia"/>
        </w:rPr>
        <w:t>圖</w:t>
      </w:r>
      <w:r w:rsidR="00D8179E" w:rsidRPr="002E556A">
        <w:rPr>
          <w:rFonts w:ascii="Times New Roman" w:eastAsia="標楷體" w:hAnsi="Times New Roman" w:cs="Times New Roman" w:hint="eastAsia"/>
        </w:rPr>
        <w:t>5</w:t>
      </w:r>
      <w:r w:rsidR="0024749C" w:rsidRPr="002E556A">
        <w:rPr>
          <w:rFonts w:ascii="Times New Roman" w:eastAsia="標楷體" w:hAnsi="Times New Roman" w:cs="Times New Roman" w:hint="eastAsia"/>
          <w:szCs w:val="24"/>
        </w:rPr>
        <w:t>、圖</w:t>
      </w:r>
      <w:r w:rsidR="0024749C" w:rsidRPr="002E556A">
        <w:rPr>
          <w:rFonts w:ascii="Times New Roman" w:eastAsia="標楷體" w:hAnsi="Times New Roman" w:cs="Times New Roman" w:hint="eastAsia"/>
          <w:szCs w:val="24"/>
        </w:rPr>
        <w:t>6</w:t>
      </w:r>
      <w:r w:rsidR="00D8179E" w:rsidRPr="002E556A">
        <w:rPr>
          <w:rFonts w:ascii="Times New Roman" w:eastAsia="標楷體" w:hAnsi="Times New Roman" w:cs="Times New Roman"/>
        </w:rPr>
        <w:t>)</w:t>
      </w:r>
      <w:commentRangeEnd w:id="31"/>
      <w:r w:rsidR="0024749C" w:rsidRPr="002E556A">
        <w:rPr>
          <w:rStyle w:val="af0"/>
        </w:rPr>
        <w:commentReference w:id="31"/>
      </w:r>
      <w:r w:rsidR="00BB4C7D" w:rsidRPr="002E556A">
        <w:rPr>
          <w:rFonts w:ascii="Times New Roman" w:eastAsia="標楷體" w:hAnsi="Times New Roman" w:cs="Times New Roman" w:hint="eastAsia"/>
          <w:szCs w:val="24"/>
        </w:rPr>
        <w:t>。</w:t>
      </w:r>
      <w:proofErr w:type="gramStart"/>
      <w:r w:rsidR="0024749C" w:rsidRPr="002E556A">
        <w:rPr>
          <w:rFonts w:ascii="Times New Roman" w:eastAsia="標楷體" w:hAnsi="Times New Roman" w:cs="Times New Roman" w:hint="eastAsia"/>
          <w:szCs w:val="24"/>
        </w:rPr>
        <w:t>此外，</w:t>
      </w:r>
      <w:proofErr w:type="gramEnd"/>
      <w:r w:rsidR="00BB4C7D" w:rsidRPr="002E556A">
        <w:rPr>
          <w:rFonts w:ascii="Times New Roman" w:eastAsia="標楷體" w:hAnsi="Times New Roman" w:cs="Times New Roman" w:hint="eastAsia"/>
        </w:rPr>
        <w:t>以</w:t>
      </w:r>
      <w:proofErr w:type="gramStart"/>
      <w:r w:rsidR="00BB4C7D" w:rsidRPr="002E556A">
        <w:rPr>
          <w:rFonts w:ascii="Times New Roman" w:eastAsia="標楷體" w:hAnsi="Times New Roman" w:cs="Times New Roman" w:hint="eastAsia"/>
        </w:rPr>
        <w:t>拔靴法重複</w:t>
      </w:r>
      <w:proofErr w:type="gramEnd"/>
      <w:r w:rsidR="00BB4C7D" w:rsidRPr="002E556A">
        <w:rPr>
          <w:rFonts w:ascii="Times New Roman" w:eastAsia="標楷體" w:hAnsi="Times New Roman" w:cs="Times New Roman"/>
        </w:rPr>
        <w:t>10,000</w:t>
      </w:r>
      <w:r w:rsidR="00BB4C7D" w:rsidRPr="002E556A">
        <w:rPr>
          <w:rFonts w:ascii="Times New Roman" w:eastAsia="標楷體" w:hAnsi="Times New Roman" w:cs="Times New Roman" w:hint="eastAsia"/>
        </w:rPr>
        <w:t>次的抽出放回取樣，</w:t>
      </w:r>
      <w:r w:rsidR="002E556A" w:rsidRPr="002E556A">
        <w:rPr>
          <w:rFonts w:ascii="Times New Roman" w:eastAsia="標楷體" w:hAnsi="Times New Roman" w:cs="Times New Roman" w:hint="eastAsia"/>
        </w:rPr>
        <w:t>推估</w:t>
      </w:r>
      <w:r w:rsidR="00BB4C7D" w:rsidRPr="002E556A">
        <w:rPr>
          <w:rFonts w:ascii="Times New Roman" w:hAnsi="Times New Roman" w:cs="Times New Roman"/>
        </w:rPr>
        <w:t>2</w:t>
      </w:r>
      <w:r w:rsidR="00BB4C7D" w:rsidRPr="002E556A">
        <w:rPr>
          <w:rFonts w:ascii="Times New Roman" w:eastAsia="標楷體" w:hAnsi="Times New Roman" w:cs="Times New Roman"/>
        </w:rPr>
        <w:t>021-202</w:t>
      </w:r>
      <w:r w:rsidR="00BB4C7D" w:rsidRPr="002E556A">
        <w:rPr>
          <w:rFonts w:ascii="Times New Roman" w:eastAsia="標楷體" w:hAnsi="Times New Roman" w:cs="Times New Roman" w:hint="eastAsia"/>
        </w:rPr>
        <w:t>5</w:t>
      </w:r>
      <w:r w:rsidR="00BB4C7D" w:rsidRPr="002E556A">
        <w:rPr>
          <w:rFonts w:ascii="Times New Roman" w:eastAsia="標楷體" w:hAnsi="Times New Roman" w:cs="Times New Roman" w:hint="eastAsia"/>
        </w:rPr>
        <w:t>年間臺灣本島各縣市的獼猴</w:t>
      </w:r>
      <w:r w:rsidR="002E556A" w:rsidRPr="002E556A">
        <w:rPr>
          <w:rFonts w:ascii="Times New Roman" w:eastAsia="標楷體" w:hAnsi="Times New Roman" w:cs="Times New Roman" w:hint="eastAsia"/>
        </w:rPr>
        <w:t>各</w:t>
      </w:r>
      <w:r w:rsidR="00BB4C7D" w:rsidRPr="002E556A">
        <w:rPr>
          <w:rFonts w:ascii="Times New Roman" w:eastAsia="標楷體" w:hAnsi="Times New Roman" w:cs="Times New Roman" w:hint="eastAsia"/>
        </w:rPr>
        <w:t>約</w:t>
      </w:r>
      <w:r w:rsidR="002E556A" w:rsidRPr="002E556A">
        <w:rPr>
          <w:rFonts w:ascii="Times New Roman" w:eastAsia="標楷體" w:hAnsi="Times New Roman" w:cs="Times New Roman" w:hint="eastAsia"/>
        </w:rPr>
        <w:t>為</w:t>
      </w:r>
      <w:r w:rsidR="002E556A" w:rsidRPr="002E556A">
        <w:rPr>
          <w:rFonts w:ascii="Times New Roman" w:eastAsia="標楷體" w:hAnsi="Times New Roman" w:cs="Times New Roman" w:hint="eastAsia"/>
        </w:rPr>
        <w:t>0</w:t>
      </w:r>
      <w:r w:rsidR="00E54120" w:rsidRPr="002E556A">
        <w:rPr>
          <w:rFonts w:ascii="Times New Roman" w:eastAsia="標楷體" w:hAnsi="Times New Roman" w:cs="Times New Roman" w:hint="eastAsia"/>
        </w:rPr>
        <w:t>到</w:t>
      </w:r>
      <w:r w:rsidR="00BB4C7D" w:rsidRPr="002E556A">
        <w:rPr>
          <w:rFonts w:ascii="Times New Roman" w:eastAsia="標楷體" w:hAnsi="Times New Roman" w:cs="Times New Roman" w:hint="eastAsia"/>
        </w:rPr>
        <w:t>7</w:t>
      </w:r>
      <w:r w:rsidR="00BB4C7D" w:rsidRPr="002E556A">
        <w:rPr>
          <w:rFonts w:ascii="Times New Roman" w:eastAsia="標楷體" w:hAnsi="Times New Roman" w:cs="Times New Roman"/>
        </w:rPr>
        <w:t>,</w:t>
      </w:r>
      <w:r w:rsidR="00BB4C7D" w:rsidRPr="002E556A">
        <w:rPr>
          <w:rFonts w:ascii="Times New Roman" w:eastAsia="標楷體" w:hAnsi="Times New Roman" w:cs="Times New Roman" w:hint="eastAsia"/>
        </w:rPr>
        <w:t>443</w:t>
      </w:r>
      <w:r w:rsidR="00BB4C7D" w:rsidRPr="002E556A">
        <w:rPr>
          <w:rFonts w:ascii="Times New Roman" w:eastAsia="標楷體" w:hAnsi="Times New Roman" w:cs="Times New Roman" w:hint="eastAsia"/>
        </w:rPr>
        <w:t>群</w:t>
      </w:r>
      <w:r w:rsidR="00BB4C7D" w:rsidRPr="002E556A">
        <w:rPr>
          <w:rFonts w:ascii="Times New Roman" w:eastAsia="標楷體" w:hAnsi="Times New Roman" w:cs="Times New Roman"/>
        </w:rPr>
        <w:t>(</w:t>
      </w:r>
      <w:r w:rsidR="00BB4C7D" w:rsidRPr="002E556A">
        <w:rPr>
          <w:rFonts w:ascii="Times New Roman" w:eastAsia="標楷體" w:hAnsi="Times New Roman" w:cs="Times New Roman" w:hint="eastAsia"/>
        </w:rPr>
        <w:t>圖</w:t>
      </w:r>
      <w:r w:rsidR="002E556A" w:rsidRPr="002E556A">
        <w:rPr>
          <w:rFonts w:ascii="Times New Roman" w:eastAsia="標楷體" w:hAnsi="Times New Roman" w:cs="Times New Roman"/>
        </w:rPr>
        <w:t>7</w:t>
      </w:r>
      <w:r w:rsidR="00BB4C7D" w:rsidRPr="002E556A">
        <w:rPr>
          <w:rFonts w:ascii="Times New Roman" w:eastAsia="標楷體" w:hAnsi="Times New Roman" w:cs="Times New Roman"/>
        </w:rPr>
        <w:t>)</w:t>
      </w:r>
      <w:r w:rsidR="00BB4C7D" w:rsidRPr="002E556A">
        <w:rPr>
          <w:rFonts w:ascii="Times New Roman" w:eastAsia="標楷體" w:hAnsi="Times New Roman" w:cs="Times New Roman" w:hint="eastAsia"/>
        </w:rPr>
        <w:t>。</w:t>
      </w:r>
    </w:p>
    <w:p w14:paraId="79399965" w14:textId="77777777" w:rsidR="00BB4C7D" w:rsidRDefault="00BB4C7D">
      <w:pPr>
        <w:spacing w:line="360" w:lineRule="auto"/>
        <w:rPr>
          <w:rFonts w:ascii="Times New Roman" w:eastAsia="標楷體" w:hAnsi="Times New Roman" w:cs="Times New Roman"/>
          <w:szCs w:val="24"/>
        </w:rPr>
      </w:pPr>
    </w:p>
    <w:p w14:paraId="656FE884" w14:textId="77777777" w:rsidR="00C20F60" w:rsidRDefault="00BC7018">
      <w:pPr>
        <w:spacing w:line="360" w:lineRule="auto"/>
        <w:rPr>
          <w:rFonts w:ascii="Times New Roman" w:eastAsia="標楷體" w:hAnsi="Times New Roman" w:cs="Times New Roman"/>
        </w:rPr>
      </w:pPr>
      <w:r w:rsidRPr="002E556A">
        <w:rPr>
          <w:rFonts w:ascii="Times New Roman" w:eastAsia="標楷體" w:hAnsi="Times New Roman" w:cs="Times New Roman"/>
          <w:noProof/>
        </w:rPr>
        <w:drawing>
          <wp:inline distT="0" distB="0" distL="0" distR="0" wp14:anchorId="7C3AF899" wp14:editId="4DE49557">
            <wp:extent cx="4155910" cy="5876925"/>
            <wp:effectExtent l="0" t="0" r="0" b="0"/>
            <wp:docPr id="7" name="圖片 6">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52903F6-8F6A-792B-4366-AF8A565CF1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52903F6-8F6A-792B-4366-AF8A565CF1AB}"/>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158551" cy="5880660"/>
                    </a:xfrm>
                    <a:prstGeom prst="rect">
                      <a:avLst/>
                    </a:prstGeom>
                    <a:noFill/>
                    <a:ln>
                      <a:noFill/>
                    </a:ln>
                  </pic:spPr>
                </pic:pic>
              </a:graphicData>
            </a:graphic>
          </wp:inline>
        </w:drawing>
      </w:r>
    </w:p>
    <w:p w14:paraId="05B28CE6" w14:textId="6BBE73C3" w:rsidR="00BC7018" w:rsidRDefault="00C20F60">
      <w:pPr>
        <w:spacing w:line="360" w:lineRule="auto"/>
        <w:rPr>
          <w:rFonts w:ascii="Times New Roman" w:eastAsia="標楷體" w:hAnsi="Times New Roman" w:cs="Times New Roman"/>
        </w:rPr>
      </w:pPr>
      <w:r>
        <w:rPr>
          <w:rFonts w:ascii="Times New Roman" w:eastAsia="標楷體" w:hAnsi="Times New Roman" w:cs="Times New Roman" w:hint="eastAsia"/>
        </w:rPr>
        <w:t>圖</w:t>
      </w:r>
      <w:r w:rsidR="0024749C">
        <w:rPr>
          <w:rFonts w:ascii="Times New Roman" w:eastAsia="標楷體" w:hAnsi="Times New Roman" w:cs="Times New Roman" w:hint="eastAsia"/>
        </w:rPr>
        <w:t>5</w:t>
      </w:r>
      <w:r>
        <w:rPr>
          <w:rFonts w:ascii="Times New Roman" w:eastAsia="標楷體" w:hAnsi="Times New Roman" w:cs="Times New Roman" w:hint="eastAsia"/>
        </w:rPr>
        <w:t>、</w:t>
      </w:r>
      <w:r w:rsidRPr="00C20F60">
        <w:rPr>
          <w:rFonts w:ascii="Times New Roman" w:eastAsia="標楷體" w:hAnsi="Times New Roman" w:cs="Times New Roman" w:hint="eastAsia"/>
        </w:rPr>
        <w:t>2021 - 2025</w:t>
      </w:r>
      <w:r w:rsidRPr="00C20F60">
        <w:rPr>
          <w:rFonts w:ascii="Times New Roman" w:eastAsia="標楷體" w:hAnsi="Times New Roman" w:cs="Times New Roman" w:hint="eastAsia"/>
        </w:rPr>
        <w:t>年</w:t>
      </w:r>
      <w:r w:rsidR="002E556A">
        <w:rPr>
          <w:rFonts w:ascii="Times New Roman" w:eastAsia="標楷體" w:hAnsi="Times New Roman" w:cs="Times New Roman" w:hint="eastAsia"/>
        </w:rPr>
        <w:t>間</w:t>
      </w:r>
      <w:r w:rsidRPr="00C20F60">
        <w:rPr>
          <w:rFonts w:ascii="Times New Roman" w:eastAsia="標楷體" w:hAnsi="Times New Roman" w:cs="Times New Roman" w:hint="eastAsia"/>
        </w:rPr>
        <w:t>各縣市</w:t>
      </w:r>
      <w:r w:rsidR="002E556A">
        <w:rPr>
          <w:rFonts w:ascii="Times New Roman" w:eastAsia="標楷體" w:hAnsi="Times New Roman" w:cs="Times New Roman" w:hint="eastAsia"/>
        </w:rPr>
        <w:t>海拔</w:t>
      </w:r>
      <w:r w:rsidR="002E556A">
        <w:rPr>
          <w:rFonts w:ascii="Times New Roman" w:eastAsia="標楷體" w:hAnsi="Times New Roman" w:cs="Times New Roman" w:hint="eastAsia"/>
        </w:rPr>
        <w:t>50</w:t>
      </w:r>
      <w:r w:rsidR="002E556A">
        <w:rPr>
          <w:rFonts w:ascii="Times New Roman" w:eastAsia="標楷體" w:hAnsi="Times New Roman" w:cs="Times New Roman" w:hint="eastAsia"/>
        </w:rPr>
        <w:t>公尺以上森林的</w:t>
      </w:r>
      <w:r w:rsidRPr="00C20F60">
        <w:rPr>
          <w:rFonts w:ascii="Times New Roman" w:eastAsia="標楷體" w:hAnsi="Times New Roman" w:cs="Times New Roman" w:hint="eastAsia"/>
        </w:rPr>
        <w:t>臺灣獼猴</w:t>
      </w:r>
      <w:r w:rsidR="002E556A">
        <w:rPr>
          <w:rFonts w:ascii="Times New Roman" w:eastAsia="標楷體" w:hAnsi="Times New Roman" w:cs="Times New Roman" w:hint="eastAsia"/>
        </w:rPr>
        <w:t>相對密度</w:t>
      </w:r>
      <w:r>
        <w:rPr>
          <w:rFonts w:ascii="Times New Roman" w:eastAsia="標楷體" w:hAnsi="Times New Roman" w:cs="Times New Roman" w:hint="eastAsia"/>
        </w:rPr>
        <w:t>。</w:t>
      </w:r>
    </w:p>
    <w:p w14:paraId="08E63B3B" w14:textId="2B8418A7" w:rsidR="00BB4C7D" w:rsidRDefault="00BB4C7D">
      <w:pPr>
        <w:spacing w:line="360" w:lineRule="auto"/>
        <w:rPr>
          <w:rFonts w:ascii="Times New Roman" w:eastAsia="標楷體" w:hAnsi="Times New Roman" w:cs="Times New Roman"/>
          <w:highlight w:val="yellow"/>
        </w:rPr>
      </w:pPr>
      <w:r>
        <w:rPr>
          <w:noProof/>
        </w:rPr>
        <w:drawing>
          <wp:inline distT="0" distB="0" distL="0" distR="0" wp14:anchorId="46442166" wp14:editId="1F838E88">
            <wp:extent cx="5274310" cy="5274310"/>
            <wp:effectExtent l="0" t="0" r="2540" b="2540"/>
            <wp:docPr id="38" name="Picture" descr="一張含有 文字, 圖表, 行, 繪圖 的圖片&#10;&#10;自動產生的描述"/>
            <wp:cNvGraphicFramePr/>
            <a:graphic xmlns:a="http://schemas.openxmlformats.org/drawingml/2006/main">
              <a:graphicData uri="http://schemas.openxmlformats.org/drawingml/2006/picture">
                <pic:pic xmlns:pic="http://schemas.openxmlformats.org/drawingml/2006/picture">
                  <pic:nvPicPr>
                    <pic:cNvPr id="38" name="Picture" descr="一張含有 文字, 圖表, 行, 繪圖 的圖片&#10;&#10;自動產生的描述"/>
                    <pic:cNvPicPr>
                      <a:picLocks noChangeAspect="1" noChangeArrowheads="1"/>
                    </pic:cNvPicPr>
                  </pic:nvPicPr>
                  <pic:blipFill>
                    <a:blip r:embed="rId24"/>
                    <a:stretch>
                      <a:fillRect/>
                    </a:stretch>
                  </pic:blipFill>
                  <pic:spPr bwMode="auto">
                    <a:xfrm>
                      <a:off x="0" y="0"/>
                      <a:ext cx="5274310" cy="5274310"/>
                    </a:xfrm>
                    <a:prstGeom prst="rect">
                      <a:avLst/>
                    </a:prstGeom>
                    <a:noFill/>
                    <a:ln w="9525">
                      <a:noFill/>
                      <a:headEnd/>
                      <a:tailEnd/>
                    </a:ln>
                  </pic:spPr>
                </pic:pic>
              </a:graphicData>
            </a:graphic>
          </wp:inline>
        </w:drawing>
      </w:r>
    </w:p>
    <w:p w14:paraId="6ED29656" w14:textId="48CDF4CA" w:rsidR="00BB4C7D" w:rsidRPr="002E556A" w:rsidRDefault="00D8179E" w:rsidP="002E556A">
      <w:pPr>
        <w:jc w:val="both"/>
        <w:rPr>
          <w:rFonts w:ascii="Times New Roman" w:eastAsia="標楷體" w:hAnsi="Times New Roman" w:cs="Times New Roman" w:hint="eastAsia"/>
        </w:rPr>
      </w:pPr>
      <w:r w:rsidRPr="00D8179E">
        <w:rPr>
          <w:rFonts w:ascii="Times New Roman" w:eastAsia="標楷體" w:hAnsi="Times New Roman" w:cs="Times New Roman" w:hint="eastAsia"/>
        </w:rPr>
        <w:t>圖</w:t>
      </w:r>
      <w:commentRangeStart w:id="32"/>
      <w:r w:rsidR="0024749C">
        <w:rPr>
          <w:rFonts w:ascii="Times New Roman" w:eastAsia="標楷體" w:hAnsi="Times New Roman" w:cs="Times New Roman"/>
        </w:rPr>
        <w:t>6</w:t>
      </w:r>
      <w:commentRangeEnd w:id="32"/>
      <w:r w:rsidR="002E556A">
        <w:rPr>
          <w:rStyle w:val="af0"/>
        </w:rPr>
        <w:commentReference w:id="32"/>
      </w:r>
      <w:r w:rsidRPr="00D8179E">
        <w:rPr>
          <w:rFonts w:ascii="Times New Roman" w:eastAsia="標楷體" w:hAnsi="Times New Roman" w:cs="Times New Roman" w:hint="eastAsia"/>
        </w:rPr>
        <w:t>、</w:t>
      </w:r>
      <w:r w:rsidR="002E556A" w:rsidRPr="00C20F60">
        <w:rPr>
          <w:rFonts w:ascii="Times New Roman" w:eastAsia="標楷體" w:hAnsi="Times New Roman" w:cs="Times New Roman" w:hint="eastAsia"/>
        </w:rPr>
        <w:t>2021 - 2025</w:t>
      </w:r>
      <w:r w:rsidR="002E556A" w:rsidRPr="00C20F60">
        <w:rPr>
          <w:rFonts w:ascii="Times New Roman" w:eastAsia="標楷體" w:hAnsi="Times New Roman" w:cs="Times New Roman" w:hint="eastAsia"/>
        </w:rPr>
        <w:t>年</w:t>
      </w:r>
      <w:r w:rsidR="002E556A">
        <w:rPr>
          <w:rFonts w:ascii="Times New Roman" w:eastAsia="標楷體" w:hAnsi="Times New Roman" w:cs="Times New Roman" w:hint="eastAsia"/>
        </w:rPr>
        <w:t>間</w:t>
      </w:r>
      <w:r w:rsidR="002E556A" w:rsidRPr="00C20F60">
        <w:rPr>
          <w:rFonts w:ascii="Times New Roman" w:eastAsia="標楷體" w:hAnsi="Times New Roman" w:cs="Times New Roman" w:hint="eastAsia"/>
        </w:rPr>
        <w:t>各縣市</w:t>
      </w:r>
      <w:r w:rsidR="002E556A">
        <w:rPr>
          <w:rFonts w:ascii="Times New Roman" w:eastAsia="標楷體" w:hAnsi="Times New Roman" w:cs="Times New Roman" w:hint="eastAsia"/>
        </w:rPr>
        <w:t>海拔</w:t>
      </w:r>
      <w:r w:rsidR="002E556A">
        <w:rPr>
          <w:rFonts w:ascii="Times New Roman" w:eastAsia="標楷體" w:hAnsi="Times New Roman" w:cs="Times New Roman" w:hint="eastAsia"/>
        </w:rPr>
        <w:t>50</w:t>
      </w:r>
      <w:r w:rsidR="002E556A">
        <w:rPr>
          <w:rFonts w:ascii="Times New Roman" w:eastAsia="標楷體" w:hAnsi="Times New Roman" w:cs="Times New Roman" w:hint="eastAsia"/>
        </w:rPr>
        <w:t>公尺以上森林的</w:t>
      </w:r>
      <w:r w:rsidR="002E556A" w:rsidRPr="00C20F60">
        <w:rPr>
          <w:rFonts w:ascii="Times New Roman" w:eastAsia="標楷體" w:hAnsi="Times New Roman" w:cs="Times New Roman" w:hint="eastAsia"/>
        </w:rPr>
        <w:t>臺灣獼猴</w:t>
      </w:r>
      <w:r w:rsidR="002E556A">
        <w:rPr>
          <w:rFonts w:ascii="Times New Roman" w:eastAsia="標楷體" w:hAnsi="Times New Roman" w:cs="Times New Roman" w:hint="eastAsia"/>
        </w:rPr>
        <w:t>相對密度</w:t>
      </w:r>
      <w:r w:rsidR="00BB4C7D" w:rsidRPr="00D47637">
        <w:rPr>
          <w:rFonts w:ascii="Times New Roman" w:eastAsia="標楷體" w:hAnsi="Times New Roman" w:cs="Times New Roman"/>
        </w:rPr>
        <w:t>(</w:t>
      </w:r>
      <w:r w:rsidR="002E556A">
        <w:rPr>
          <w:rFonts w:ascii="Times New Roman" w:eastAsia="標楷體" w:hAnsi="Times New Roman" w:cs="Times New Roman" w:hint="eastAsia"/>
        </w:rPr>
        <w:t>n</w:t>
      </w:r>
      <w:r w:rsidR="002E556A">
        <w:rPr>
          <w:rFonts w:ascii="Times New Roman" w:eastAsia="標楷體" w:hAnsi="Times New Roman" w:cs="Times New Roman"/>
        </w:rPr>
        <w:t>=10</w:t>
      </w:r>
      <w:r w:rsidR="00BB4C7D" w:rsidRPr="00D47637">
        <w:rPr>
          <w:rFonts w:ascii="Times New Roman" w:eastAsia="標楷體" w:hAnsi="Times New Roman" w:cs="Times New Roman"/>
        </w:rPr>
        <w:t>)</w:t>
      </w:r>
      <w:r w:rsidR="00BB4C7D" w:rsidRPr="00D47637">
        <w:rPr>
          <w:rFonts w:ascii="Times New Roman" w:eastAsia="標楷體" w:hAnsi="Times New Roman" w:cs="Times New Roman" w:hint="eastAsia"/>
        </w:rPr>
        <w:t>。箱型圖的圖示說明，請參考圖</w:t>
      </w:r>
      <w:r w:rsidR="00BB4C7D" w:rsidRPr="00D47637">
        <w:rPr>
          <w:rFonts w:ascii="Times New Roman" w:eastAsia="標楷體" w:hAnsi="Times New Roman" w:cs="Times New Roman"/>
        </w:rPr>
        <w:t>2</w:t>
      </w:r>
      <w:r w:rsidR="00BB4C7D" w:rsidRPr="00D47637">
        <w:rPr>
          <w:rFonts w:ascii="Times New Roman" w:eastAsia="標楷體" w:hAnsi="Times New Roman" w:cs="Times New Roman" w:hint="eastAsia"/>
        </w:rPr>
        <w:t>。</w:t>
      </w:r>
      <w:r w:rsidR="002E556A">
        <w:rPr>
          <w:rFonts w:ascii="Times New Roman" w:eastAsia="標楷體" w:hAnsi="Times New Roman" w:cs="Times New Roman" w:hint="eastAsia"/>
        </w:rPr>
        <w:t>箱型的上方數字表示各縣市每次的平均調查樣點數</w:t>
      </w:r>
      <w:r w:rsidR="002E556A" w:rsidRPr="00D47637">
        <w:rPr>
          <w:rFonts w:ascii="Times New Roman" w:eastAsia="標楷體" w:hAnsi="Times New Roman" w:cs="Times New Roman" w:hint="eastAsia"/>
        </w:rPr>
        <w:t>。</w:t>
      </w:r>
    </w:p>
    <w:p w14:paraId="41D3FD70" w14:textId="77777777" w:rsidR="00BB4C7D" w:rsidRDefault="00BB4C7D" w:rsidP="00BB4C7D">
      <w:pPr>
        <w:spacing w:line="360" w:lineRule="auto"/>
        <w:jc w:val="both"/>
        <w:rPr>
          <w:rFonts w:ascii="Times New Roman" w:eastAsia="標楷體" w:hAnsi="Times New Roman" w:cs="Times New Roman"/>
          <w:color w:val="4472C4" w:themeColor="accent5"/>
          <w:szCs w:val="24"/>
        </w:rPr>
      </w:pPr>
      <w:r>
        <w:rPr>
          <w:noProof/>
        </w:rPr>
        <w:drawing>
          <wp:inline distT="0" distB="0" distL="0" distR="0" wp14:anchorId="4EB2D125" wp14:editId="3D0E6576">
            <wp:extent cx="5274310" cy="5274310"/>
            <wp:effectExtent l="0" t="0" r="2540" b="2540"/>
            <wp:docPr id="45" name="Picture" descr="一張含有 文字, 螢幕擷取畫面, 圖表, 字型 的圖片&#10;&#10;自動產生的描述"/>
            <wp:cNvGraphicFramePr/>
            <a:graphic xmlns:a="http://schemas.openxmlformats.org/drawingml/2006/main">
              <a:graphicData uri="http://schemas.openxmlformats.org/drawingml/2006/picture">
                <pic:pic xmlns:pic="http://schemas.openxmlformats.org/drawingml/2006/picture">
                  <pic:nvPicPr>
                    <pic:cNvPr id="45" name="Picture" descr="一張含有 文字, 螢幕擷取畫面, 圖表, 字型 的圖片&#10;&#10;自動產生的描述"/>
                    <pic:cNvPicPr>
                      <a:picLocks noChangeAspect="1" noChangeArrowheads="1"/>
                    </pic:cNvPicPr>
                  </pic:nvPicPr>
                  <pic:blipFill>
                    <a:blip r:embed="rId25"/>
                    <a:stretch>
                      <a:fillRect/>
                    </a:stretch>
                  </pic:blipFill>
                  <pic:spPr bwMode="auto">
                    <a:xfrm>
                      <a:off x="0" y="0"/>
                      <a:ext cx="5274310" cy="5274310"/>
                    </a:xfrm>
                    <a:prstGeom prst="rect">
                      <a:avLst/>
                    </a:prstGeom>
                    <a:noFill/>
                    <a:ln w="9525">
                      <a:noFill/>
                      <a:headEnd/>
                      <a:tailEnd/>
                    </a:ln>
                  </pic:spPr>
                </pic:pic>
              </a:graphicData>
            </a:graphic>
          </wp:inline>
        </w:drawing>
      </w:r>
    </w:p>
    <w:p w14:paraId="7CAE8860" w14:textId="4CBC62C2" w:rsidR="00BB4C7D" w:rsidRPr="000E0DAF" w:rsidRDefault="00D8179E" w:rsidP="00BB4C7D">
      <w:pPr>
        <w:spacing w:line="360" w:lineRule="auto"/>
        <w:jc w:val="both"/>
        <w:rPr>
          <w:rFonts w:ascii="Times New Roman" w:eastAsia="標楷體" w:hAnsi="Times New Roman" w:cs="Times New Roman"/>
          <w:szCs w:val="24"/>
        </w:rPr>
      </w:pPr>
      <w:r w:rsidRPr="000E0DAF">
        <w:rPr>
          <w:rFonts w:ascii="Times New Roman" w:eastAsia="標楷體" w:hAnsi="Times New Roman" w:cs="Times New Roman" w:hint="eastAsia"/>
          <w:szCs w:val="24"/>
        </w:rPr>
        <w:t>圖</w:t>
      </w:r>
      <w:r w:rsidR="0024749C">
        <w:rPr>
          <w:rFonts w:ascii="Times New Roman" w:eastAsia="標楷體" w:hAnsi="Times New Roman" w:cs="Times New Roman"/>
          <w:szCs w:val="24"/>
        </w:rPr>
        <w:t>7</w:t>
      </w:r>
      <w:r w:rsidRPr="000E0DAF">
        <w:rPr>
          <w:rFonts w:ascii="Times New Roman" w:eastAsia="標楷體" w:hAnsi="Times New Roman" w:cs="Times New Roman" w:hint="eastAsia"/>
          <w:szCs w:val="24"/>
        </w:rPr>
        <w:t>、</w:t>
      </w:r>
      <w:r w:rsidR="00BB4C7D" w:rsidRPr="000E0DAF">
        <w:rPr>
          <w:rFonts w:ascii="Times New Roman" w:eastAsia="標楷體" w:hAnsi="Times New Roman" w:cs="Times New Roman"/>
          <w:szCs w:val="24"/>
        </w:rPr>
        <w:t>2021</w:t>
      </w:r>
      <w:proofErr w:type="gramStart"/>
      <w:r w:rsidR="00BB4C7D" w:rsidRPr="000E0DAF">
        <w:rPr>
          <w:rFonts w:ascii="Times New Roman" w:eastAsia="標楷體" w:hAnsi="Times New Roman" w:cs="Times New Roman" w:hint="eastAsia"/>
          <w:szCs w:val="24"/>
        </w:rPr>
        <w:t>–</w:t>
      </w:r>
      <w:proofErr w:type="gramEnd"/>
      <w:r w:rsidR="00BB4C7D" w:rsidRPr="000E0DAF">
        <w:rPr>
          <w:rFonts w:ascii="Times New Roman" w:eastAsia="標楷體" w:hAnsi="Times New Roman" w:cs="Times New Roman"/>
          <w:szCs w:val="24"/>
        </w:rPr>
        <w:t>2025</w:t>
      </w:r>
      <w:r w:rsidR="00BB4C7D" w:rsidRPr="000E0DAF">
        <w:rPr>
          <w:rFonts w:ascii="Times New Roman" w:eastAsia="標楷體" w:hAnsi="Times New Roman" w:cs="Times New Roman" w:hint="eastAsia"/>
          <w:szCs w:val="24"/>
        </w:rPr>
        <w:t>年</w:t>
      </w:r>
      <w:r w:rsidR="000E0DAF" w:rsidRPr="00C20F60">
        <w:rPr>
          <w:rFonts w:ascii="Times New Roman" w:eastAsia="標楷體" w:hAnsi="Times New Roman" w:cs="Times New Roman" w:hint="eastAsia"/>
        </w:rPr>
        <w:t>各縣市</w:t>
      </w:r>
      <w:r w:rsidR="000E0DAF">
        <w:rPr>
          <w:rFonts w:ascii="Times New Roman" w:eastAsia="標楷體" w:hAnsi="Times New Roman" w:cs="Times New Roman" w:hint="eastAsia"/>
        </w:rPr>
        <w:t>海拔</w:t>
      </w:r>
      <w:r w:rsidR="000E0DAF">
        <w:rPr>
          <w:rFonts w:ascii="Times New Roman" w:eastAsia="標楷體" w:hAnsi="Times New Roman" w:cs="Times New Roman" w:hint="eastAsia"/>
        </w:rPr>
        <w:t>50</w:t>
      </w:r>
      <w:r w:rsidR="000E0DAF">
        <w:rPr>
          <w:rFonts w:ascii="Times New Roman" w:eastAsia="標楷體" w:hAnsi="Times New Roman" w:cs="Times New Roman" w:hint="eastAsia"/>
        </w:rPr>
        <w:t>公尺以上森林的</w:t>
      </w:r>
      <w:r w:rsidR="00BB4C7D" w:rsidRPr="000E0DAF">
        <w:rPr>
          <w:rFonts w:ascii="Times New Roman" w:eastAsia="標楷體" w:hAnsi="Times New Roman" w:cs="Times New Roman" w:hint="eastAsia"/>
          <w:szCs w:val="24"/>
        </w:rPr>
        <w:t>臺灣獼猴</w:t>
      </w:r>
      <w:proofErr w:type="gramStart"/>
      <w:r w:rsidR="00BB4C7D" w:rsidRPr="000E0DAF">
        <w:rPr>
          <w:rFonts w:ascii="Times New Roman" w:eastAsia="標楷體" w:hAnsi="Times New Roman" w:cs="Times New Roman" w:hint="eastAsia"/>
          <w:szCs w:val="24"/>
        </w:rPr>
        <w:t>猴群數</w:t>
      </w:r>
      <w:proofErr w:type="gramEnd"/>
      <w:r w:rsidR="00BB4C7D" w:rsidRPr="000E0DAF">
        <w:rPr>
          <w:rFonts w:ascii="Times New Roman" w:eastAsia="標楷體" w:hAnsi="Times New Roman" w:cs="Times New Roman"/>
          <w:szCs w:val="24"/>
        </w:rPr>
        <w:t>(</w:t>
      </w:r>
      <w:r w:rsidR="00BB4C7D" w:rsidRPr="000E0DAF">
        <w:rPr>
          <w:rFonts w:ascii="Times New Roman" w:eastAsia="標楷體" w:hAnsi="Times New Roman" w:cs="Times New Roman" w:hint="eastAsia"/>
          <w:szCs w:val="24"/>
        </w:rPr>
        <w:t>黑色圓點</w:t>
      </w:r>
      <w:r w:rsidR="00BB4C7D" w:rsidRPr="000E0DAF">
        <w:rPr>
          <w:rFonts w:ascii="Times New Roman" w:eastAsia="標楷體" w:hAnsi="Times New Roman" w:cs="Times New Roman"/>
          <w:szCs w:val="24"/>
        </w:rPr>
        <w:t>)</w:t>
      </w:r>
      <w:r w:rsidR="00BB4C7D" w:rsidRPr="000E0DAF">
        <w:rPr>
          <w:rFonts w:ascii="Times New Roman" w:eastAsia="標楷體" w:hAnsi="Times New Roman" w:cs="Times New Roman" w:hint="eastAsia"/>
          <w:szCs w:val="24"/>
        </w:rPr>
        <w:t>，其</w:t>
      </w:r>
      <w:r w:rsidR="000E0DAF">
        <w:rPr>
          <w:rFonts w:ascii="Times New Roman" w:eastAsia="標楷體" w:hAnsi="Times New Roman" w:cs="Times New Roman" w:hint="eastAsia"/>
          <w:szCs w:val="24"/>
        </w:rPr>
        <w:t>上方</w:t>
      </w:r>
      <w:r w:rsidR="00BB4C7D" w:rsidRPr="000E0DAF">
        <w:rPr>
          <w:rFonts w:ascii="Times New Roman" w:eastAsia="標楷體" w:hAnsi="Times New Roman" w:cs="Times New Roman" w:hint="eastAsia"/>
          <w:szCs w:val="24"/>
        </w:rPr>
        <w:t>數字表示</w:t>
      </w:r>
      <w:proofErr w:type="gramStart"/>
      <w:r w:rsidR="00BB4C7D" w:rsidRPr="000E0DAF">
        <w:rPr>
          <w:rFonts w:ascii="Times New Roman" w:eastAsia="標楷體" w:hAnsi="Times New Roman" w:cs="Times New Roman" w:hint="eastAsia"/>
          <w:szCs w:val="24"/>
        </w:rPr>
        <w:t>猴群數的</w:t>
      </w:r>
      <w:proofErr w:type="gramEnd"/>
      <w:r w:rsidR="00BB4C7D" w:rsidRPr="000E0DAF">
        <w:rPr>
          <w:rFonts w:ascii="Times New Roman" w:eastAsia="標楷體" w:hAnsi="Times New Roman" w:cs="Times New Roman" w:hint="eastAsia"/>
          <w:szCs w:val="24"/>
        </w:rPr>
        <w:t>推估值。上下誤差線表示</w:t>
      </w:r>
      <w:r w:rsidR="00BB4C7D" w:rsidRPr="000E0DAF">
        <w:rPr>
          <w:rFonts w:ascii="Times New Roman" w:eastAsia="標楷體" w:hAnsi="Times New Roman" w:cs="Times New Roman"/>
          <w:szCs w:val="24"/>
        </w:rPr>
        <w:t>95%</w:t>
      </w:r>
      <w:r w:rsidR="00BB4C7D" w:rsidRPr="000E0DAF">
        <w:rPr>
          <w:rFonts w:ascii="Times New Roman" w:eastAsia="標楷體" w:hAnsi="Times New Roman" w:cs="Times New Roman" w:hint="eastAsia"/>
          <w:szCs w:val="24"/>
        </w:rPr>
        <w:t>信賴區間。</w:t>
      </w:r>
    </w:p>
    <w:p w14:paraId="06AE8E5B" w14:textId="77777777" w:rsidR="00D41EC3" w:rsidRPr="00BB4C7D" w:rsidRDefault="00D41EC3">
      <w:pPr>
        <w:spacing w:line="360" w:lineRule="auto"/>
        <w:rPr>
          <w:rFonts w:ascii="Times New Roman" w:eastAsia="標楷體" w:hAnsi="Times New Roman" w:cs="Times New Roman"/>
          <w:highlight w:val="yellow"/>
        </w:rPr>
      </w:pPr>
    </w:p>
    <w:p w14:paraId="0F7617D8" w14:textId="5698B92C" w:rsidR="00A03127" w:rsidRPr="00A03127" w:rsidRDefault="00184B32">
      <w:pPr>
        <w:spacing w:line="360" w:lineRule="auto"/>
        <w:rPr>
          <w:rFonts w:ascii="Times New Roman" w:eastAsia="標楷體" w:hAnsi="Times New Roman" w:cs="Times New Roman"/>
        </w:rPr>
      </w:pPr>
      <w:proofErr w:type="gramStart"/>
      <w:r>
        <w:rPr>
          <w:rFonts w:ascii="Times New Roman" w:eastAsia="標楷體" w:hAnsi="Times New Roman" w:cs="Times New Roman" w:hint="eastAsia"/>
          <w:highlight w:val="yellow"/>
        </w:rPr>
        <w:t>此外，</w:t>
      </w:r>
      <w:proofErr w:type="gramEnd"/>
      <w:r>
        <w:rPr>
          <w:rFonts w:ascii="Times New Roman" w:eastAsia="標楷體" w:hAnsi="Times New Roman" w:cs="Times New Roman" w:hint="eastAsia"/>
          <w:highlight w:val="yellow"/>
        </w:rPr>
        <w:t>以年份來看，</w:t>
      </w:r>
      <w:r w:rsidR="00E54120">
        <w:rPr>
          <w:rFonts w:ascii="Times New Roman" w:eastAsia="標楷體" w:hAnsi="Times New Roman" w:cs="Times New Roman" w:hint="eastAsia"/>
          <w:highlight w:val="yellow"/>
        </w:rPr>
        <w:t>2021-2025</w:t>
      </w:r>
      <w:r w:rsidR="00E54120">
        <w:rPr>
          <w:rFonts w:ascii="Times New Roman" w:eastAsia="標楷體" w:hAnsi="Times New Roman" w:cs="Times New Roman" w:hint="eastAsia"/>
          <w:highlight w:val="yellow"/>
        </w:rPr>
        <w:t>年</w:t>
      </w:r>
      <w:r>
        <w:rPr>
          <w:rFonts w:ascii="Times New Roman" w:eastAsia="標楷體" w:hAnsi="Times New Roman" w:cs="Times New Roman" w:hint="eastAsia"/>
          <w:highlight w:val="yellow"/>
        </w:rPr>
        <w:t>間</w:t>
      </w:r>
      <w:r>
        <w:rPr>
          <w:rFonts w:ascii="新細明體" w:eastAsia="新細明體" w:hAnsi="新細明體" w:cs="Times New Roman" w:hint="eastAsia"/>
          <w:highlight w:val="yellow"/>
        </w:rPr>
        <w:t>，</w:t>
      </w:r>
      <w:r>
        <w:rPr>
          <w:rFonts w:ascii="Times New Roman" w:eastAsia="標楷體" w:hAnsi="Times New Roman" w:cs="Times New Roman" w:hint="eastAsia"/>
          <w:highlight w:val="yellow"/>
        </w:rPr>
        <w:t>臺灣本島</w:t>
      </w:r>
      <w:r w:rsidR="00E54120">
        <w:rPr>
          <w:rFonts w:ascii="Times New Roman" w:eastAsia="標楷體" w:hAnsi="Times New Roman" w:cs="Times New Roman" w:hint="eastAsia"/>
          <w:highlight w:val="yellow"/>
        </w:rPr>
        <w:t>獼猴</w:t>
      </w:r>
      <w:r>
        <w:rPr>
          <w:rFonts w:ascii="Times New Roman" w:eastAsia="標楷體" w:hAnsi="Times New Roman" w:cs="Times New Roman" w:hint="eastAsia"/>
          <w:highlight w:val="yellow"/>
        </w:rPr>
        <w:t>的相對密度年間變動為</w:t>
      </w:r>
      <w:commentRangeStart w:id="33"/>
      <w:r>
        <w:rPr>
          <w:rFonts w:ascii="Times New Roman" w:eastAsia="標楷體" w:hAnsi="Times New Roman" w:cs="Times New Roman" w:hint="eastAsia"/>
          <w:highlight w:val="yellow"/>
        </w:rPr>
        <w:t>0.984-1.193</w:t>
      </w:r>
      <w:r>
        <w:rPr>
          <w:rFonts w:ascii="Times New Roman" w:eastAsia="標楷體" w:hAnsi="Times New Roman" w:cs="Times New Roman" w:hint="eastAsia"/>
          <w:highlight w:val="yellow"/>
        </w:rPr>
        <w:t>群</w:t>
      </w:r>
      <w:r>
        <w:rPr>
          <w:rFonts w:ascii="Times New Roman" w:eastAsia="標楷體" w:hAnsi="Times New Roman" w:cs="Times New Roman" w:hint="eastAsia"/>
          <w:highlight w:val="yellow"/>
        </w:rPr>
        <w:t>/km</w:t>
      </w:r>
      <w:r w:rsidRPr="00184B32">
        <w:rPr>
          <w:rFonts w:ascii="Times New Roman" w:eastAsia="標楷體" w:hAnsi="Times New Roman" w:cs="Times New Roman"/>
          <w:highlight w:val="yellow"/>
          <w:vertAlign w:val="superscript"/>
        </w:rPr>
        <w:t>2</w:t>
      </w:r>
      <w:r w:rsidRPr="00D47637">
        <w:rPr>
          <w:rFonts w:ascii="Times New Roman" w:eastAsia="標楷體" w:hAnsi="Times New Roman" w:cs="Times New Roman"/>
          <w:highlight w:val="yellow"/>
        </w:rPr>
        <w:t>(</w:t>
      </w:r>
      <w:r w:rsidRPr="00D47637">
        <w:rPr>
          <w:rFonts w:ascii="Times New Roman" w:eastAsia="標楷體" w:hAnsi="Times New Roman" w:cs="Times New Roman" w:hint="eastAsia"/>
          <w:highlight w:val="yellow"/>
        </w:rPr>
        <w:t>圖</w:t>
      </w:r>
      <w:r w:rsidR="008D2D95">
        <w:rPr>
          <w:rFonts w:ascii="Times New Roman" w:eastAsia="標楷體" w:hAnsi="Times New Roman" w:cs="Times New Roman"/>
          <w:highlight w:val="yellow"/>
        </w:rPr>
        <w:t>8</w:t>
      </w:r>
      <w:r w:rsidRPr="00D47637">
        <w:rPr>
          <w:rFonts w:ascii="Times New Roman" w:eastAsia="標楷體" w:hAnsi="Times New Roman" w:cs="Times New Roman"/>
          <w:highlight w:val="yellow"/>
        </w:rPr>
        <w:t>)</w:t>
      </w:r>
      <w:r w:rsidRPr="00184B32">
        <w:rPr>
          <w:rFonts w:ascii="Times New Roman" w:eastAsia="標楷體" w:hAnsi="Times New Roman" w:cs="Times New Roman" w:hint="eastAsia"/>
          <w:highlight w:val="yellow"/>
        </w:rPr>
        <w:t xml:space="preserve"> </w:t>
      </w:r>
      <w:commentRangeEnd w:id="33"/>
      <w:r w:rsidR="008D2D95">
        <w:rPr>
          <w:rStyle w:val="af0"/>
        </w:rPr>
        <w:commentReference w:id="33"/>
      </w:r>
      <w:r>
        <w:rPr>
          <w:rFonts w:ascii="Times New Roman" w:eastAsia="標楷體" w:hAnsi="Times New Roman" w:cs="Times New Roman" w:hint="eastAsia"/>
          <w:highlight w:val="yellow"/>
        </w:rPr>
        <w:t>，</w:t>
      </w:r>
      <w:commentRangeStart w:id="34"/>
      <w:r>
        <w:rPr>
          <w:rFonts w:ascii="Times New Roman" w:eastAsia="標楷體" w:hAnsi="Times New Roman" w:cs="Times New Roman" w:hint="eastAsia"/>
          <w:highlight w:val="yellow"/>
        </w:rPr>
        <w:t>其出現的機率</w:t>
      </w:r>
      <w:r>
        <w:rPr>
          <w:rFonts w:ascii="Times New Roman" w:eastAsia="標楷體" w:hAnsi="Times New Roman" w:cs="Times New Roman" w:hint="eastAsia"/>
          <w:highlight w:val="yellow"/>
        </w:rPr>
        <w:t>?</w:t>
      </w:r>
      <w:r>
        <w:rPr>
          <w:rFonts w:ascii="Times New Roman" w:eastAsia="標楷體" w:hAnsi="Times New Roman" w:cs="Times New Roman"/>
          <w:highlight w:val="yellow"/>
        </w:rPr>
        <w:t>(</w:t>
      </w:r>
      <w:r>
        <w:rPr>
          <w:rFonts w:ascii="Times New Roman" w:eastAsia="標楷體" w:hAnsi="Times New Roman" w:cs="Times New Roman"/>
          <w:highlight w:val="yellow"/>
        </w:rPr>
        <w:t>統計值</w:t>
      </w:r>
      <w:r>
        <w:rPr>
          <w:rFonts w:ascii="Times New Roman" w:eastAsia="標楷體" w:hAnsi="Times New Roman" w:cs="Times New Roman" w:hint="eastAsia"/>
          <w:highlight w:val="yellow"/>
        </w:rPr>
        <w:t>)</w:t>
      </w:r>
      <w:commentRangeEnd w:id="34"/>
      <w:r>
        <w:rPr>
          <w:rStyle w:val="af0"/>
        </w:rPr>
        <w:commentReference w:id="34"/>
      </w:r>
      <w:r w:rsidRPr="00184B32">
        <w:rPr>
          <w:rFonts w:ascii="Times New Roman" w:eastAsia="標楷體" w:hAnsi="Times New Roman" w:cs="Times New Roman" w:hint="eastAsia"/>
          <w:highlight w:val="yellow"/>
        </w:rPr>
        <w:t xml:space="preserve"> </w:t>
      </w:r>
      <w:r w:rsidRPr="00D47637">
        <w:rPr>
          <w:rFonts w:ascii="Times New Roman" w:eastAsia="標楷體" w:hAnsi="Times New Roman" w:cs="Times New Roman" w:hint="eastAsia"/>
          <w:highlight w:val="yellow"/>
        </w:rPr>
        <w:t>。</w:t>
      </w:r>
      <w:r>
        <w:rPr>
          <w:rFonts w:ascii="Times New Roman" w:eastAsia="標楷體" w:hAnsi="Times New Roman" w:cs="Times New Roman" w:hint="eastAsia"/>
          <w:highlight w:val="yellow"/>
        </w:rPr>
        <w:t>另</w:t>
      </w:r>
      <w:r w:rsidR="00A03127" w:rsidRPr="00D47637">
        <w:rPr>
          <w:rFonts w:ascii="Times New Roman" w:eastAsia="標楷體" w:hAnsi="Times New Roman" w:cs="Times New Roman" w:hint="eastAsia"/>
          <w:highlight w:val="yellow"/>
        </w:rPr>
        <w:t>以</w:t>
      </w:r>
      <w:proofErr w:type="gramStart"/>
      <w:r w:rsidR="00A03127" w:rsidRPr="00D47637">
        <w:rPr>
          <w:rFonts w:ascii="Times New Roman" w:eastAsia="標楷體" w:hAnsi="Times New Roman" w:cs="Times New Roman" w:hint="eastAsia"/>
          <w:highlight w:val="yellow"/>
        </w:rPr>
        <w:t>拔靴法重複</w:t>
      </w:r>
      <w:proofErr w:type="gramEnd"/>
      <w:r w:rsidR="00A03127" w:rsidRPr="00D47637">
        <w:rPr>
          <w:rFonts w:ascii="Times New Roman" w:eastAsia="標楷體" w:hAnsi="Times New Roman" w:cs="Times New Roman"/>
          <w:highlight w:val="yellow"/>
        </w:rPr>
        <w:t>10,000</w:t>
      </w:r>
      <w:r w:rsidR="00A03127" w:rsidRPr="00D47637">
        <w:rPr>
          <w:rFonts w:ascii="Times New Roman" w:eastAsia="標楷體" w:hAnsi="Times New Roman" w:cs="Times New Roman" w:hint="eastAsia"/>
          <w:highlight w:val="yellow"/>
        </w:rPr>
        <w:t>次的抽出放回取樣，</w:t>
      </w:r>
      <w:r w:rsidR="00A03127" w:rsidRPr="00D47637">
        <w:rPr>
          <w:rFonts w:ascii="Times New Roman" w:hAnsi="Times New Roman" w:cs="Times New Roman"/>
          <w:highlight w:val="yellow"/>
        </w:rPr>
        <w:t>2</w:t>
      </w:r>
      <w:r w:rsidR="00A03127" w:rsidRPr="00D47637">
        <w:rPr>
          <w:rFonts w:ascii="Times New Roman" w:eastAsia="標楷體" w:hAnsi="Times New Roman" w:cs="Times New Roman"/>
          <w:highlight w:val="yellow"/>
        </w:rPr>
        <w:t>021-202</w:t>
      </w:r>
      <w:r w:rsidR="0067597D">
        <w:rPr>
          <w:rFonts w:ascii="Times New Roman" w:eastAsia="標楷體" w:hAnsi="Times New Roman" w:cs="Times New Roman" w:hint="eastAsia"/>
          <w:highlight w:val="yellow"/>
        </w:rPr>
        <w:t>5</w:t>
      </w:r>
      <w:r>
        <w:rPr>
          <w:rFonts w:ascii="Times New Roman" w:eastAsia="標楷體" w:hAnsi="Times New Roman" w:cs="Times New Roman" w:hint="eastAsia"/>
          <w:highlight w:val="yellow"/>
        </w:rPr>
        <w:t>年間臺灣本島</w:t>
      </w:r>
      <w:r w:rsidR="00A03127" w:rsidRPr="00D47637">
        <w:rPr>
          <w:rFonts w:ascii="Times New Roman" w:eastAsia="標楷體" w:hAnsi="Times New Roman" w:cs="Times New Roman" w:hint="eastAsia"/>
          <w:highlight w:val="yellow"/>
        </w:rPr>
        <w:t>的獼猴</w:t>
      </w:r>
      <w:r>
        <w:rPr>
          <w:rFonts w:ascii="Times New Roman" w:eastAsia="標楷體" w:hAnsi="Times New Roman" w:cs="Times New Roman" w:hint="eastAsia"/>
          <w:highlight w:val="yellow"/>
        </w:rPr>
        <w:t>各約為</w:t>
      </w:r>
      <w:commentRangeStart w:id="35"/>
      <w:r w:rsidR="00A03127" w:rsidRPr="00D47637">
        <w:rPr>
          <w:rFonts w:ascii="Times New Roman" w:eastAsia="標楷體" w:hAnsi="Times New Roman" w:cs="Times New Roman"/>
          <w:highlight w:val="yellow"/>
        </w:rPr>
        <w:t>20,</w:t>
      </w:r>
      <w:r w:rsidR="0067597D">
        <w:rPr>
          <w:rFonts w:ascii="Times New Roman" w:eastAsia="標楷體" w:hAnsi="Times New Roman" w:cs="Times New Roman" w:hint="eastAsia"/>
          <w:highlight w:val="yellow"/>
        </w:rPr>
        <w:t>705</w:t>
      </w:r>
      <w:r w:rsidR="00A03127" w:rsidRPr="00D47637">
        <w:rPr>
          <w:rFonts w:ascii="Times New Roman" w:eastAsia="標楷體" w:hAnsi="Times New Roman" w:cs="Times New Roman"/>
          <w:highlight w:val="yellow"/>
        </w:rPr>
        <w:t>-2</w:t>
      </w:r>
      <w:r w:rsidR="0067597D">
        <w:rPr>
          <w:rFonts w:ascii="Times New Roman" w:eastAsia="標楷體" w:hAnsi="Times New Roman" w:cs="Times New Roman" w:hint="eastAsia"/>
          <w:highlight w:val="yellow"/>
        </w:rPr>
        <w:t>5</w:t>
      </w:r>
      <w:r w:rsidR="00A03127" w:rsidRPr="00D47637">
        <w:rPr>
          <w:rFonts w:ascii="Times New Roman" w:eastAsia="標楷體" w:hAnsi="Times New Roman" w:cs="Times New Roman"/>
          <w:highlight w:val="yellow"/>
        </w:rPr>
        <w:t>,</w:t>
      </w:r>
      <w:r>
        <w:rPr>
          <w:rFonts w:ascii="Times New Roman" w:eastAsia="標楷體" w:hAnsi="Times New Roman" w:cs="Times New Roman" w:hint="eastAsia"/>
          <w:highlight w:val="yellow"/>
        </w:rPr>
        <w:t>05</w:t>
      </w:r>
      <w:r w:rsidR="0067597D">
        <w:rPr>
          <w:rFonts w:ascii="Times New Roman" w:eastAsia="標楷體" w:hAnsi="Times New Roman" w:cs="Times New Roman" w:hint="eastAsia"/>
          <w:highlight w:val="yellow"/>
        </w:rPr>
        <w:t>9</w:t>
      </w:r>
      <w:r w:rsidR="00A03127" w:rsidRPr="00D47637">
        <w:rPr>
          <w:rFonts w:ascii="Times New Roman" w:eastAsia="標楷體" w:hAnsi="Times New Roman" w:cs="Times New Roman" w:hint="eastAsia"/>
          <w:highlight w:val="yellow"/>
        </w:rPr>
        <w:t>群</w:t>
      </w:r>
      <w:commentRangeEnd w:id="35"/>
      <w:r>
        <w:rPr>
          <w:rStyle w:val="af0"/>
        </w:rPr>
        <w:commentReference w:id="35"/>
      </w:r>
      <w:r w:rsidR="00A03127" w:rsidRPr="00D47637">
        <w:rPr>
          <w:rFonts w:ascii="Times New Roman" w:eastAsia="標楷體" w:hAnsi="Times New Roman" w:cs="Times New Roman"/>
          <w:highlight w:val="yellow"/>
        </w:rPr>
        <w:t>(</w:t>
      </w:r>
      <w:r w:rsidR="00A03127" w:rsidRPr="00D47637">
        <w:rPr>
          <w:rFonts w:ascii="Times New Roman" w:eastAsia="標楷體" w:hAnsi="Times New Roman" w:cs="Times New Roman" w:hint="eastAsia"/>
          <w:highlight w:val="yellow"/>
        </w:rPr>
        <w:t>圖</w:t>
      </w:r>
      <w:r w:rsidR="008D2D95">
        <w:rPr>
          <w:rFonts w:ascii="Times New Roman" w:eastAsia="標楷體" w:hAnsi="Times New Roman" w:cs="Times New Roman"/>
          <w:highlight w:val="yellow"/>
        </w:rPr>
        <w:t>9</w:t>
      </w:r>
      <w:r w:rsidR="00A03127" w:rsidRPr="00D47637">
        <w:rPr>
          <w:rFonts w:ascii="Times New Roman" w:eastAsia="標楷體" w:hAnsi="Times New Roman" w:cs="Times New Roman"/>
          <w:highlight w:val="yellow"/>
        </w:rPr>
        <w:t>)</w:t>
      </w:r>
      <w:r w:rsidR="00A03127" w:rsidRPr="00D47637">
        <w:rPr>
          <w:rFonts w:ascii="Times New Roman" w:eastAsia="標楷體" w:hAnsi="Times New Roman" w:cs="Times New Roman" w:hint="eastAsia"/>
          <w:highlight w:val="yellow"/>
        </w:rPr>
        <w:t>。</w:t>
      </w:r>
    </w:p>
    <w:p w14:paraId="4E36A29B" w14:textId="7BEA0C56" w:rsidR="00A03127" w:rsidRDefault="00A03127" w:rsidP="0084505F">
      <w:pPr>
        <w:jc w:val="both"/>
        <w:rPr>
          <w:rFonts w:ascii="Times New Roman" w:eastAsia="標楷體" w:hAnsi="Times New Roman" w:cs="Times New Roman"/>
          <w:color w:val="4472C4" w:themeColor="accent5"/>
        </w:rPr>
      </w:pPr>
    </w:p>
    <w:p w14:paraId="36A55C51" w14:textId="47FAED39" w:rsidR="0084505F" w:rsidRPr="00DC66F5" w:rsidRDefault="0084505F" w:rsidP="00A02A00">
      <w:pPr>
        <w:spacing w:line="360" w:lineRule="auto"/>
        <w:jc w:val="both"/>
        <w:rPr>
          <w:rFonts w:ascii="Times New Roman" w:eastAsia="標楷體" w:hAnsi="Times New Roman" w:cs="Times New Roman"/>
          <w:color w:val="4472C4" w:themeColor="accent5"/>
        </w:rPr>
      </w:pPr>
    </w:p>
    <w:p w14:paraId="6E9AA772" w14:textId="38CBCD2A" w:rsidR="00656037" w:rsidRPr="00DC66F5" w:rsidRDefault="001B4436" w:rsidP="00A02A00">
      <w:pPr>
        <w:spacing w:line="360" w:lineRule="auto"/>
        <w:jc w:val="both"/>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drawing>
          <wp:inline distT="0" distB="0" distL="0" distR="0" wp14:anchorId="7C05B56B" wp14:editId="2F320E65">
            <wp:extent cx="3724275" cy="3724275"/>
            <wp:effectExtent l="0" t="0" r="9525"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724360" cy="3724360"/>
                    </a:xfrm>
                    <a:prstGeom prst="rect">
                      <a:avLst/>
                    </a:prstGeom>
                    <a:noFill/>
                    <a:ln>
                      <a:noFill/>
                    </a:ln>
                  </pic:spPr>
                </pic:pic>
              </a:graphicData>
            </a:graphic>
          </wp:inline>
        </w:drawing>
      </w:r>
    </w:p>
    <w:p w14:paraId="5A1B752C" w14:textId="419B3C43" w:rsidR="0013333F" w:rsidRPr="00D47637" w:rsidRDefault="007D7C78" w:rsidP="007D7C78">
      <w:pPr>
        <w:jc w:val="both"/>
        <w:rPr>
          <w:rFonts w:ascii="Times New Roman" w:eastAsia="標楷體" w:hAnsi="Times New Roman" w:cs="Times New Roman"/>
        </w:rPr>
      </w:pPr>
      <w:r w:rsidRPr="00D47637">
        <w:rPr>
          <w:rFonts w:ascii="Times New Roman" w:eastAsia="標楷體" w:hAnsi="Times New Roman" w:cs="Times New Roman" w:hint="eastAsia"/>
        </w:rPr>
        <w:t>圖</w:t>
      </w:r>
      <w:r w:rsidR="00184B32">
        <w:rPr>
          <w:rFonts w:ascii="Times New Roman" w:eastAsia="標楷體" w:hAnsi="Times New Roman" w:cs="Times New Roman"/>
        </w:rPr>
        <w:t>8</w:t>
      </w:r>
      <w:r w:rsidRPr="00D47637">
        <w:rPr>
          <w:rFonts w:ascii="Times New Roman" w:eastAsia="標楷體" w:hAnsi="Times New Roman" w:cs="Times New Roman" w:hint="eastAsia"/>
        </w:rPr>
        <w:t>、</w:t>
      </w:r>
      <w:r w:rsidR="000719BC" w:rsidRPr="00D47637">
        <w:rPr>
          <w:rFonts w:ascii="Times New Roman" w:eastAsia="標楷體" w:hAnsi="Times New Roman" w:cs="Times New Roman"/>
        </w:rPr>
        <w:t>2021 - 2025</w:t>
      </w:r>
      <w:r w:rsidR="008D2D95">
        <w:rPr>
          <w:rFonts w:ascii="Times New Roman" w:eastAsia="標楷體" w:hAnsi="Times New Roman" w:cs="Times New Roman" w:hint="eastAsia"/>
        </w:rPr>
        <w:t>年間海拔</w:t>
      </w:r>
      <w:r w:rsidR="008D2D95">
        <w:rPr>
          <w:rFonts w:ascii="Times New Roman" w:eastAsia="標楷體" w:hAnsi="Times New Roman" w:cs="Times New Roman" w:hint="eastAsia"/>
        </w:rPr>
        <w:t>50</w:t>
      </w:r>
      <w:r w:rsidR="008D2D95">
        <w:rPr>
          <w:rFonts w:ascii="Times New Roman" w:eastAsia="標楷體" w:hAnsi="Times New Roman" w:cs="Times New Roman" w:hint="eastAsia"/>
        </w:rPr>
        <w:t>公尺以上森林的各年份</w:t>
      </w:r>
      <w:r w:rsidR="000719BC" w:rsidRPr="00D47637">
        <w:rPr>
          <w:rFonts w:ascii="Times New Roman" w:eastAsia="標楷體" w:hAnsi="Times New Roman" w:cs="Times New Roman" w:hint="eastAsia"/>
        </w:rPr>
        <w:t>臺灣獼猴</w:t>
      </w:r>
      <w:r w:rsidR="008D2D95">
        <w:rPr>
          <w:rFonts w:ascii="Times New Roman" w:eastAsia="標楷體" w:hAnsi="Times New Roman" w:cs="Times New Roman" w:hint="eastAsia"/>
        </w:rPr>
        <w:t>相對</w:t>
      </w:r>
      <w:r w:rsidR="000719BC" w:rsidRPr="00D47637">
        <w:rPr>
          <w:rFonts w:ascii="Times New Roman" w:eastAsia="標楷體" w:hAnsi="Times New Roman" w:cs="Times New Roman" w:hint="eastAsia"/>
        </w:rPr>
        <w:t>密度</w:t>
      </w:r>
      <w:r w:rsidR="000719BC" w:rsidRPr="00D47637">
        <w:rPr>
          <w:rFonts w:ascii="Times New Roman" w:eastAsia="標楷體" w:hAnsi="Times New Roman" w:cs="Times New Roman"/>
        </w:rPr>
        <w:t>(</w:t>
      </w:r>
      <w:r w:rsidR="008D2D95">
        <w:rPr>
          <w:rFonts w:ascii="Times New Roman" w:eastAsia="標楷體" w:hAnsi="Times New Roman" w:cs="Times New Roman" w:hint="eastAsia"/>
        </w:rPr>
        <w:t>n</w:t>
      </w:r>
      <w:r w:rsidR="008D2D95">
        <w:rPr>
          <w:rFonts w:ascii="Times New Roman" w:eastAsia="標楷體" w:hAnsi="Times New Roman" w:cs="Times New Roman"/>
        </w:rPr>
        <w:t>=</w:t>
      </w:r>
      <w:r w:rsidR="00F87718">
        <w:rPr>
          <w:rFonts w:ascii="Times New Roman" w:eastAsia="標楷體" w:hAnsi="Times New Roman" w:cs="Times New Roman"/>
        </w:rPr>
        <w:t>2</w:t>
      </w:r>
      <w:r w:rsidR="000719BC" w:rsidRPr="00D47637">
        <w:rPr>
          <w:rFonts w:ascii="Times New Roman" w:eastAsia="標楷體" w:hAnsi="Times New Roman" w:cs="Times New Roman"/>
        </w:rPr>
        <w:t>)</w:t>
      </w:r>
      <w:r w:rsidR="000719BC" w:rsidRPr="00D47637">
        <w:rPr>
          <w:rFonts w:ascii="Times New Roman" w:eastAsia="標楷體" w:hAnsi="Times New Roman" w:cs="Times New Roman" w:hint="eastAsia"/>
        </w:rPr>
        <w:t>。</w:t>
      </w:r>
      <w:r w:rsidR="00355866" w:rsidRPr="00D47637">
        <w:rPr>
          <w:rFonts w:ascii="Times New Roman" w:eastAsia="標楷體" w:hAnsi="Times New Roman" w:cs="Times New Roman" w:hint="eastAsia"/>
        </w:rPr>
        <w:t>箱型圖的圖示說明，請參考圖</w:t>
      </w:r>
      <w:r w:rsidR="00355866" w:rsidRPr="00D47637">
        <w:rPr>
          <w:rFonts w:ascii="Times New Roman" w:eastAsia="標楷體" w:hAnsi="Times New Roman" w:cs="Times New Roman"/>
        </w:rPr>
        <w:t>2</w:t>
      </w:r>
      <w:r w:rsidR="00355866" w:rsidRPr="00D47637">
        <w:rPr>
          <w:rFonts w:ascii="Times New Roman" w:eastAsia="標楷體" w:hAnsi="Times New Roman" w:cs="Times New Roman" w:hint="eastAsia"/>
        </w:rPr>
        <w:t>。</w:t>
      </w:r>
      <w:r w:rsidR="008D2D95">
        <w:rPr>
          <w:rFonts w:ascii="Times New Roman" w:eastAsia="標楷體" w:hAnsi="Times New Roman" w:cs="Times New Roman"/>
        </w:rPr>
        <w:t>箱型的上方數字表示每年各次的平均調查樣點數</w:t>
      </w:r>
      <w:r w:rsidR="008D2D95" w:rsidRPr="00D47637">
        <w:rPr>
          <w:rFonts w:ascii="Times New Roman" w:eastAsia="標楷體" w:hAnsi="Times New Roman" w:cs="Times New Roman" w:hint="eastAsia"/>
        </w:rPr>
        <w:t>。</w:t>
      </w:r>
    </w:p>
    <w:p w14:paraId="54E21E30" w14:textId="7C80C277" w:rsidR="0084505F" w:rsidRPr="00DC66F5" w:rsidRDefault="0084505F" w:rsidP="00A02A00">
      <w:pPr>
        <w:spacing w:line="360" w:lineRule="auto"/>
        <w:jc w:val="both"/>
        <w:rPr>
          <w:rFonts w:ascii="Times New Roman" w:eastAsia="標楷體" w:hAnsi="Times New Roman" w:cs="Times New Roman"/>
          <w:color w:val="4472C4" w:themeColor="accent5"/>
          <w:szCs w:val="24"/>
        </w:rPr>
      </w:pPr>
      <w:r w:rsidRPr="00DC66F5">
        <w:rPr>
          <w:rFonts w:ascii="Times New Roman" w:eastAsia="標楷體" w:hAnsi="Times New Roman" w:cs="Times New Roman"/>
          <w:noProof/>
          <w:color w:val="4472C4" w:themeColor="accent5"/>
        </w:rPr>
        <w:drawing>
          <wp:inline distT="0" distB="0" distL="0" distR="0" wp14:anchorId="72B144F1" wp14:editId="78CCBCF8">
            <wp:extent cx="3286125" cy="3286125"/>
            <wp:effectExtent l="0" t="0" r="9525" b="9525"/>
            <wp:docPr id="85452257" name="圖片 8545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2257" name="圖片 8545225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286200" cy="3286200"/>
                    </a:xfrm>
                    <a:prstGeom prst="rect">
                      <a:avLst/>
                    </a:prstGeom>
                    <a:noFill/>
                    <a:ln>
                      <a:noFill/>
                    </a:ln>
                  </pic:spPr>
                </pic:pic>
              </a:graphicData>
            </a:graphic>
          </wp:inline>
        </w:drawing>
      </w:r>
    </w:p>
    <w:p w14:paraId="4D7EC5E2" w14:textId="26D59949" w:rsidR="0084505F" w:rsidRPr="00D47637" w:rsidRDefault="0084505F" w:rsidP="00A02A00">
      <w:pPr>
        <w:spacing w:line="360" w:lineRule="auto"/>
        <w:jc w:val="both"/>
        <w:rPr>
          <w:rFonts w:ascii="Times New Roman" w:eastAsia="標楷體" w:hAnsi="Times New Roman" w:cs="Times New Roman"/>
          <w:szCs w:val="24"/>
        </w:rPr>
      </w:pPr>
      <w:r w:rsidRPr="00D47637">
        <w:rPr>
          <w:rFonts w:ascii="Times New Roman" w:eastAsia="標楷體" w:hAnsi="Times New Roman" w:cs="Times New Roman" w:hint="eastAsia"/>
        </w:rPr>
        <w:t>圖</w:t>
      </w:r>
      <w:r w:rsidR="00184B32">
        <w:rPr>
          <w:rFonts w:ascii="Times New Roman" w:eastAsia="標楷體" w:hAnsi="Times New Roman" w:cs="Times New Roman"/>
        </w:rPr>
        <w:t>9</w:t>
      </w:r>
      <w:r w:rsidRPr="00D47637">
        <w:rPr>
          <w:rFonts w:ascii="Times New Roman" w:eastAsia="標楷體" w:hAnsi="Times New Roman" w:cs="Times New Roman" w:hint="eastAsia"/>
        </w:rPr>
        <w:t>、</w:t>
      </w:r>
      <w:r w:rsidRPr="00D47637">
        <w:rPr>
          <w:rFonts w:ascii="Times New Roman" w:eastAsia="標楷體" w:hAnsi="Times New Roman" w:cs="Times New Roman"/>
        </w:rPr>
        <w:t>2021</w:t>
      </w:r>
      <w:proofErr w:type="gramStart"/>
      <w:r w:rsidRPr="00D47637">
        <w:rPr>
          <w:rFonts w:ascii="Times New Roman" w:eastAsia="標楷體" w:hAnsi="Times New Roman" w:cs="Times New Roman"/>
        </w:rPr>
        <w:t>–</w:t>
      </w:r>
      <w:proofErr w:type="gramEnd"/>
      <w:r w:rsidRPr="00D47637">
        <w:rPr>
          <w:rFonts w:ascii="Times New Roman" w:eastAsia="標楷體" w:hAnsi="Times New Roman" w:cs="Times New Roman"/>
        </w:rPr>
        <w:t>202</w:t>
      </w:r>
      <w:r w:rsidR="0067597D">
        <w:rPr>
          <w:rFonts w:ascii="Times New Roman" w:eastAsia="標楷體" w:hAnsi="Times New Roman" w:cs="Times New Roman" w:hint="eastAsia"/>
        </w:rPr>
        <w:t>5</w:t>
      </w:r>
      <w:r w:rsidRPr="00D47637">
        <w:rPr>
          <w:rFonts w:ascii="Times New Roman" w:eastAsia="標楷體" w:hAnsi="Times New Roman" w:cs="Times New Roman" w:hint="eastAsia"/>
        </w:rPr>
        <w:t>年</w:t>
      </w:r>
      <w:r w:rsidR="00292A2D" w:rsidRPr="00D47637">
        <w:rPr>
          <w:rFonts w:ascii="Times New Roman" w:eastAsia="標楷體" w:hAnsi="Times New Roman" w:cs="Times New Roman" w:hint="eastAsia"/>
          <w:szCs w:val="24"/>
        </w:rPr>
        <w:t>臺灣本島內</w:t>
      </w:r>
      <w:r w:rsidR="00AE34AB" w:rsidRPr="00D47637">
        <w:rPr>
          <w:rFonts w:ascii="Times New Roman" w:eastAsia="標楷體" w:hAnsi="Times New Roman" w:cs="Times New Roman" w:hint="eastAsia"/>
          <w:szCs w:val="24"/>
        </w:rPr>
        <w:t>海拔</w:t>
      </w:r>
      <w:r w:rsidR="00AE34AB" w:rsidRPr="00D47637">
        <w:rPr>
          <w:rFonts w:ascii="Times New Roman" w:eastAsia="標楷體" w:hAnsi="Times New Roman" w:cs="Times New Roman"/>
          <w:szCs w:val="24"/>
        </w:rPr>
        <w:t>50</w:t>
      </w:r>
      <w:r w:rsidR="00AE34AB" w:rsidRPr="00D47637">
        <w:rPr>
          <w:rFonts w:ascii="Times New Roman" w:eastAsia="標楷體" w:hAnsi="Times New Roman" w:cs="Times New Roman" w:hint="eastAsia"/>
          <w:szCs w:val="24"/>
        </w:rPr>
        <w:t>公尺</w:t>
      </w:r>
      <w:r w:rsidR="00AE34AB" w:rsidRPr="00D47637">
        <w:rPr>
          <w:rFonts w:ascii="Times New Roman" w:eastAsia="標楷體" w:hAnsi="Times New Roman" w:cs="Times New Roman" w:hint="eastAsia"/>
        </w:rPr>
        <w:t>以上森林的臺灣獼猴</w:t>
      </w:r>
      <w:proofErr w:type="gramStart"/>
      <w:r w:rsidR="00AE34AB" w:rsidRPr="00D47637">
        <w:rPr>
          <w:rFonts w:ascii="Times New Roman" w:eastAsia="標楷體" w:hAnsi="Times New Roman" w:cs="Times New Roman" w:hint="eastAsia"/>
        </w:rPr>
        <w:t>猴群數</w:t>
      </w:r>
      <w:proofErr w:type="gramEnd"/>
      <w:r w:rsidR="00AE34AB" w:rsidRPr="00D47637">
        <w:rPr>
          <w:rFonts w:ascii="Times New Roman" w:eastAsia="標楷體" w:hAnsi="Times New Roman" w:cs="Times New Roman"/>
        </w:rPr>
        <w:t>(</w:t>
      </w:r>
      <w:r w:rsidR="00AE34AB" w:rsidRPr="00D47637">
        <w:rPr>
          <w:rFonts w:ascii="Times New Roman" w:eastAsia="標楷體" w:hAnsi="Times New Roman" w:cs="Times New Roman" w:hint="eastAsia"/>
        </w:rPr>
        <w:t>黑色圓點</w:t>
      </w:r>
      <w:r w:rsidR="00AE34AB" w:rsidRPr="00D47637">
        <w:rPr>
          <w:rFonts w:ascii="Times New Roman" w:eastAsia="標楷體" w:hAnsi="Times New Roman" w:cs="Times New Roman"/>
        </w:rPr>
        <w:t>)</w:t>
      </w:r>
      <w:r w:rsidR="00AE34AB" w:rsidRPr="00D47637">
        <w:rPr>
          <w:rFonts w:ascii="標楷體" w:eastAsia="標楷體" w:hAnsi="標楷體" w:cs="Times New Roman" w:hint="eastAsia"/>
        </w:rPr>
        <w:t>，其</w:t>
      </w:r>
      <w:r w:rsidR="008D2D95">
        <w:rPr>
          <w:rFonts w:ascii="Times New Roman" w:eastAsia="標楷體" w:hAnsi="Times New Roman" w:cs="Times New Roman" w:hint="eastAsia"/>
        </w:rPr>
        <w:t>上方</w:t>
      </w:r>
      <w:r w:rsidR="00AE34AB" w:rsidRPr="00D47637">
        <w:rPr>
          <w:rFonts w:ascii="Times New Roman" w:eastAsia="標楷體" w:hAnsi="Times New Roman" w:cs="Times New Roman" w:hint="eastAsia"/>
        </w:rPr>
        <w:t>數字表示</w:t>
      </w:r>
      <w:proofErr w:type="gramStart"/>
      <w:r w:rsidR="00AE34AB" w:rsidRPr="00D47637">
        <w:rPr>
          <w:rFonts w:ascii="Times New Roman" w:eastAsia="標楷體" w:hAnsi="Times New Roman" w:cs="Times New Roman" w:hint="eastAsia"/>
        </w:rPr>
        <w:t>猴群數的</w:t>
      </w:r>
      <w:proofErr w:type="gramEnd"/>
      <w:r w:rsidR="00AE34AB" w:rsidRPr="00D47637">
        <w:rPr>
          <w:rFonts w:ascii="Times New Roman" w:eastAsia="標楷體" w:hAnsi="Times New Roman" w:cs="Times New Roman" w:hint="eastAsia"/>
        </w:rPr>
        <w:t>推估值</w:t>
      </w:r>
      <w:r w:rsidR="0033255D" w:rsidRPr="00D47637">
        <w:rPr>
          <w:rFonts w:ascii="Times New Roman" w:eastAsia="標楷體" w:hAnsi="Times New Roman" w:cs="Times New Roman" w:hint="eastAsia"/>
        </w:rPr>
        <w:t>。</w:t>
      </w:r>
      <w:r w:rsidRPr="00D47637">
        <w:rPr>
          <w:rFonts w:ascii="Times New Roman" w:eastAsia="標楷體" w:hAnsi="Times New Roman" w:cs="Times New Roman" w:hint="eastAsia"/>
        </w:rPr>
        <w:t>上下誤差線表示</w:t>
      </w:r>
      <w:r w:rsidRPr="00D47637">
        <w:rPr>
          <w:rFonts w:ascii="Times New Roman" w:eastAsia="標楷體" w:hAnsi="Times New Roman" w:cs="Times New Roman"/>
        </w:rPr>
        <w:t>95%</w:t>
      </w:r>
      <w:r w:rsidRPr="00D47637">
        <w:rPr>
          <w:rFonts w:ascii="Times New Roman" w:eastAsia="標楷體" w:hAnsi="Times New Roman" w:cs="Times New Roman" w:hint="eastAsia"/>
        </w:rPr>
        <w:t>信賴區間。</w:t>
      </w:r>
    </w:p>
    <w:p w14:paraId="44D74BE3" w14:textId="3C3FE511" w:rsidR="00E03091" w:rsidRPr="00F87718" w:rsidRDefault="008D2D95" w:rsidP="00E03091">
      <w:pPr>
        <w:spacing w:line="360" w:lineRule="auto"/>
        <w:rPr>
          <w:rFonts w:ascii="Times New Roman" w:eastAsia="標楷體" w:hAnsi="Times New Roman" w:cs="Times New Roman"/>
        </w:rPr>
      </w:pPr>
      <w:r w:rsidRPr="00F87718">
        <w:rPr>
          <w:rFonts w:ascii="Times New Roman" w:eastAsia="標楷體" w:hAnsi="Times New Roman" w:cs="Times New Roman"/>
          <w:szCs w:val="24"/>
        </w:rPr>
        <w:t>最後，</w:t>
      </w:r>
      <w:r w:rsidR="00071A90" w:rsidRPr="00F87718">
        <w:rPr>
          <w:rFonts w:ascii="Times New Roman" w:eastAsia="標楷體" w:hAnsi="Times New Roman" w:cs="Times New Roman"/>
          <w:szCs w:val="24"/>
        </w:rPr>
        <w:t>海拔</w:t>
      </w:r>
      <w:r w:rsidR="00071A90" w:rsidRPr="00F87718">
        <w:rPr>
          <w:rFonts w:ascii="Times New Roman" w:eastAsia="標楷體" w:hAnsi="Times New Roman" w:cs="Times New Roman"/>
          <w:szCs w:val="24"/>
        </w:rPr>
        <w:t>50</w:t>
      </w:r>
      <w:r w:rsidR="00071A90" w:rsidRPr="00F87718">
        <w:rPr>
          <w:rFonts w:ascii="Times New Roman" w:eastAsia="標楷體" w:hAnsi="Times New Roman" w:cs="Times New Roman"/>
          <w:szCs w:val="24"/>
        </w:rPr>
        <w:t>公尺以上的森林</w:t>
      </w:r>
      <w:proofErr w:type="gramStart"/>
      <w:r w:rsidR="00071A90" w:rsidRPr="00F87718">
        <w:rPr>
          <w:rFonts w:ascii="Times New Roman" w:eastAsia="標楷體" w:hAnsi="Times New Roman" w:cs="Times New Roman"/>
          <w:szCs w:val="24"/>
        </w:rPr>
        <w:t>調查樣點和</w:t>
      </w:r>
      <w:proofErr w:type="gramEnd"/>
      <w:r w:rsidR="00071A90" w:rsidRPr="00F87718">
        <w:rPr>
          <w:rFonts w:ascii="Times New Roman" w:eastAsia="標楷體" w:hAnsi="Times New Roman" w:cs="Times New Roman"/>
          <w:szCs w:val="24"/>
        </w:rPr>
        <w:t>調查到的臺灣獼猴群在國有林班地和非國有林班地範圍內的分布狀況</w:t>
      </w:r>
      <w:r w:rsidR="00071A90" w:rsidRPr="00F87718">
        <w:rPr>
          <w:rFonts w:ascii="Times New Roman" w:eastAsia="標楷體" w:hAnsi="Times New Roman" w:cs="Times New Roman"/>
        </w:rPr>
        <w:t>，如圖</w:t>
      </w:r>
      <w:r w:rsidR="00071A90" w:rsidRPr="00F87718">
        <w:rPr>
          <w:rFonts w:ascii="Times New Roman" w:eastAsia="標楷體" w:hAnsi="Times New Roman" w:cs="Times New Roman"/>
        </w:rPr>
        <w:t>10</w:t>
      </w:r>
      <w:r w:rsidR="00071A90" w:rsidRPr="00F87718">
        <w:rPr>
          <w:rFonts w:ascii="Times New Roman" w:eastAsia="標楷體" w:hAnsi="Times New Roman" w:cs="Times New Roman"/>
        </w:rPr>
        <w:t>所示。</w:t>
      </w:r>
      <w:r w:rsidR="00E03091" w:rsidRPr="00F87718">
        <w:rPr>
          <w:rFonts w:ascii="Times New Roman" w:eastAsia="標楷體" w:hAnsi="Times New Roman" w:cs="Times New Roman"/>
          <w:szCs w:val="24"/>
        </w:rPr>
        <w:t>比較國有林班地和</w:t>
      </w:r>
      <w:r w:rsidRPr="00F87718">
        <w:rPr>
          <w:rFonts w:ascii="Times New Roman" w:eastAsia="標楷體" w:hAnsi="Times New Roman" w:cs="Times New Roman"/>
          <w:szCs w:val="24"/>
        </w:rPr>
        <w:t>非國有林班地各</w:t>
      </w:r>
      <w:r w:rsidR="00E03091" w:rsidRPr="00F87718">
        <w:rPr>
          <w:rFonts w:ascii="Times New Roman" w:eastAsia="標楷體" w:hAnsi="Times New Roman" w:cs="Times New Roman"/>
          <w:szCs w:val="24"/>
        </w:rPr>
        <w:t>年份的猴群相對密度，</w:t>
      </w:r>
      <w:r w:rsidR="00E03091" w:rsidRPr="00F87718">
        <w:rPr>
          <w:rFonts w:ascii="Times New Roman" w:eastAsia="標楷體" w:hAnsi="Times New Roman" w:cs="Times New Roman"/>
        </w:rPr>
        <w:t>發現國有林班地</w:t>
      </w:r>
      <w:r w:rsidR="008031AD" w:rsidRPr="00F87718">
        <w:rPr>
          <w:rFonts w:ascii="Times New Roman" w:eastAsia="標楷體" w:hAnsi="Times New Roman" w:cs="Times New Roman"/>
        </w:rPr>
        <w:t>各年份</w:t>
      </w:r>
      <w:r w:rsidR="00E03091" w:rsidRPr="00F87718">
        <w:rPr>
          <w:rFonts w:ascii="Times New Roman" w:eastAsia="標楷體" w:hAnsi="Times New Roman" w:cs="Times New Roman"/>
        </w:rPr>
        <w:t>的猴群</w:t>
      </w:r>
      <w:r w:rsidR="008031AD" w:rsidRPr="00F87718">
        <w:rPr>
          <w:rFonts w:ascii="Times New Roman" w:eastAsia="標楷體" w:hAnsi="Times New Roman" w:cs="Times New Roman"/>
        </w:rPr>
        <w:t>相對</w:t>
      </w:r>
      <w:r w:rsidR="00E03091" w:rsidRPr="00F87718">
        <w:rPr>
          <w:rFonts w:ascii="Times New Roman" w:eastAsia="標楷體" w:hAnsi="Times New Roman" w:cs="Times New Roman"/>
        </w:rPr>
        <w:t>密度</w:t>
      </w:r>
      <w:r w:rsidR="008031AD" w:rsidRPr="00F87718">
        <w:rPr>
          <w:rFonts w:ascii="Times New Roman" w:eastAsia="標楷體" w:hAnsi="Times New Roman" w:cs="Times New Roman"/>
        </w:rPr>
        <w:t>(1.095-1.453</w:t>
      </w:r>
      <w:r w:rsidR="008031AD" w:rsidRPr="00F87718">
        <w:rPr>
          <w:rFonts w:ascii="Times New Roman" w:eastAsia="標楷體" w:hAnsi="Times New Roman" w:cs="Times New Roman"/>
        </w:rPr>
        <w:t>群</w:t>
      </w:r>
      <w:r w:rsidR="008031AD" w:rsidRPr="00F87718">
        <w:rPr>
          <w:rFonts w:ascii="Times New Roman" w:eastAsia="標楷體" w:hAnsi="Times New Roman" w:cs="Times New Roman"/>
        </w:rPr>
        <w:t>/km</w:t>
      </w:r>
      <w:r w:rsidR="008031AD" w:rsidRPr="00F87718">
        <w:rPr>
          <w:rFonts w:ascii="Times New Roman" w:eastAsia="標楷體" w:hAnsi="Times New Roman" w:cs="Times New Roman"/>
          <w:vertAlign w:val="superscript"/>
        </w:rPr>
        <w:t>2</w:t>
      </w:r>
      <w:r w:rsidR="008031AD" w:rsidRPr="00F87718">
        <w:rPr>
          <w:rFonts w:ascii="Times New Roman" w:eastAsia="標楷體" w:hAnsi="Times New Roman" w:cs="Times New Roman"/>
        </w:rPr>
        <w:t>)</w:t>
      </w:r>
      <w:r w:rsidR="008031AD" w:rsidRPr="00F87718">
        <w:rPr>
          <w:rFonts w:ascii="Times New Roman" w:eastAsia="標楷體" w:hAnsi="Times New Roman" w:cs="Times New Roman"/>
        </w:rPr>
        <w:t>均</w:t>
      </w:r>
      <w:r w:rsidR="00E03091" w:rsidRPr="00F87718">
        <w:rPr>
          <w:rFonts w:ascii="Times New Roman" w:eastAsia="標楷體" w:hAnsi="Times New Roman" w:cs="Times New Roman"/>
        </w:rPr>
        <w:t>高於非</w:t>
      </w:r>
      <w:r w:rsidR="008031AD" w:rsidRPr="00F87718">
        <w:rPr>
          <w:rFonts w:ascii="Times New Roman" w:eastAsia="標楷體" w:hAnsi="Times New Roman" w:cs="Times New Roman"/>
        </w:rPr>
        <w:t>國有</w:t>
      </w:r>
      <w:r w:rsidR="00E03091" w:rsidRPr="00F87718">
        <w:rPr>
          <w:rFonts w:ascii="Times New Roman" w:eastAsia="標楷體" w:hAnsi="Times New Roman" w:cs="Times New Roman"/>
        </w:rPr>
        <w:t>林班地</w:t>
      </w:r>
      <w:r w:rsidR="008031AD" w:rsidRPr="00F87718">
        <w:rPr>
          <w:rFonts w:ascii="Times New Roman" w:eastAsia="標楷體" w:hAnsi="Times New Roman" w:cs="Times New Roman"/>
        </w:rPr>
        <w:t>(0.894~1.065</w:t>
      </w:r>
      <w:r w:rsidR="008031AD" w:rsidRPr="00F87718">
        <w:rPr>
          <w:rFonts w:ascii="Times New Roman" w:eastAsia="標楷體" w:hAnsi="Times New Roman" w:cs="Times New Roman"/>
        </w:rPr>
        <w:t>群</w:t>
      </w:r>
      <w:r w:rsidR="008031AD" w:rsidRPr="00F87718">
        <w:rPr>
          <w:rFonts w:ascii="Times New Roman" w:eastAsia="標楷體" w:hAnsi="Times New Roman" w:cs="Times New Roman"/>
        </w:rPr>
        <w:t>/km</w:t>
      </w:r>
      <w:r w:rsidR="008031AD" w:rsidRPr="00F87718">
        <w:rPr>
          <w:rFonts w:ascii="Times New Roman" w:eastAsia="標楷體" w:hAnsi="Times New Roman" w:cs="Times New Roman"/>
          <w:vertAlign w:val="superscript"/>
        </w:rPr>
        <w:t>2</w:t>
      </w:r>
      <w:r w:rsidR="008031AD" w:rsidRPr="00F87718">
        <w:rPr>
          <w:rFonts w:ascii="Times New Roman" w:eastAsia="標楷體" w:hAnsi="Times New Roman" w:cs="Times New Roman"/>
        </w:rPr>
        <w:t>)</w:t>
      </w:r>
      <w:r w:rsidR="008031AD" w:rsidRPr="00F87718">
        <w:rPr>
          <w:rFonts w:ascii="Times New Roman" w:eastAsia="標楷體" w:hAnsi="Times New Roman" w:cs="Times New Roman"/>
        </w:rPr>
        <w:t>；</w:t>
      </w:r>
      <w:proofErr w:type="gramStart"/>
      <w:r w:rsidR="008031AD" w:rsidRPr="00F87718">
        <w:rPr>
          <w:rFonts w:ascii="Times New Roman" w:eastAsia="標楷體" w:hAnsi="Times New Roman" w:cs="Times New Roman"/>
        </w:rPr>
        <w:t>此外，</w:t>
      </w:r>
      <w:proofErr w:type="gramEnd"/>
      <w:r w:rsidR="008031AD" w:rsidRPr="00F87718">
        <w:rPr>
          <w:rFonts w:ascii="Times New Roman" w:eastAsia="標楷體" w:hAnsi="Times New Roman" w:cs="Times New Roman"/>
        </w:rPr>
        <w:t>2021-2025</w:t>
      </w:r>
      <w:r w:rsidR="008031AD" w:rsidRPr="00F87718">
        <w:rPr>
          <w:rFonts w:ascii="Times New Roman" w:eastAsia="標楷體" w:hAnsi="Times New Roman" w:cs="Times New Roman"/>
        </w:rPr>
        <w:t>年間，</w:t>
      </w:r>
      <w:r w:rsidR="00E03091" w:rsidRPr="00F87718">
        <w:rPr>
          <w:rFonts w:ascii="Times New Roman" w:eastAsia="標楷體" w:hAnsi="Times New Roman" w:cs="Times New Roman"/>
        </w:rPr>
        <w:t>猴群</w:t>
      </w:r>
      <w:r w:rsidR="008031AD" w:rsidRPr="00F87718">
        <w:rPr>
          <w:rFonts w:ascii="Times New Roman" w:eastAsia="標楷體" w:hAnsi="Times New Roman" w:cs="Times New Roman"/>
        </w:rPr>
        <w:t>的相對</w:t>
      </w:r>
      <w:r w:rsidR="00E03091" w:rsidRPr="00F87718">
        <w:rPr>
          <w:rFonts w:ascii="Times New Roman" w:eastAsia="標楷體" w:hAnsi="Times New Roman" w:cs="Times New Roman"/>
        </w:rPr>
        <w:t>密度</w:t>
      </w:r>
      <w:r w:rsidR="008031AD" w:rsidRPr="00F87718">
        <w:rPr>
          <w:rFonts w:ascii="Times New Roman" w:eastAsia="標楷體" w:hAnsi="Times New Roman" w:cs="Times New Roman"/>
        </w:rPr>
        <w:t>在</w:t>
      </w:r>
      <w:r w:rsidR="008031AD" w:rsidRPr="00F87718">
        <w:rPr>
          <w:rFonts w:ascii="Times New Roman" w:eastAsia="標楷體" w:hAnsi="Times New Roman" w:cs="Times New Roman"/>
          <w:szCs w:val="24"/>
        </w:rPr>
        <w:t>國有林班地</w:t>
      </w:r>
      <w:r w:rsidR="00071A90" w:rsidRPr="00F87718">
        <w:rPr>
          <w:rFonts w:ascii="Times New Roman" w:eastAsia="標楷體" w:hAnsi="Times New Roman" w:cs="Times New Roman"/>
          <w:szCs w:val="24"/>
        </w:rPr>
        <w:t>出現的機率</w:t>
      </w:r>
      <w:r w:rsidR="00071A90" w:rsidRPr="00F87718">
        <w:rPr>
          <w:rFonts w:ascii="Times New Roman" w:eastAsia="標楷體" w:hAnsi="Times New Roman" w:cs="Times New Roman"/>
          <w:szCs w:val="24"/>
        </w:rPr>
        <w:t>?(</w:t>
      </w:r>
      <w:commentRangeStart w:id="36"/>
      <w:r w:rsidR="00071A90" w:rsidRPr="00F87718">
        <w:rPr>
          <w:rFonts w:ascii="Times New Roman" w:eastAsia="標楷體" w:hAnsi="Times New Roman" w:cs="Times New Roman"/>
          <w:szCs w:val="24"/>
        </w:rPr>
        <w:t>統計值</w:t>
      </w:r>
      <w:commentRangeEnd w:id="36"/>
      <w:r w:rsidR="00071A90" w:rsidRPr="00F87718">
        <w:rPr>
          <w:rStyle w:val="af0"/>
          <w:rFonts w:ascii="Times New Roman" w:eastAsia="標楷體" w:hAnsi="Times New Roman" w:cs="Times New Roman"/>
        </w:rPr>
        <w:commentReference w:id="36"/>
      </w:r>
      <w:r w:rsidR="00071A90" w:rsidRPr="00F87718">
        <w:rPr>
          <w:rFonts w:ascii="Times New Roman" w:eastAsia="標楷體" w:hAnsi="Times New Roman" w:cs="Times New Roman"/>
          <w:szCs w:val="24"/>
        </w:rPr>
        <w:t>)</w:t>
      </w:r>
      <w:r w:rsidR="00071A90" w:rsidRPr="00F87718">
        <w:rPr>
          <w:rFonts w:ascii="Times New Roman" w:eastAsia="標楷體" w:hAnsi="Times New Roman" w:cs="Times New Roman"/>
        </w:rPr>
        <w:t>，在非國有林班地</w:t>
      </w:r>
      <w:r w:rsidR="00071A90" w:rsidRPr="00F87718">
        <w:rPr>
          <w:rFonts w:ascii="Times New Roman" w:eastAsia="標楷體" w:hAnsi="Times New Roman" w:cs="Times New Roman"/>
          <w:szCs w:val="24"/>
        </w:rPr>
        <w:t>出現的機率</w:t>
      </w:r>
      <w:r w:rsidR="00071A90" w:rsidRPr="00F87718">
        <w:rPr>
          <w:rFonts w:ascii="Times New Roman" w:eastAsia="標楷體" w:hAnsi="Times New Roman" w:cs="Times New Roman"/>
          <w:szCs w:val="24"/>
        </w:rPr>
        <w:t>?(</w:t>
      </w:r>
      <w:commentRangeStart w:id="37"/>
      <w:r w:rsidR="00071A90" w:rsidRPr="00F87718">
        <w:rPr>
          <w:rFonts w:ascii="Times New Roman" w:eastAsia="標楷體" w:hAnsi="Times New Roman" w:cs="Times New Roman"/>
          <w:szCs w:val="24"/>
        </w:rPr>
        <w:t>統計值</w:t>
      </w:r>
      <w:commentRangeEnd w:id="37"/>
      <w:r w:rsidR="00071A90" w:rsidRPr="00F87718">
        <w:rPr>
          <w:rStyle w:val="af0"/>
          <w:rFonts w:ascii="Times New Roman" w:eastAsia="標楷體" w:hAnsi="Times New Roman" w:cs="Times New Roman"/>
        </w:rPr>
        <w:commentReference w:id="37"/>
      </w:r>
      <w:r w:rsidR="00071A90" w:rsidRPr="00F87718">
        <w:rPr>
          <w:rFonts w:ascii="Times New Roman" w:eastAsia="標楷體" w:hAnsi="Times New Roman" w:cs="Times New Roman"/>
          <w:szCs w:val="24"/>
        </w:rPr>
        <w:t>)</w:t>
      </w:r>
      <w:r w:rsidR="00071A90" w:rsidRPr="00F87718">
        <w:rPr>
          <w:rFonts w:ascii="Times New Roman" w:eastAsia="標楷體" w:hAnsi="Times New Roman" w:cs="Times New Roman"/>
        </w:rPr>
        <w:t xml:space="preserve"> </w:t>
      </w:r>
      <w:r w:rsidR="00E03091" w:rsidRPr="00F87718">
        <w:rPr>
          <w:rFonts w:ascii="Times New Roman" w:eastAsia="標楷體" w:hAnsi="Times New Roman" w:cs="Times New Roman"/>
        </w:rPr>
        <w:t>(</w:t>
      </w:r>
      <w:r w:rsidR="00E03091" w:rsidRPr="00F87718">
        <w:rPr>
          <w:rFonts w:ascii="Times New Roman" w:eastAsia="標楷體" w:hAnsi="Times New Roman" w:cs="Times New Roman"/>
        </w:rPr>
        <w:t>圖</w:t>
      </w:r>
      <w:r w:rsidR="00F87718">
        <w:rPr>
          <w:rFonts w:ascii="Times New Roman" w:eastAsia="標楷體" w:hAnsi="Times New Roman" w:cs="Times New Roman"/>
        </w:rPr>
        <w:t>11</w:t>
      </w:r>
      <w:r w:rsidR="00E03091" w:rsidRPr="00F87718">
        <w:rPr>
          <w:rFonts w:ascii="Times New Roman" w:eastAsia="標楷體" w:hAnsi="Times New Roman" w:cs="Times New Roman"/>
        </w:rPr>
        <w:t>)</w:t>
      </w:r>
      <w:r w:rsidR="00E03091" w:rsidRPr="00F87718">
        <w:rPr>
          <w:rFonts w:ascii="Times New Roman" w:eastAsia="標楷體" w:hAnsi="Times New Roman" w:cs="Times New Roman"/>
        </w:rPr>
        <w:t>。</w:t>
      </w:r>
    </w:p>
    <w:p w14:paraId="760245FC" w14:textId="77777777" w:rsidR="00BC7018" w:rsidRDefault="00BC7018" w:rsidP="00E03091">
      <w:pPr>
        <w:spacing w:line="360" w:lineRule="auto"/>
        <w:rPr>
          <w:rFonts w:ascii="Times New Roman" w:eastAsia="標楷體" w:hAnsi="Times New Roman" w:cs="Times New Roman"/>
          <w:highlight w:val="yellow"/>
        </w:rPr>
      </w:pPr>
    </w:p>
    <w:p w14:paraId="4D51C894" w14:textId="77777777" w:rsidR="00397E52" w:rsidRDefault="00BC7018" w:rsidP="00A02A00">
      <w:pPr>
        <w:spacing w:line="360" w:lineRule="auto"/>
        <w:jc w:val="both"/>
        <w:rPr>
          <w:rFonts w:ascii="Times New Roman" w:eastAsia="標楷體" w:hAnsi="Times New Roman" w:cs="Times New Roman"/>
          <w:color w:val="4472C4" w:themeColor="accent5"/>
          <w:szCs w:val="24"/>
        </w:rPr>
      </w:pPr>
      <w:r w:rsidRPr="00F87718">
        <w:rPr>
          <w:rFonts w:ascii="Times New Roman" w:eastAsia="標楷體" w:hAnsi="Times New Roman" w:cs="Times New Roman"/>
          <w:noProof/>
          <w:color w:val="4472C4" w:themeColor="accent5"/>
          <w:szCs w:val="24"/>
        </w:rPr>
        <w:drawing>
          <wp:inline distT="0" distB="0" distL="0" distR="0" wp14:anchorId="45330851" wp14:editId="47309871">
            <wp:extent cx="4131596" cy="5842543"/>
            <wp:effectExtent l="0" t="0" r="2540" b="6350"/>
            <wp:docPr id="596529404" name="圖片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F15225D-187F-681D-7C41-E6CCBBD19A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29404" name="圖片 2">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F15225D-187F-681D-7C41-E6CCBBD19AC3}"/>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31596" cy="5842543"/>
                    </a:xfrm>
                    <a:prstGeom prst="rect">
                      <a:avLst/>
                    </a:prstGeom>
                  </pic:spPr>
                </pic:pic>
              </a:graphicData>
            </a:graphic>
          </wp:inline>
        </w:drawing>
      </w:r>
    </w:p>
    <w:p w14:paraId="4282405B" w14:textId="28A7CF79" w:rsidR="00E03091" w:rsidRPr="00F87718" w:rsidRDefault="00397E52" w:rsidP="00A02A00">
      <w:pPr>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圖</w:t>
      </w:r>
      <w:commentRangeStart w:id="38"/>
      <w:r w:rsidR="00071A90">
        <w:rPr>
          <w:rFonts w:ascii="Times New Roman" w:eastAsia="標楷體" w:hAnsi="Times New Roman" w:cs="Times New Roman" w:hint="eastAsia"/>
          <w:szCs w:val="24"/>
        </w:rPr>
        <w:t>10</w:t>
      </w:r>
      <w:commentRangeEnd w:id="38"/>
      <w:r w:rsidR="00F87718">
        <w:rPr>
          <w:rStyle w:val="af0"/>
        </w:rPr>
        <w:commentReference w:id="38"/>
      </w:r>
      <w:r>
        <w:rPr>
          <w:rFonts w:ascii="Times New Roman" w:eastAsia="標楷體" w:hAnsi="Times New Roman" w:cs="Times New Roman" w:hint="eastAsia"/>
          <w:szCs w:val="24"/>
        </w:rPr>
        <w:t>、</w:t>
      </w:r>
      <w:r w:rsidR="00BC7018" w:rsidRPr="00F87718">
        <w:rPr>
          <w:rFonts w:ascii="Times New Roman" w:eastAsia="標楷體" w:hAnsi="Times New Roman" w:cs="Times New Roman"/>
          <w:szCs w:val="24"/>
        </w:rPr>
        <w:t>2021-202</w:t>
      </w:r>
      <w:r w:rsidRPr="00F87718">
        <w:rPr>
          <w:rFonts w:ascii="Times New Roman" w:eastAsia="標楷體" w:hAnsi="Times New Roman" w:cs="Times New Roman"/>
          <w:szCs w:val="24"/>
        </w:rPr>
        <w:t>5</w:t>
      </w:r>
      <w:r w:rsidRPr="00F87718">
        <w:rPr>
          <w:rFonts w:ascii="Times New Roman" w:eastAsia="標楷體" w:hAnsi="Times New Roman" w:cs="Times New Roman" w:hint="eastAsia"/>
          <w:szCs w:val="24"/>
        </w:rPr>
        <w:t>年</w:t>
      </w:r>
      <w:r w:rsidR="00F87718">
        <w:rPr>
          <w:rFonts w:ascii="Times New Roman" w:eastAsia="標楷體" w:hAnsi="Times New Roman" w:cs="Times New Roman" w:hint="eastAsia"/>
          <w:szCs w:val="24"/>
        </w:rPr>
        <w:t>海拔</w:t>
      </w:r>
      <w:r w:rsidR="00F87718">
        <w:rPr>
          <w:rFonts w:ascii="Times New Roman" w:eastAsia="標楷體" w:hAnsi="Times New Roman" w:cs="Times New Roman" w:hint="eastAsia"/>
          <w:szCs w:val="24"/>
        </w:rPr>
        <w:t>50</w:t>
      </w:r>
      <w:r w:rsidR="00F87718">
        <w:rPr>
          <w:rFonts w:ascii="Times New Roman" w:eastAsia="標楷體" w:hAnsi="Times New Roman" w:cs="Times New Roman" w:hint="eastAsia"/>
          <w:szCs w:val="24"/>
        </w:rPr>
        <w:t>公尺以上的森林</w:t>
      </w:r>
      <w:proofErr w:type="gramStart"/>
      <w:r w:rsidR="00F87718">
        <w:rPr>
          <w:rFonts w:ascii="Times New Roman" w:eastAsia="標楷體" w:hAnsi="Times New Roman" w:cs="Times New Roman" w:hint="eastAsia"/>
          <w:szCs w:val="24"/>
        </w:rPr>
        <w:t>調查樣點和</w:t>
      </w:r>
      <w:proofErr w:type="gramEnd"/>
      <w:r w:rsidR="00F87718">
        <w:rPr>
          <w:rFonts w:ascii="Times New Roman" w:eastAsia="標楷體" w:hAnsi="Times New Roman" w:cs="Times New Roman" w:hint="eastAsia"/>
          <w:szCs w:val="24"/>
        </w:rPr>
        <w:t>調查到的</w:t>
      </w:r>
      <w:r w:rsidRPr="00F87718">
        <w:rPr>
          <w:rFonts w:ascii="Times New Roman" w:eastAsia="標楷體" w:hAnsi="Times New Roman" w:cs="Times New Roman" w:hint="eastAsia"/>
          <w:szCs w:val="24"/>
        </w:rPr>
        <w:t>臺灣獼猴</w:t>
      </w:r>
      <w:r w:rsidR="00F87718">
        <w:rPr>
          <w:rFonts w:ascii="Times New Roman" w:eastAsia="標楷體" w:hAnsi="Times New Roman" w:cs="Times New Roman" w:hint="eastAsia"/>
          <w:szCs w:val="24"/>
        </w:rPr>
        <w:t>群在國有林班地和非國有林班地的</w:t>
      </w:r>
      <w:r w:rsidRPr="00F87718">
        <w:rPr>
          <w:rFonts w:ascii="Times New Roman" w:eastAsia="標楷體" w:hAnsi="Times New Roman" w:cs="Times New Roman" w:hint="eastAsia"/>
          <w:szCs w:val="24"/>
        </w:rPr>
        <w:t>分布圖。</w:t>
      </w:r>
    </w:p>
    <w:p w14:paraId="32392A83" w14:textId="77777777" w:rsidR="00E03091" w:rsidRDefault="00E03091" w:rsidP="00E03091">
      <w:pPr>
        <w:spacing w:line="360" w:lineRule="auto"/>
        <w:rPr>
          <w:rFonts w:ascii="Times New Roman" w:eastAsia="標楷體" w:hAnsi="Times New Roman" w:cs="Times New Roman"/>
          <w:highlight w:val="yellow"/>
        </w:rPr>
      </w:pPr>
      <w:r>
        <w:rPr>
          <w:noProof/>
        </w:rPr>
        <w:drawing>
          <wp:inline distT="0" distB="0" distL="0" distR="0" wp14:anchorId="3D6F8068" wp14:editId="799DE38E">
            <wp:extent cx="5274310" cy="5274310"/>
            <wp:effectExtent l="0" t="0" r="2540" b="2540"/>
            <wp:docPr id="50" name="Picture" descr="一張含有 文字, 螢幕擷取畫面, 圖表, 陳列 的圖片&#10;&#10;自動產生的描述"/>
            <wp:cNvGraphicFramePr/>
            <a:graphic xmlns:a="http://schemas.openxmlformats.org/drawingml/2006/main">
              <a:graphicData uri="http://schemas.openxmlformats.org/drawingml/2006/picture">
                <pic:pic xmlns:pic="http://schemas.openxmlformats.org/drawingml/2006/picture">
                  <pic:nvPicPr>
                    <pic:cNvPr id="50" name="Picture" descr="一張含有 文字, 螢幕擷取畫面, 圖表, 陳列 的圖片&#10;&#10;自動產生的描述"/>
                    <pic:cNvPicPr>
                      <a:picLocks noChangeAspect="1" noChangeArrowheads="1"/>
                    </pic:cNvPicPr>
                  </pic:nvPicPr>
                  <pic:blipFill>
                    <a:blip r:embed="rId29"/>
                    <a:stretch>
                      <a:fillRect/>
                    </a:stretch>
                  </pic:blipFill>
                  <pic:spPr bwMode="auto">
                    <a:xfrm>
                      <a:off x="0" y="0"/>
                      <a:ext cx="5274310" cy="5274310"/>
                    </a:xfrm>
                    <a:prstGeom prst="rect">
                      <a:avLst/>
                    </a:prstGeom>
                    <a:noFill/>
                    <a:ln w="9525">
                      <a:noFill/>
                      <a:headEnd/>
                      <a:tailEnd/>
                    </a:ln>
                  </pic:spPr>
                </pic:pic>
              </a:graphicData>
            </a:graphic>
          </wp:inline>
        </w:drawing>
      </w:r>
    </w:p>
    <w:p w14:paraId="5620A53A" w14:textId="416F9DBF" w:rsidR="00E03091" w:rsidRDefault="00D8179E" w:rsidP="00E03091">
      <w:pPr>
        <w:spacing w:line="360" w:lineRule="auto"/>
        <w:rPr>
          <w:rFonts w:ascii="Times New Roman" w:eastAsia="標楷體" w:hAnsi="Times New Roman" w:cs="Times New Roman"/>
          <w:highlight w:val="yellow"/>
        </w:rPr>
      </w:pPr>
      <w:r w:rsidRPr="00D8179E">
        <w:rPr>
          <w:rFonts w:ascii="Times New Roman" w:eastAsia="標楷體" w:hAnsi="Times New Roman" w:cs="Times New Roman" w:hint="eastAsia"/>
        </w:rPr>
        <w:t>圖</w:t>
      </w:r>
      <w:r w:rsidR="00F87718">
        <w:rPr>
          <w:rFonts w:ascii="Times New Roman" w:eastAsia="標楷體" w:hAnsi="Times New Roman" w:cs="Times New Roman" w:hint="eastAsia"/>
        </w:rPr>
        <w:t>11</w:t>
      </w:r>
      <w:r w:rsidRPr="00D8179E">
        <w:rPr>
          <w:rFonts w:ascii="Times New Roman" w:eastAsia="標楷體" w:hAnsi="Times New Roman" w:cs="Times New Roman" w:hint="eastAsia"/>
        </w:rPr>
        <w:t>、</w:t>
      </w:r>
      <w:commentRangeStart w:id="39"/>
      <w:r w:rsidR="00E03091" w:rsidRPr="003A3883">
        <w:rPr>
          <w:rFonts w:ascii="Times New Roman" w:eastAsia="標楷體" w:hAnsi="Times New Roman" w:cs="Times New Roman"/>
        </w:rPr>
        <w:t>202</w:t>
      </w:r>
      <w:r w:rsidR="00E03091" w:rsidRPr="003A3883">
        <w:rPr>
          <w:rFonts w:ascii="Times New Roman" w:eastAsia="標楷體" w:hAnsi="Times New Roman" w:cs="Times New Roman" w:hint="eastAsia"/>
        </w:rPr>
        <w:t>1</w:t>
      </w:r>
      <w:commentRangeEnd w:id="39"/>
      <w:r w:rsidR="00071A90">
        <w:rPr>
          <w:rStyle w:val="af0"/>
        </w:rPr>
        <w:commentReference w:id="39"/>
      </w:r>
      <w:r w:rsidR="00E03091" w:rsidRPr="003A3883">
        <w:rPr>
          <w:rFonts w:ascii="Times New Roman" w:eastAsia="標楷體" w:hAnsi="Times New Roman" w:cs="Times New Roman"/>
        </w:rPr>
        <w:t xml:space="preserve"> </w:t>
      </w:r>
      <w:proofErr w:type="gramStart"/>
      <w:r w:rsidR="00E03091" w:rsidRPr="003A3883">
        <w:rPr>
          <w:rFonts w:ascii="Times New Roman" w:eastAsia="標楷體" w:hAnsi="Times New Roman" w:cs="Times New Roman"/>
        </w:rPr>
        <w:t>–</w:t>
      </w:r>
      <w:proofErr w:type="gramEnd"/>
      <w:r w:rsidR="00E03091" w:rsidRPr="003A3883">
        <w:rPr>
          <w:rFonts w:ascii="Times New Roman" w:eastAsia="標楷體" w:hAnsi="Times New Roman" w:cs="Times New Roman"/>
        </w:rPr>
        <w:t xml:space="preserve"> 202</w:t>
      </w:r>
      <w:r w:rsidR="00E03091">
        <w:rPr>
          <w:rFonts w:ascii="Times New Roman" w:eastAsia="標楷體" w:hAnsi="Times New Roman" w:cs="Times New Roman" w:hint="eastAsia"/>
        </w:rPr>
        <w:t>5</w:t>
      </w:r>
      <w:r w:rsidR="00E03091" w:rsidRPr="003A3883">
        <w:rPr>
          <w:rFonts w:ascii="Times New Roman" w:eastAsia="標楷體" w:hAnsi="Times New Roman" w:cs="Times New Roman"/>
        </w:rPr>
        <w:t>年間</w:t>
      </w:r>
      <w:r w:rsidR="00F87718" w:rsidRPr="00F87718">
        <w:rPr>
          <w:rFonts w:ascii="Times New Roman" w:eastAsia="標楷體" w:hAnsi="Times New Roman" w:cs="Times New Roman"/>
          <w:szCs w:val="24"/>
        </w:rPr>
        <w:t>國有林班地和非國有林班地各年份的猴群相對密度</w:t>
      </w:r>
      <w:r w:rsidR="00F87718" w:rsidRPr="003A3883">
        <w:rPr>
          <w:rFonts w:ascii="Times New Roman" w:eastAsia="標楷體" w:hAnsi="Times New Roman" w:cs="Times New Roman"/>
        </w:rPr>
        <w:t xml:space="preserve"> </w:t>
      </w:r>
      <w:r w:rsidR="00E03091" w:rsidRPr="003A3883">
        <w:rPr>
          <w:rFonts w:ascii="Times New Roman" w:eastAsia="標楷體" w:hAnsi="Times New Roman" w:cs="Times New Roman"/>
        </w:rPr>
        <w:t>(n = 2)</w:t>
      </w:r>
      <w:r w:rsidR="00E03091" w:rsidRPr="003A3883">
        <w:rPr>
          <w:rFonts w:ascii="Times New Roman" w:eastAsia="標楷體" w:hAnsi="Times New Roman" w:cs="Times New Roman"/>
        </w:rPr>
        <w:t>。箱型圖的圖示說明，請參考圖</w:t>
      </w:r>
      <w:r w:rsidR="00E03091" w:rsidRPr="003A3883">
        <w:rPr>
          <w:rFonts w:ascii="Times New Roman" w:eastAsia="標楷體" w:hAnsi="Times New Roman" w:cs="Times New Roman"/>
        </w:rPr>
        <w:t>2</w:t>
      </w:r>
      <w:r w:rsidR="00E03091" w:rsidRPr="003A3883">
        <w:rPr>
          <w:rFonts w:ascii="Times New Roman" w:eastAsia="標楷體" w:hAnsi="Times New Roman" w:cs="Times New Roman"/>
        </w:rPr>
        <w:t>。</w:t>
      </w:r>
      <w:r w:rsidR="00F87718">
        <w:rPr>
          <w:rFonts w:ascii="Times New Roman" w:eastAsia="標楷體" w:hAnsi="Times New Roman" w:cs="Times New Roman"/>
        </w:rPr>
        <w:t>箱型的右上方數字表示每年各次的平均調查樣點數</w:t>
      </w:r>
      <w:r w:rsidR="00F87718" w:rsidRPr="00D47637">
        <w:rPr>
          <w:rFonts w:ascii="Times New Roman" w:eastAsia="標楷體" w:hAnsi="Times New Roman" w:cs="Times New Roman" w:hint="eastAsia"/>
        </w:rPr>
        <w:t>。</w:t>
      </w:r>
    </w:p>
    <w:p w14:paraId="6955804E" w14:textId="77777777" w:rsidR="00A8008D" w:rsidRPr="00A8008D" w:rsidRDefault="00A8008D" w:rsidP="00A02A00">
      <w:pPr>
        <w:spacing w:line="360" w:lineRule="auto"/>
        <w:jc w:val="both"/>
        <w:rPr>
          <w:rFonts w:ascii="Times New Roman" w:eastAsia="標楷體" w:hAnsi="Times New Roman" w:cs="Times New Roman" w:hint="eastAsia"/>
          <w:color w:val="4472C4" w:themeColor="accent5"/>
          <w:szCs w:val="24"/>
        </w:rPr>
      </w:pPr>
      <w:bookmarkStart w:id="40" w:name="_GoBack"/>
      <w:bookmarkEnd w:id="40"/>
    </w:p>
    <w:p w14:paraId="3A23651D" w14:textId="00275D53" w:rsidR="007155D9" w:rsidRPr="00D47637" w:rsidRDefault="007155D9" w:rsidP="001B1519">
      <w:pPr>
        <w:spacing w:line="360" w:lineRule="auto"/>
        <w:jc w:val="both"/>
        <w:outlineLvl w:val="1"/>
        <w:rPr>
          <w:rFonts w:ascii="Times New Roman" w:eastAsia="標楷體" w:hAnsi="Times New Roman" w:cs="Times New Roman"/>
          <w:b/>
          <w:sz w:val="28"/>
          <w:szCs w:val="28"/>
        </w:rPr>
      </w:pPr>
      <w:bookmarkStart w:id="41" w:name="_Toc93566551"/>
      <w:r w:rsidRPr="00D47637">
        <w:rPr>
          <w:rFonts w:ascii="Times New Roman" w:eastAsia="標楷體" w:hAnsi="Times New Roman" w:cs="Times New Roman" w:hint="eastAsia"/>
          <w:b/>
          <w:sz w:val="28"/>
          <w:szCs w:val="28"/>
        </w:rPr>
        <w:t>二、</w:t>
      </w:r>
      <w:r w:rsidR="005E08B9" w:rsidRPr="00D47637">
        <w:rPr>
          <w:rFonts w:ascii="Times New Roman" w:eastAsia="標楷體" w:hAnsi="Times New Roman" w:cs="Times New Roman" w:hint="eastAsia"/>
          <w:b/>
          <w:sz w:val="28"/>
          <w:szCs w:val="28"/>
        </w:rPr>
        <w:t>臺灣</w:t>
      </w:r>
      <w:r w:rsidRPr="00D47637">
        <w:rPr>
          <w:rFonts w:ascii="Times New Roman" w:eastAsia="標楷體" w:hAnsi="Times New Roman" w:cs="Times New Roman" w:hint="eastAsia"/>
          <w:b/>
          <w:sz w:val="28"/>
          <w:szCs w:val="28"/>
        </w:rPr>
        <w:t>繁殖鳥類</w:t>
      </w:r>
      <w:r w:rsidR="00F57A9B" w:rsidRPr="00D47637">
        <w:rPr>
          <w:rFonts w:ascii="Times New Roman" w:eastAsia="標楷體" w:hAnsi="Times New Roman" w:cs="Times New Roman" w:hint="eastAsia"/>
          <w:b/>
          <w:sz w:val="28"/>
          <w:szCs w:val="28"/>
        </w:rPr>
        <w:t>監測</w:t>
      </w:r>
      <w:bookmarkEnd w:id="41"/>
      <w:r w:rsidR="00E07AF6" w:rsidRPr="00D47637">
        <w:rPr>
          <w:rFonts w:ascii="Times New Roman" w:eastAsia="標楷體" w:hAnsi="Times New Roman" w:cs="Times New Roman" w:hint="eastAsia"/>
          <w:b/>
          <w:sz w:val="28"/>
          <w:szCs w:val="28"/>
        </w:rPr>
        <w:t>成果</w:t>
      </w:r>
    </w:p>
    <w:p w14:paraId="7392CF3A" w14:textId="6A29C3C7" w:rsidR="00422740" w:rsidRPr="00D47637" w:rsidRDefault="00422740" w:rsidP="00422740">
      <w:pPr>
        <w:spacing w:line="360" w:lineRule="auto"/>
        <w:rPr>
          <w:rFonts w:ascii="Times New Roman" w:eastAsia="標楷體" w:hAnsi="Times New Roman" w:cs="Times New Roman"/>
        </w:rPr>
      </w:pPr>
      <w:r w:rsidRPr="00D47637">
        <w:rPr>
          <w:rFonts w:ascii="Times New Roman" w:eastAsia="標楷體" w:hAnsi="Times New Roman" w:cs="Times New Roman"/>
        </w:rPr>
        <w:t>202</w:t>
      </w:r>
      <w:r w:rsidR="000719BC" w:rsidRPr="00D47637">
        <w:rPr>
          <w:rFonts w:ascii="Times New Roman" w:eastAsia="標楷體" w:hAnsi="Times New Roman" w:cs="Times New Roman"/>
        </w:rPr>
        <w:t>5</w:t>
      </w:r>
      <w:r w:rsidRPr="00D47637">
        <w:rPr>
          <w:rFonts w:ascii="Times New Roman" w:eastAsia="標楷體" w:hAnsi="Times New Roman" w:cs="Times New Roman" w:hint="eastAsia"/>
        </w:rPr>
        <w:t>年由</w:t>
      </w:r>
      <w:r w:rsidR="000719BC" w:rsidRPr="000A0A35">
        <w:rPr>
          <w:rFonts w:ascii="Times New Roman" w:eastAsia="標楷體" w:hAnsi="Times New Roman" w:cs="Times New Roman"/>
          <w:highlight w:val="yellow"/>
          <w:rPrChange w:id="42" w:author="user" w:date="2026-07-28T15:42:00Z">
            <w:rPr>
              <w:rFonts w:ascii="Times New Roman" w:eastAsia="標楷體" w:hAnsi="Times New Roman" w:cs="Times New Roman"/>
            </w:rPr>
          </w:rPrChange>
        </w:rPr>
        <w:t>10</w:t>
      </w:r>
      <w:ins w:id="43" w:author="user" w:date="2026-07-28T15:42:00Z">
        <w:del w:id="44" w:author="瑋婷 徐" w:date="2026-08-07T11:23:00Z">
          <w:r w:rsidR="000A0A35" w:rsidDel="003E4D95">
            <w:rPr>
              <w:rFonts w:ascii="Times New Roman" w:eastAsia="標楷體" w:hAnsi="Times New Roman" w:cs="Times New Roman" w:hint="eastAsia"/>
              <w:highlight w:val="yellow"/>
            </w:rPr>
            <w:delText>2</w:delText>
          </w:r>
        </w:del>
      </w:ins>
      <w:ins w:id="45" w:author="瑋婷 徐" w:date="2026-08-07T11:23:00Z">
        <w:r w:rsidR="003E4D95">
          <w:rPr>
            <w:rFonts w:ascii="Times New Roman" w:eastAsia="標楷體" w:hAnsi="Times New Roman" w:cs="Times New Roman" w:hint="eastAsia"/>
            <w:highlight w:val="yellow"/>
          </w:rPr>
          <w:t>1</w:t>
        </w:r>
      </w:ins>
      <w:del w:id="46" w:author="user" w:date="2026-07-28T15:42:00Z">
        <w:r w:rsidR="000719BC" w:rsidRPr="000A0A35" w:rsidDel="000A0A35">
          <w:rPr>
            <w:rFonts w:ascii="Times New Roman" w:eastAsia="標楷體" w:hAnsi="Times New Roman" w:cs="Times New Roman"/>
            <w:highlight w:val="yellow"/>
            <w:rPrChange w:id="47" w:author="user" w:date="2026-07-28T15:42:00Z">
              <w:rPr>
                <w:rFonts w:ascii="Times New Roman" w:eastAsia="標楷體" w:hAnsi="Times New Roman" w:cs="Times New Roman"/>
              </w:rPr>
            </w:rPrChange>
          </w:rPr>
          <w:delText>1</w:delText>
        </w:r>
      </w:del>
      <w:r w:rsidRPr="00D47637">
        <w:rPr>
          <w:rFonts w:ascii="Times New Roman" w:eastAsia="標楷體" w:hAnsi="Times New Roman" w:cs="Times New Roman" w:hint="eastAsia"/>
        </w:rPr>
        <w:t>位人員在</w:t>
      </w:r>
      <w:r w:rsidR="000719BC" w:rsidRPr="00D47637">
        <w:rPr>
          <w:rFonts w:ascii="Times New Roman" w:eastAsia="標楷體" w:hAnsi="Times New Roman" w:cs="Times New Roman"/>
        </w:rPr>
        <w:t>51</w:t>
      </w:r>
      <w:r w:rsidRPr="00D47637">
        <w:rPr>
          <w:rFonts w:ascii="Times New Roman" w:eastAsia="標楷體" w:hAnsi="Times New Roman" w:cs="Times New Roman" w:hint="eastAsia"/>
        </w:rPr>
        <w:t>個樣區進行臺灣繁殖鳥類</w:t>
      </w:r>
      <w:commentRangeStart w:id="48"/>
      <w:commentRangeStart w:id="49"/>
      <w:r w:rsidRPr="00D47637">
        <w:rPr>
          <w:rFonts w:ascii="Times New Roman" w:eastAsia="標楷體" w:hAnsi="Times New Roman" w:cs="Times New Roman" w:hint="eastAsia"/>
        </w:rPr>
        <w:t>調查</w:t>
      </w:r>
      <w:commentRangeEnd w:id="48"/>
      <w:r w:rsidR="00B53DCF">
        <w:rPr>
          <w:rStyle w:val="af0"/>
        </w:rPr>
        <w:commentReference w:id="48"/>
      </w:r>
      <w:commentRangeEnd w:id="49"/>
      <w:r w:rsidR="003C50D5">
        <w:rPr>
          <w:rStyle w:val="af0"/>
        </w:rPr>
        <w:commentReference w:id="49"/>
      </w:r>
      <w:r w:rsidR="000719BC" w:rsidRPr="00D47637">
        <w:rPr>
          <w:rFonts w:ascii="Times New Roman" w:eastAsia="標楷體" w:hAnsi="Times New Roman" w:cs="Times New Roman" w:hint="eastAsia"/>
          <w:highlight w:val="yellow"/>
        </w:rPr>
        <w:t>，</w:t>
      </w:r>
      <w:r w:rsidR="00B468ED" w:rsidRPr="00D47637">
        <w:rPr>
          <w:rFonts w:ascii="Times New Roman" w:eastAsia="標楷體" w:hAnsi="Times New Roman" w:cs="Times New Roman" w:hint="eastAsia"/>
          <w:highlight w:val="yellow"/>
        </w:rPr>
        <w:t>調查樣區</w:t>
      </w:r>
      <w:r w:rsidR="00EC501C" w:rsidRPr="00D47637">
        <w:rPr>
          <w:rFonts w:ascii="Times New Roman" w:eastAsia="標楷體" w:hAnsi="Times New Roman" w:cs="Times New Roman" w:hint="eastAsia"/>
          <w:highlight w:val="yellow"/>
        </w:rPr>
        <w:t>分</w:t>
      </w:r>
      <w:r w:rsidR="00B468ED" w:rsidRPr="00D47637">
        <w:rPr>
          <w:rFonts w:ascii="Times New Roman" w:eastAsia="標楷體" w:hAnsi="Times New Roman" w:cs="Times New Roman" w:hint="eastAsia"/>
          <w:highlight w:val="yellow"/>
        </w:rPr>
        <w:t>為</w:t>
      </w:r>
      <w:ins w:id="50" w:author="user" w:date="2026-07-28T15:34:00Z">
        <w:r w:rsidR="00B53DCF">
          <w:rPr>
            <w:rFonts w:ascii="Times New Roman" w:eastAsia="標楷體" w:hAnsi="Times New Roman" w:cs="Times New Roman" w:hint="eastAsia"/>
            <w:highlight w:val="yellow"/>
          </w:rPr>
          <w:t>各</w:t>
        </w:r>
      </w:ins>
      <w:r w:rsidR="00B468ED" w:rsidRPr="00D47637">
        <w:rPr>
          <w:rFonts w:ascii="Times New Roman" w:eastAsia="標楷體" w:hAnsi="Times New Roman" w:cs="Times New Roman" w:hint="eastAsia"/>
          <w:highlight w:val="yellow"/>
        </w:rPr>
        <w:t>分署的</w:t>
      </w:r>
      <w:r w:rsidR="00B468ED" w:rsidRPr="00D47637">
        <w:rPr>
          <w:rFonts w:ascii="Times New Roman" w:eastAsia="標楷體" w:hAnsi="Times New Roman" w:cs="Times New Roman"/>
          <w:highlight w:val="yellow"/>
        </w:rPr>
        <w:t>34</w:t>
      </w:r>
      <w:r w:rsidR="00B468ED" w:rsidRPr="00D47637">
        <w:rPr>
          <w:rFonts w:ascii="Times New Roman" w:eastAsia="標楷體" w:hAnsi="Times New Roman" w:cs="Times New Roman" w:hint="eastAsia"/>
          <w:highlight w:val="yellow"/>
        </w:rPr>
        <w:t>個責任樣區及</w:t>
      </w:r>
      <w:r w:rsidR="00B468ED" w:rsidRPr="00D47637">
        <w:rPr>
          <w:rFonts w:ascii="Times New Roman" w:eastAsia="標楷體" w:hAnsi="Times New Roman" w:cs="Times New Roman"/>
          <w:highlight w:val="yellow"/>
        </w:rPr>
        <w:t>17</w:t>
      </w:r>
      <w:r w:rsidR="00B468ED" w:rsidRPr="00D47637">
        <w:rPr>
          <w:rFonts w:ascii="Times New Roman" w:eastAsia="標楷體" w:hAnsi="Times New Roman" w:cs="Times New Roman" w:hint="eastAsia"/>
          <w:highlight w:val="yellow"/>
        </w:rPr>
        <w:t>個</w:t>
      </w:r>
      <w:bookmarkStart w:id="51" w:name="_Hlk236928389"/>
      <w:r w:rsidR="00B468ED" w:rsidRPr="00D47637">
        <w:rPr>
          <w:rFonts w:ascii="Times New Roman" w:eastAsia="標楷體" w:hAnsi="Times New Roman" w:cs="Times New Roman" w:hint="eastAsia"/>
          <w:highlight w:val="yellow"/>
        </w:rPr>
        <w:t>自主調查樣區</w:t>
      </w:r>
      <w:bookmarkEnd w:id="51"/>
      <w:r w:rsidRPr="00D47637">
        <w:rPr>
          <w:rFonts w:ascii="Times New Roman" w:eastAsia="標楷體" w:hAnsi="Times New Roman" w:cs="Times New Roman" w:hint="eastAsia"/>
          <w:highlight w:val="yellow"/>
        </w:rPr>
        <w:t>，</w:t>
      </w:r>
      <w:r w:rsidRPr="00D47637">
        <w:rPr>
          <w:rFonts w:ascii="Times New Roman" w:eastAsia="標楷體" w:hAnsi="Times New Roman" w:cs="Times New Roman" w:hint="eastAsia"/>
        </w:rPr>
        <w:t>樣區分布如圖</w:t>
      </w:r>
      <w:r w:rsidRPr="00D47637">
        <w:rPr>
          <w:rFonts w:ascii="Times New Roman" w:eastAsia="標楷體" w:hAnsi="Times New Roman" w:cs="Times New Roman"/>
        </w:rPr>
        <w:t>6</w:t>
      </w:r>
      <w:r w:rsidRPr="00D47637">
        <w:rPr>
          <w:rFonts w:ascii="Times New Roman" w:eastAsia="標楷體" w:hAnsi="Times New Roman" w:cs="Times New Roman" w:hint="eastAsia"/>
        </w:rPr>
        <w:t>所示。</w:t>
      </w:r>
      <w:ins w:id="52" w:author="瑋婷 徐" w:date="2026-08-06T17:06:00Z">
        <w:r w:rsidR="003C50D5" w:rsidRPr="003C50D5">
          <w:rPr>
            <w:rFonts w:ascii="Times New Roman" w:eastAsia="標楷體" w:hAnsi="Times New Roman" w:cs="Times New Roman" w:hint="eastAsia"/>
          </w:rPr>
          <w:t>自主調查樣區</w:t>
        </w:r>
      </w:ins>
      <w:ins w:id="53" w:author="瑋婷 徐" w:date="2026-08-06T17:05:00Z">
        <w:r w:rsidR="003C50D5" w:rsidRPr="003C50D5">
          <w:rPr>
            <w:rFonts w:ascii="Times New Roman" w:eastAsia="標楷體" w:hAnsi="Times New Roman" w:cs="Times New Roman" w:hint="eastAsia"/>
          </w:rPr>
          <w:t>為了培育</w:t>
        </w:r>
        <w:proofErr w:type="gramStart"/>
        <w:r w:rsidR="003C50D5" w:rsidRPr="003C50D5">
          <w:rPr>
            <w:rFonts w:ascii="Times New Roman" w:eastAsia="標楷體" w:hAnsi="Times New Roman" w:cs="Times New Roman" w:hint="eastAsia"/>
          </w:rPr>
          <w:t>森林護管員</w:t>
        </w:r>
        <w:proofErr w:type="gramEnd"/>
        <w:r w:rsidR="003C50D5" w:rsidRPr="003C50D5">
          <w:rPr>
            <w:rFonts w:ascii="Times New Roman" w:eastAsia="標楷體" w:hAnsi="Times New Roman" w:cs="Times New Roman" w:hint="eastAsia"/>
          </w:rPr>
          <w:t>參與繁殖鳥類調查並擴增調查樣區，培訓課程中規劃了鳥類調查方法與辨識技巧，並鼓勵具調查興趣與潛力的</w:t>
        </w:r>
        <w:proofErr w:type="gramStart"/>
        <w:r w:rsidR="003C50D5" w:rsidRPr="003C50D5">
          <w:rPr>
            <w:rFonts w:ascii="Times New Roman" w:eastAsia="標楷體" w:hAnsi="Times New Roman" w:cs="Times New Roman" w:hint="eastAsia"/>
          </w:rPr>
          <w:t>森林護管員</w:t>
        </w:r>
        <w:proofErr w:type="gramEnd"/>
        <w:r w:rsidR="003C50D5" w:rsidRPr="003C50D5">
          <w:rPr>
            <w:rFonts w:ascii="Times New Roman" w:eastAsia="標楷體" w:hAnsi="Times New Roman" w:cs="Times New Roman" w:hint="eastAsia"/>
          </w:rPr>
          <w:t>在其負責的獼猴樣區同步進行繁殖鳥類調查。透過此措施，讓</w:t>
        </w:r>
        <w:proofErr w:type="gramStart"/>
        <w:r w:rsidR="003C50D5" w:rsidRPr="003C50D5">
          <w:rPr>
            <w:rFonts w:ascii="Times New Roman" w:eastAsia="標楷體" w:hAnsi="Times New Roman" w:cs="Times New Roman" w:hint="eastAsia"/>
          </w:rPr>
          <w:t>森林護管員</w:t>
        </w:r>
        <w:proofErr w:type="gramEnd"/>
        <w:r w:rsidR="003C50D5" w:rsidRPr="003C50D5">
          <w:rPr>
            <w:rFonts w:ascii="Times New Roman" w:eastAsia="標楷體" w:hAnsi="Times New Roman" w:cs="Times New Roman" w:hint="eastAsia"/>
          </w:rPr>
          <w:t>可以積極參與和熟悉繁殖鳥類調查的操作流程與標準化的調查技巧，進而提升整體調查能量。</w:t>
        </w:r>
      </w:ins>
      <w:r w:rsidRPr="00D47637">
        <w:rPr>
          <w:rFonts w:ascii="Times New Roman" w:eastAsia="標楷體" w:hAnsi="Times New Roman" w:cs="Times New Roman" w:hint="eastAsia"/>
        </w:rPr>
        <w:t>參與的人員，主要為各分署和工作站的保育承辦與</w:t>
      </w:r>
      <w:proofErr w:type="gramStart"/>
      <w:r w:rsidRPr="00D47637">
        <w:rPr>
          <w:rFonts w:ascii="Times New Roman" w:eastAsia="標楷體" w:hAnsi="Times New Roman" w:cs="Times New Roman" w:hint="eastAsia"/>
        </w:rPr>
        <w:t>森林護管員</w:t>
      </w:r>
      <w:proofErr w:type="gramEnd"/>
      <w:ins w:id="54" w:author="user" w:date="2026-07-28T15:41:00Z">
        <w:r w:rsidR="000A0A35">
          <w:rPr>
            <w:rFonts w:ascii="Times New Roman" w:eastAsia="標楷體" w:hAnsi="Times New Roman" w:cs="Times New Roman" w:hint="eastAsia"/>
          </w:rPr>
          <w:t>(9</w:t>
        </w:r>
        <w:r w:rsidR="000A0A35">
          <w:rPr>
            <w:rFonts w:ascii="Times New Roman" w:eastAsia="標楷體" w:hAnsi="Times New Roman" w:cs="Times New Roman"/>
          </w:rPr>
          <w:t>3</w:t>
        </w:r>
        <w:r w:rsidR="000A0A35">
          <w:rPr>
            <w:rFonts w:ascii="Times New Roman" w:eastAsia="標楷體" w:hAnsi="Times New Roman" w:cs="Times New Roman"/>
          </w:rPr>
          <w:t>人</w:t>
        </w:r>
        <w:r w:rsidR="000A0A35">
          <w:rPr>
            <w:rFonts w:ascii="Times New Roman" w:eastAsia="標楷體" w:hAnsi="Times New Roman" w:cs="Times New Roman" w:hint="eastAsia"/>
          </w:rPr>
          <w:t>)</w:t>
        </w:r>
      </w:ins>
      <w:r w:rsidRPr="00D47637">
        <w:rPr>
          <w:rFonts w:ascii="Times New Roman" w:eastAsia="標楷體" w:hAnsi="Times New Roman" w:cs="Times New Roman" w:hint="eastAsia"/>
        </w:rPr>
        <w:t>，</w:t>
      </w:r>
      <w:proofErr w:type="gramStart"/>
      <w:r w:rsidRPr="00D47637">
        <w:rPr>
          <w:rFonts w:ascii="Times New Roman" w:eastAsia="標楷體" w:hAnsi="Times New Roman" w:cs="Times New Roman" w:hint="eastAsia"/>
        </w:rPr>
        <w:t>此外，</w:t>
      </w:r>
      <w:proofErr w:type="gramEnd"/>
      <w:r w:rsidRPr="00D47637">
        <w:rPr>
          <w:rFonts w:ascii="Times New Roman" w:eastAsia="標楷體" w:hAnsi="Times New Roman" w:cs="Times New Roman" w:hint="eastAsia"/>
        </w:rPr>
        <w:t>部分樣區則由國家森林志工</w:t>
      </w:r>
      <w:ins w:id="55" w:author="user" w:date="2026-07-28T15:42:00Z">
        <w:r w:rsidR="000A0A35">
          <w:rPr>
            <w:rFonts w:ascii="Times New Roman" w:eastAsia="標楷體" w:hAnsi="Times New Roman" w:cs="Times New Roman" w:hint="eastAsia"/>
          </w:rPr>
          <w:t>(</w:t>
        </w:r>
        <w:r w:rsidR="000A0A35">
          <w:rPr>
            <w:rFonts w:ascii="Times New Roman" w:eastAsia="標楷體" w:hAnsi="Times New Roman" w:cs="Times New Roman"/>
          </w:rPr>
          <w:t>4</w:t>
        </w:r>
        <w:r w:rsidR="000A0A35">
          <w:rPr>
            <w:rFonts w:ascii="Times New Roman" w:eastAsia="標楷體" w:hAnsi="Times New Roman" w:cs="Times New Roman"/>
          </w:rPr>
          <w:t>人</w:t>
        </w:r>
        <w:r w:rsidR="000A0A35">
          <w:rPr>
            <w:rFonts w:ascii="Times New Roman" w:eastAsia="標楷體" w:hAnsi="Times New Roman" w:cs="Times New Roman" w:hint="eastAsia"/>
          </w:rPr>
          <w:t>)</w:t>
        </w:r>
      </w:ins>
      <w:r w:rsidRPr="00D47637">
        <w:rPr>
          <w:rFonts w:ascii="Times New Roman" w:eastAsia="標楷體" w:hAnsi="Times New Roman" w:cs="Times New Roman" w:hint="eastAsia"/>
        </w:rPr>
        <w:t>和社區人員</w:t>
      </w:r>
      <w:ins w:id="56" w:author="user" w:date="2026-07-28T15:42:00Z">
        <w:r w:rsidR="000A0A35">
          <w:rPr>
            <w:rFonts w:ascii="Times New Roman" w:eastAsia="標楷體" w:hAnsi="Times New Roman" w:cs="Times New Roman" w:hint="eastAsia"/>
          </w:rPr>
          <w:t>(</w:t>
        </w:r>
      </w:ins>
      <w:ins w:id="57" w:author="user" w:date="2026-07-28T15:43:00Z">
        <w:r w:rsidR="000A0A35">
          <w:rPr>
            <w:rFonts w:ascii="Times New Roman" w:eastAsia="標楷體" w:hAnsi="Times New Roman" w:cs="Times New Roman"/>
          </w:rPr>
          <w:t>5</w:t>
        </w:r>
      </w:ins>
      <w:ins w:id="58" w:author="user" w:date="2026-07-28T15:42:00Z">
        <w:r w:rsidR="000A0A35">
          <w:rPr>
            <w:rFonts w:ascii="Times New Roman" w:eastAsia="標楷體" w:hAnsi="Times New Roman" w:cs="Times New Roman" w:hint="eastAsia"/>
          </w:rPr>
          <w:t>人</w:t>
        </w:r>
        <w:r w:rsidR="000A0A35">
          <w:rPr>
            <w:rFonts w:ascii="Times New Roman" w:eastAsia="標楷體" w:hAnsi="Times New Roman" w:cs="Times New Roman" w:hint="eastAsia"/>
          </w:rPr>
          <w:t>)</w:t>
        </w:r>
      </w:ins>
      <w:r w:rsidRPr="00D47637">
        <w:rPr>
          <w:rFonts w:ascii="Times New Roman" w:eastAsia="標楷體" w:hAnsi="Times New Roman" w:cs="Times New Roman" w:hint="eastAsia"/>
        </w:rPr>
        <w:t>支援完成。</w:t>
      </w:r>
    </w:p>
    <w:p w14:paraId="2302F43B" w14:textId="645D36D9" w:rsidR="006549A2" w:rsidRPr="00DC66F5" w:rsidRDefault="0090194F" w:rsidP="006549A2">
      <w:pPr>
        <w:spacing w:line="360" w:lineRule="auto"/>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drawing>
          <wp:inline distT="0" distB="0" distL="0" distR="0" wp14:anchorId="72544551" wp14:editId="63059C7E">
            <wp:extent cx="3690012" cy="5223246"/>
            <wp:effectExtent l="0" t="0" r="5715" b="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圖片 6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690012" cy="5223246"/>
                    </a:xfrm>
                    <a:prstGeom prst="rect">
                      <a:avLst/>
                    </a:prstGeom>
                    <a:noFill/>
                    <a:ln w="9525">
                      <a:noFill/>
                    </a:ln>
                  </pic:spPr>
                </pic:pic>
              </a:graphicData>
            </a:graphic>
          </wp:inline>
        </w:drawing>
      </w:r>
    </w:p>
    <w:p w14:paraId="43605353" w14:textId="0996C2F1" w:rsidR="006549A2" w:rsidRPr="00D47637" w:rsidRDefault="006549A2" w:rsidP="006549A2">
      <w:pPr>
        <w:pStyle w:val="af6"/>
        <w:rPr>
          <w:rFonts w:ascii="Times New Roman" w:hAnsi="Times New Roman" w:cs="Times New Roman"/>
        </w:rPr>
      </w:pPr>
      <w:r w:rsidRPr="00D47637">
        <w:rPr>
          <w:rFonts w:ascii="Times New Roman" w:hAnsi="Times New Roman" w:cs="Times New Roman" w:hint="eastAsia"/>
        </w:rPr>
        <w:t>圖</w:t>
      </w:r>
      <w:r w:rsidR="002A2ADD" w:rsidRPr="00D47637">
        <w:rPr>
          <w:rFonts w:ascii="Times New Roman" w:hAnsi="Times New Roman" w:cs="Times New Roman"/>
        </w:rPr>
        <w:t>6</w:t>
      </w:r>
      <w:r w:rsidRPr="00D47637">
        <w:rPr>
          <w:rFonts w:ascii="Times New Roman" w:hAnsi="Times New Roman" w:cs="Times New Roman" w:hint="eastAsia"/>
        </w:rPr>
        <w:t>、</w:t>
      </w:r>
      <w:r w:rsidR="00B468ED" w:rsidRPr="00D47637">
        <w:rPr>
          <w:rFonts w:ascii="Times New Roman" w:hAnsi="Times New Roman" w:cs="Times New Roman"/>
        </w:rPr>
        <w:t>2025</w:t>
      </w:r>
      <w:r w:rsidR="00B468ED" w:rsidRPr="00D47637">
        <w:rPr>
          <w:rFonts w:ascii="Times New Roman" w:hAnsi="Times New Roman" w:cs="Times New Roman" w:hint="eastAsia"/>
        </w:rPr>
        <w:t>年林業保育署各分署</w:t>
      </w:r>
      <w:ins w:id="59" w:author="user" w:date="2026-07-28T15:39:00Z">
        <w:r w:rsidR="000A0A35">
          <w:rPr>
            <w:rFonts w:ascii="Times New Roman" w:hAnsi="Times New Roman" w:cs="Times New Roman"/>
          </w:rPr>
          <w:t>執行的</w:t>
        </w:r>
      </w:ins>
      <w:del w:id="60" w:author="user" w:date="2026-07-28T15:39:00Z">
        <w:r w:rsidR="00B468ED" w:rsidRPr="00D47637" w:rsidDel="000A0A35">
          <w:rPr>
            <w:rFonts w:ascii="Times New Roman" w:hAnsi="Times New Roman" w:cs="Times New Roman" w:hint="eastAsia"/>
          </w:rPr>
          <w:delText>範圍內</w:delText>
        </w:r>
      </w:del>
      <w:r w:rsidR="00B468ED" w:rsidRPr="00D47637">
        <w:rPr>
          <w:rFonts w:ascii="Times New Roman" w:hAnsi="Times New Roman" w:cs="Times New Roman" w:hint="eastAsia"/>
        </w:rPr>
        <w:t>繁殖鳥類調查樣區分布圖。</w:t>
      </w:r>
    </w:p>
    <w:p w14:paraId="74A2C240" w14:textId="77777777" w:rsidR="006549A2" w:rsidRPr="00D47637" w:rsidRDefault="006549A2" w:rsidP="007C39E7">
      <w:pPr>
        <w:spacing w:line="360" w:lineRule="auto"/>
        <w:jc w:val="both"/>
        <w:rPr>
          <w:rFonts w:ascii="Times New Roman" w:eastAsia="標楷體" w:hAnsi="Times New Roman" w:cs="Times New Roman"/>
        </w:rPr>
      </w:pPr>
    </w:p>
    <w:p w14:paraId="4A29CA2F" w14:textId="70974AF4" w:rsidR="00422740" w:rsidRPr="00D47637" w:rsidRDefault="00422740" w:rsidP="00422740">
      <w:pPr>
        <w:spacing w:line="360" w:lineRule="auto"/>
        <w:rPr>
          <w:rFonts w:ascii="Times New Roman" w:eastAsia="標楷體" w:hAnsi="Times New Roman" w:cs="Times New Roman"/>
        </w:rPr>
      </w:pPr>
      <w:r w:rsidRPr="00D47637">
        <w:rPr>
          <w:rFonts w:ascii="Times New Roman" w:eastAsia="標楷體" w:hAnsi="Times New Roman" w:cs="Times New Roman"/>
        </w:rPr>
        <w:t>202</w:t>
      </w:r>
      <w:r w:rsidR="00AC2FD5" w:rsidRPr="00D47637">
        <w:rPr>
          <w:rFonts w:ascii="Times New Roman" w:eastAsia="標楷體" w:hAnsi="Times New Roman" w:cs="Times New Roman"/>
        </w:rPr>
        <w:t>5</w:t>
      </w:r>
      <w:r w:rsidRPr="00D47637">
        <w:rPr>
          <w:rFonts w:ascii="Times New Roman" w:eastAsia="標楷體" w:hAnsi="Times New Roman" w:cs="Times New Roman" w:hint="eastAsia"/>
        </w:rPr>
        <w:t>年</w:t>
      </w:r>
      <w:del w:id="61" w:author="user" w:date="2026-07-28T15:40:00Z">
        <w:r w:rsidRPr="00D47637" w:rsidDel="000A0A35">
          <w:rPr>
            <w:rFonts w:ascii="Times New Roman" w:eastAsia="標楷體" w:hAnsi="Times New Roman" w:cs="Times New Roman" w:hint="eastAsia"/>
          </w:rPr>
          <w:delText>在</w:delText>
        </w:r>
        <w:r w:rsidR="00AC2FD5" w:rsidRPr="00D47637" w:rsidDel="000A0A35">
          <w:rPr>
            <w:rFonts w:ascii="Times New Roman" w:eastAsia="標楷體" w:hAnsi="Times New Roman" w:cs="Times New Roman"/>
          </w:rPr>
          <w:delText>5</w:delText>
        </w:r>
        <w:r w:rsidRPr="00D47637" w:rsidDel="000A0A35">
          <w:rPr>
            <w:rFonts w:ascii="Times New Roman" w:eastAsia="標楷體" w:hAnsi="Times New Roman" w:cs="Times New Roman"/>
          </w:rPr>
          <w:delText>1</w:delText>
        </w:r>
        <w:r w:rsidRPr="00D47637" w:rsidDel="000A0A35">
          <w:rPr>
            <w:rFonts w:ascii="Times New Roman" w:eastAsia="標楷體" w:hAnsi="Times New Roman" w:cs="Times New Roman" w:hint="eastAsia"/>
          </w:rPr>
          <w:delText>個繁殖鳥類調查樣區，</w:delText>
        </w:r>
      </w:del>
      <w:r w:rsidRPr="00D47637">
        <w:rPr>
          <w:rFonts w:ascii="Times New Roman" w:eastAsia="標楷體" w:hAnsi="Times New Roman" w:cs="Times New Roman" w:hint="eastAsia"/>
        </w:rPr>
        <w:t>總共蒐集到</w:t>
      </w:r>
      <w:r w:rsidR="00AC2FD5" w:rsidRPr="00D027C0">
        <w:rPr>
          <w:rFonts w:ascii="Times New Roman" w:eastAsia="標楷體" w:hAnsi="Times New Roman" w:cs="Times New Roman"/>
        </w:rPr>
        <w:t>4,</w:t>
      </w:r>
      <w:r w:rsidR="00AC2FD5" w:rsidRPr="00D027C0">
        <w:rPr>
          <w:rFonts w:ascii="Times New Roman" w:eastAsia="標楷體" w:hAnsi="Times New Roman" w:cs="Times New Roman" w:hint="eastAsia"/>
        </w:rPr>
        <w:t>592</w:t>
      </w:r>
      <w:r w:rsidRPr="00D47637">
        <w:rPr>
          <w:rFonts w:ascii="Times New Roman" w:eastAsia="標楷體" w:hAnsi="Times New Roman" w:cs="Times New Roman" w:hint="eastAsia"/>
        </w:rPr>
        <w:t>筆資料，</w:t>
      </w:r>
      <w:r w:rsidR="00AC2FD5" w:rsidRPr="00D027C0">
        <w:rPr>
          <w:rFonts w:ascii="Times New Roman" w:eastAsia="標楷體" w:hAnsi="Times New Roman" w:cs="Times New Roman" w:hint="eastAsia"/>
        </w:rPr>
        <w:t>依照研究人員野外調查經驗和目前已</w:t>
      </w:r>
      <w:proofErr w:type="gramStart"/>
      <w:r w:rsidR="00AC2FD5" w:rsidRPr="00DC3BC0">
        <w:rPr>
          <w:rFonts w:ascii="Times New Roman" w:eastAsia="標楷體" w:hAnsi="Times New Roman" w:cs="Times New Roman" w:hint="eastAsia"/>
        </w:rPr>
        <w:t>知各鳥種</w:t>
      </w:r>
      <w:proofErr w:type="gramEnd"/>
      <w:r w:rsidR="00AC2FD5" w:rsidRPr="00DC3BC0">
        <w:rPr>
          <w:rFonts w:ascii="Times New Roman" w:eastAsia="標楷體" w:hAnsi="Times New Roman" w:cs="Times New Roman" w:hint="eastAsia"/>
        </w:rPr>
        <w:t>的地理分布特性檢核後，</w:t>
      </w:r>
      <w:r w:rsidR="00AC2FD5">
        <w:rPr>
          <w:rFonts w:ascii="Times New Roman" w:eastAsia="標楷體" w:hAnsi="Times New Roman" w:cs="Times New Roman" w:hint="eastAsia"/>
        </w:rPr>
        <w:t>刪除鳥種紀錄有</w:t>
      </w:r>
      <w:r w:rsidR="00AC2FD5" w:rsidRPr="001E5264">
        <w:rPr>
          <w:rFonts w:ascii="Times New Roman" w:eastAsia="標楷體" w:hAnsi="Times New Roman" w:cs="Times New Roman" w:hint="eastAsia"/>
        </w:rPr>
        <w:t>錯誤的資料，得</w:t>
      </w:r>
      <w:r w:rsidR="00AC2FD5" w:rsidRPr="00D027C0">
        <w:rPr>
          <w:rFonts w:ascii="Times New Roman" w:eastAsia="標楷體" w:hAnsi="Times New Roman" w:cs="Times New Roman" w:hint="eastAsia"/>
        </w:rPr>
        <w:t>到</w:t>
      </w:r>
      <w:r w:rsidR="00AC2FD5" w:rsidRPr="00D027C0">
        <w:rPr>
          <w:rFonts w:ascii="Times New Roman" w:eastAsia="標楷體" w:hAnsi="Times New Roman" w:cs="Times New Roman" w:hint="eastAsia"/>
        </w:rPr>
        <w:t>4</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587</w:t>
      </w:r>
      <w:r w:rsidR="00AC2FD5" w:rsidRPr="00D027C0">
        <w:rPr>
          <w:rFonts w:ascii="Times New Roman" w:eastAsia="標楷體" w:hAnsi="Times New Roman" w:cs="Times New Roman"/>
        </w:rPr>
        <w:t>筆</w:t>
      </w:r>
      <w:del w:id="62" w:author="user" w:date="2026-07-28T15:41:00Z">
        <w:r w:rsidR="00AC2FD5" w:rsidRPr="00D027C0" w:rsidDel="000A0A35">
          <w:rPr>
            <w:rFonts w:ascii="Times New Roman" w:eastAsia="標楷體" w:hAnsi="Times New Roman" w:cs="Times New Roman"/>
          </w:rPr>
          <w:delText>在</w:delText>
        </w:r>
      </w:del>
      <w:proofErr w:type="gramStart"/>
      <w:r w:rsidR="00AC2FD5" w:rsidRPr="00D027C0">
        <w:rPr>
          <w:rFonts w:ascii="Times New Roman" w:eastAsia="標楷體" w:hAnsi="Times New Roman" w:cs="Times New Roman"/>
        </w:rPr>
        <w:t>鳥種</w:t>
      </w:r>
      <w:ins w:id="63" w:author="user" w:date="2026-07-28T15:41:00Z">
        <w:r w:rsidR="000A0A35">
          <w:rPr>
            <w:rFonts w:ascii="Times New Roman" w:eastAsia="標楷體" w:hAnsi="Times New Roman" w:cs="Times New Roman"/>
          </w:rPr>
          <w:t>記</w:t>
        </w:r>
      </w:ins>
      <w:proofErr w:type="gramEnd"/>
      <w:del w:id="64" w:author="user" w:date="2026-07-28T15:41:00Z">
        <w:r w:rsidR="00AC2FD5" w:rsidRPr="00D027C0" w:rsidDel="000A0A35">
          <w:rPr>
            <w:rFonts w:ascii="Times New Roman" w:eastAsia="標楷體" w:hAnsi="Times New Roman" w:cs="Times New Roman"/>
          </w:rPr>
          <w:delText>紀</w:delText>
        </w:r>
      </w:del>
      <w:r w:rsidR="00AC2FD5" w:rsidRPr="00D027C0">
        <w:rPr>
          <w:rFonts w:ascii="Times New Roman" w:eastAsia="標楷體" w:hAnsi="Times New Roman" w:cs="Times New Roman"/>
        </w:rPr>
        <w:t>錄</w:t>
      </w:r>
      <w:del w:id="65" w:author="user" w:date="2026-07-28T15:41:00Z">
        <w:r w:rsidR="00AC2FD5" w:rsidRPr="00D027C0" w:rsidDel="000A0A35">
          <w:rPr>
            <w:rFonts w:ascii="Times New Roman" w:eastAsia="標楷體" w:hAnsi="Times New Roman" w:cs="Times New Roman"/>
          </w:rPr>
          <w:delText>上</w:delText>
        </w:r>
      </w:del>
      <w:r w:rsidR="00AC2FD5" w:rsidRPr="00D027C0">
        <w:rPr>
          <w:rFonts w:ascii="Times New Roman" w:eastAsia="標楷體" w:hAnsi="Times New Roman" w:cs="Times New Roman"/>
        </w:rPr>
        <w:t>正確的資料</w:t>
      </w:r>
      <w:r w:rsidRPr="00D47637">
        <w:rPr>
          <w:rFonts w:ascii="Times New Roman" w:eastAsia="標楷體" w:hAnsi="Times New Roman" w:cs="Times New Roman" w:hint="eastAsia"/>
        </w:rPr>
        <w:t>。分析鳥類紀錄，</w:t>
      </w:r>
      <w:r w:rsidRPr="00D47637">
        <w:rPr>
          <w:rFonts w:ascii="Times New Roman" w:eastAsia="標楷體" w:hAnsi="Times New Roman" w:cs="Times New Roman"/>
        </w:rPr>
        <w:t>202</w:t>
      </w:r>
      <w:r w:rsidR="00AC2FD5" w:rsidRPr="00D47637">
        <w:rPr>
          <w:rFonts w:ascii="Times New Roman" w:eastAsia="標楷體" w:hAnsi="Times New Roman" w:cs="Times New Roman"/>
        </w:rPr>
        <w:t>5</w:t>
      </w:r>
      <w:r w:rsidRPr="00D47637">
        <w:rPr>
          <w:rFonts w:ascii="Times New Roman" w:eastAsia="標楷體" w:hAnsi="Times New Roman" w:cs="Times New Roman" w:hint="eastAsia"/>
        </w:rPr>
        <w:t>年調查人員在</w:t>
      </w:r>
      <w:r w:rsidR="00AC2FD5" w:rsidRPr="00D47637">
        <w:rPr>
          <w:rFonts w:ascii="Times New Roman" w:eastAsia="標楷體" w:hAnsi="Times New Roman" w:cs="Times New Roman"/>
        </w:rPr>
        <w:t>51</w:t>
      </w:r>
      <w:r w:rsidRPr="00D47637">
        <w:rPr>
          <w:rFonts w:ascii="Times New Roman" w:eastAsia="標楷體" w:hAnsi="Times New Roman" w:cs="Times New Roman" w:hint="eastAsia"/>
        </w:rPr>
        <w:t>個樣區共記錄到</w:t>
      </w:r>
      <w:r w:rsidR="00AC2FD5" w:rsidRPr="00D47637">
        <w:rPr>
          <w:rFonts w:ascii="Times New Roman" w:eastAsia="標楷體" w:hAnsi="Times New Roman" w:cs="Times New Roman"/>
        </w:rPr>
        <w:t>120</w:t>
      </w:r>
      <w:r w:rsidRPr="00D47637">
        <w:rPr>
          <w:rFonts w:ascii="Times New Roman" w:eastAsia="標楷體" w:hAnsi="Times New Roman" w:cs="Times New Roman" w:hint="eastAsia"/>
        </w:rPr>
        <w:t>種鳥類</w:t>
      </w:r>
      <w:r w:rsidRPr="00D47637">
        <w:rPr>
          <w:rFonts w:ascii="Times New Roman" w:eastAsia="標楷體" w:hAnsi="Times New Roman" w:cs="Times New Roman"/>
        </w:rPr>
        <w:t>(</w:t>
      </w:r>
      <w:r w:rsidRPr="00D47637">
        <w:rPr>
          <w:rFonts w:ascii="Times New Roman" w:eastAsia="標楷體" w:hAnsi="Times New Roman" w:cs="Times New Roman" w:hint="eastAsia"/>
        </w:rPr>
        <w:t>附表</w:t>
      </w:r>
      <w:r w:rsidRPr="00D47637">
        <w:rPr>
          <w:rFonts w:ascii="Times New Roman" w:eastAsia="標楷體" w:hAnsi="Times New Roman" w:cs="Times New Roman"/>
        </w:rPr>
        <w:t>1)</w:t>
      </w:r>
      <w:r w:rsidRPr="00D47637">
        <w:rPr>
          <w:rFonts w:ascii="Times New Roman" w:eastAsia="標楷體" w:hAnsi="Times New Roman" w:cs="Times New Roman" w:hint="eastAsia"/>
        </w:rPr>
        <w:t>，包括保育類</w:t>
      </w:r>
      <w:r w:rsidRPr="00D47637">
        <w:rPr>
          <w:rFonts w:ascii="Times New Roman" w:eastAsia="標楷體" w:hAnsi="Times New Roman" w:cs="Times New Roman"/>
        </w:rPr>
        <w:t>3</w:t>
      </w:r>
      <w:r w:rsidR="00AC2FD5" w:rsidRPr="00D47637">
        <w:rPr>
          <w:rFonts w:ascii="Times New Roman" w:eastAsia="標楷體" w:hAnsi="Times New Roman" w:cs="Times New Roman"/>
        </w:rPr>
        <w:t>9</w:t>
      </w:r>
      <w:r w:rsidRPr="00D47637">
        <w:rPr>
          <w:rFonts w:ascii="Times New Roman" w:eastAsia="標楷體" w:hAnsi="Times New Roman" w:cs="Times New Roman" w:hint="eastAsia"/>
        </w:rPr>
        <w:t>種、臺灣特有種</w:t>
      </w:r>
      <w:r w:rsidRPr="00D47637">
        <w:rPr>
          <w:rFonts w:ascii="Times New Roman" w:eastAsia="標楷體" w:hAnsi="Times New Roman" w:cs="Times New Roman"/>
        </w:rPr>
        <w:t>3</w:t>
      </w:r>
      <w:r w:rsidR="00AC2FD5" w:rsidRPr="00D47637">
        <w:rPr>
          <w:rFonts w:ascii="Times New Roman" w:eastAsia="標楷體" w:hAnsi="Times New Roman" w:cs="Times New Roman"/>
        </w:rPr>
        <w:t>1</w:t>
      </w:r>
      <w:r w:rsidRPr="00D47637">
        <w:rPr>
          <w:rFonts w:ascii="Times New Roman" w:eastAsia="標楷體" w:hAnsi="Times New Roman" w:cs="Times New Roman" w:hint="eastAsia"/>
        </w:rPr>
        <w:t>種和特有亞種</w:t>
      </w:r>
      <w:r w:rsidRPr="00D47637">
        <w:rPr>
          <w:rFonts w:ascii="Times New Roman" w:eastAsia="標楷體" w:hAnsi="Times New Roman" w:cs="Times New Roman"/>
        </w:rPr>
        <w:t>3</w:t>
      </w:r>
      <w:r w:rsidR="00AC2FD5" w:rsidRPr="00D47637">
        <w:rPr>
          <w:rFonts w:ascii="Times New Roman" w:eastAsia="標楷體" w:hAnsi="Times New Roman" w:cs="Times New Roman"/>
        </w:rPr>
        <w:t>5</w:t>
      </w:r>
      <w:r w:rsidRPr="00D47637">
        <w:rPr>
          <w:rFonts w:ascii="Times New Roman" w:eastAsia="標楷體" w:hAnsi="Times New Roman" w:cs="Times New Roman" w:hint="eastAsia"/>
        </w:rPr>
        <w:t>種。</w:t>
      </w:r>
    </w:p>
    <w:p w14:paraId="0A1947A9" w14:textId="77777777" w:rsidR="006D1253" w:rsidRPr="00DC66F5" w:rsidRDefault="006D1253" w:rsidP="007C39E7">
      <w:pPr>
        <w:spacing w:line="360" w:lineRule="auto"/>
        <w:jc w:val="both"/>
        <w:rPr>
          <w:rFonts w:ascii="Times New Roman" w:eastAsia="標楷體" w:hAnsi="Times New Roman" w:cs="Times New Roman"/>
          <w:color w:val="4472C4" w:themeColor="accent5"/>
        </w:rPr>
      </w:pPr>
    </w:p>
    <w:p w14:paraId="133A8F2B" w14:textId="5C567382" w:rsidR="00422740" w:rsidRPr="00D47637" w:rsidRDefault="00422740" w:rsidP="00422740">
      <w:pPr>
        <w:spacing w:line="360" w:lineRule="auto"/>
        <w:rPr>
          <w:rFonts w:ascii="Times New Roman" w:eastAsia="標楷體" w:hAnsi="Times New Roman" w:cs="Times New Roman"/>
        </w:rPr>
      </w:pPr>
      <w:proofErr w:type="gramStart"/>
      <w:r w:rsidRPr="00D47637">
        <w:rPr>
          <w:rFonts w:ascii="Times New Roman" w:eastAsia="標楷體" w:hAnsi="Times New Roman" w:cs="Times New Roman" w:hint="eastAsia"/>
        </w:rPr>
        <w:t>此外，</w:t>
      </w:r>
      <w:proofErr w:type="gramEnd"/>
      <w:r w:rsidRPr="00D47637">
        <w:rPr>
          <w:rFonts w:ascii="Times New Roman" w:eastAsia="標楷體" w:hAnsi="Times New Roman" w:cs="Times New Roman" w:hint="eastAsia"/>
        </w:rPr>
        <w:t>再進一步依照</w:t>
      </w:r>
      <w:r w:rsidR="00B31CEE" w:rsidRPr="00D47637">
        <w:rPr>
          <w:rFonts w:ascii="Times New Roman" w:eastAsia="標楷體" w:hAnsi="Times New Roman" w:cs="Times New Roman"/>
        </w:rPr>
        <w:t>BBS Taiwan</w:t>
      </w:r>
      <w:r w:rsidRPr="00D47637">
        <w:rPr>
          <w:rFonts w:ascii="Times New Roman" w:eastAsia="標楷體" w:hAnsi="Times New Roman" w:cs="Times New Roman" w:hint="eastAsia"/>
        </w:rPr>
        <w:t>資料的標準檢核之後，將資料分成</w:t>
      </w:r>
      <w:r w:rsidRPr="00D47637">
        <w:rPr>
          <w:rFonts w:ascii="Times New Roman" w:eastAsia="標楷體" w:hAnsi="Times New Roman" w:cs="Times New Roman"/>
        </w:rPr>
        <w:t>3</w:t>
      </w:r>
      <w:r w:rsidRPr="00D47637">
        <w:rPr>
          <w:rFonts w:ascii="Times New Roman" w:eastAsia="標楷體" w:hAnsi="Times New Roman" w:cs="Times New Roman" w:hint="eastAsia"/>
        </w:rPr>
        <w:t>個類別。其中，有</w:t>
      </w:r>
      <w:r w:rsidR="00AC2FD5" w:rsidRPr="00D47637">
        <w:rPr>
          <w:rFonts w:ascii="Times New Roman" w:eastAsia="標楷體" w:hAnsi="Times New Roman" w:cs="Times New Roman"/>
        </w:rPr>
        <w:t>49</w:t>
      </w:r>
      <w:r w:rsidRPr="00D47637">
        <w:rPr>
          <w:rFonts w:ascii="Times New Roman" w:eastAsia="標楷體" w:hAnsi="Times New Roman" w:cs="Times New Roman" w:hint="eastAsia"/>
        </w:rPr>
        <w:t>個樣區的資料</w:t>
      </w:r>
      <w:r w:rsidRPr="00D47637">
        <w:rPr>
          <w:rFonts w:ascii="Times New Roman" w:eastAsia="標楷體" w:hAnsi="Times New Roman" w:cs="Times New Roman"/>
        </w:rPr>
        <w:t>(</w:t>
      </w:r>
      <w:r w:rsidR="00AC2FD5" w:rsidRPr="00D027C0">
        <w:rPr>
          <w:rFonts w:ascii="Times New Roman" w:eastAsia="標楷體" w:hAnsi="Times New Roman" w:cs="Times New Roman" w:hint="eastAsia"/>
        </w:rPr>
        <w:t>4</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386</w:t>
      </w:r>
      <w:r w:rsidRPr="00D47637">
        <w:rPr>
          <w:rFonts w:ascii="Times New Roman" w:eastAsia="標楷體" w:hAnsi="Times New Roman" w:cs="Times New Roman" w:hint="eastAsia"/>
        </w:rPr>
        <w:t>筆</w:t>
      </w:r>
      <w:r w:rsidRPr="00D47637">
        <w:rPr>
          <w:rFonts w:ascii="Times New Roman" w:eastAsia="標楷體" w:hAnsi="Times New Roman" w:cs="Times New Roman"/>
        </w:rPr>
        <w:t>)</w:t>
      </w:r>
      <w:r w:rsidRPr="00D47637">
        <w:rPr>
          <w:rFonts w:ascii="Times New Roman" w:eastAsia="標楷體" w:hAnsi="Times New Roman" w:cs="Times New Roman" w:hint="eastAsia"/>
        </w:rPr>
        <w:t>屬於優等，亦即資料均符合調查標準，可進一步進行量化分析與納入後續全</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繁殖鳥類族群變動趨勢分析及相關指標運算用；有</w:t>
      </w:r>
      <w:r w:rsidR="00AC2FD5" w:rsidRPr="00D47637">
        <w:rPr>
          <w:rFonts w:ascii="Times New Roman" w:eastAsia="標楷體" w:hAnsi="Times New Roman" w:cs="Times New Roman"/>
        </w:rPr>
        <w:t>2</w:t>
      </w:r>
      <w:r w:rsidRPr="00D47637">
        <w:rPr>
          <w:rFonts w:ascii="Times New Roman" w:eastAsia="標楷體" w:hAnsi="Times New Roman" w:cs="Times New Roman" w:hint="eastAsia"/>
        </w:rPr>
        <w:t>個樣區的資料</w:t>
      </w:r>
      <w:r w:rsidRPr="00D47637">
        <w:rPr>
          <w:rFonts w:ascii="Times New Roman" w:eastAsia="標楷體" w:hAnsi="Times New Roman" w:cs="Times New Roman"/>
        </w:rPr>
        <w:t>(</w:t>
      </w:r>
      <w:r w:rsidR="00AC2FD5" w:rsidRPr="00D027C0">
        <w:rPr>
          <w:rFonts w:ascii="Times New Roman" w:eastAsia="標楷體" w:hAnsi="Times New Roman" w:cs="Times New Roman"/>
        </w:rPr>
        <w:t>2</w:t>
      </w:r>
      <w:r w:rsidR="00AC2FD5" w:rsidRPr="00D027C0">
        <w:rPr>
          <w:rFonts w:ascii="Times New Roman" w:eastAsia="標楷體" w:hAnsi="Times New Roman" w:cs="Times New Roman" w:hint="eastAsia"/>
        </w:rPr>
        <w:t>01</w:t>
      </w:r>
      <w:r w:rsidRPr="00D47637">
        <w:rPr>
          <w:rFonts w:ascii="Times New Roman" w:eastAsia="標楷體" w:hAnsi="Times New Roman" w:cs="Times New Roman" w:hint="eastAsia"/>
        </w:rPr>
        <w:t>筆</w:t>
      </w:r>
      <w:r w:rsidRPr="00D47637">
        <w:rPr>
          <w:rFonts w:ascii="Times New Roman" w:eastAsia="標楷體" w:hAnsi="Times New Roman" w:cs="Times New Roman"/>
        </w:rPr>
        <w:t>)</w:t>
      </w:r>
      <w:r w:rsidRPr="00D47637">
        <w:rPr>
          <w:rFonts w:ascii="Times New Roman" w:eastAsia="標楷體" w:hAnsi="Times New Roman" w:cs="Times New Roman" w:hint="eastAsia"/>
        </w:rPr>
        <w:t>為待加強等級，亦即調查表塡寫方式錯誤或調查到的鳥種數偏少，</w:t>
      </w:r>
      <w:r w:rsidRPr="00D47637">
        <w:rPr>
          <w:rFonts w:ascii="Times New Roman" w:eastAsia="標楷體" w:hAnsi="Times New Roman" w:cs="Times New Roman"/>
        </w:rPr>
        <w:t>202</w:t>
      </w:r>
      <w:r w:rsidR="00AC2FD5" w:rsidRPr="00D47637">
        <w:rPr>
          <w:rFonts w:ascii="Times New Roman" w:eastAsia="標楷體" w:hAnsi="Times New Roman" w:cs="Times New Roman"/>
        </w:rPr>
        <w:t>5</w:t>
      </w:r>
      <w:r w:rsidRPr="00D47637">
        <w:rPr>
          <w:rFonts w:ascii="Times New Roman" w:eastAsia="標楷體" w:hAnsi="Times New Roman" w:cs="Times New Roman" w:hint="eastAsia"/>
        </w:rPr>
        <w:t>年列為優等的樣區比例為</w:t>
      </w:r>
      <w:r w:rsidR="00AC2FD5" w:rsidRPr="00D47637">
        <w:rPr>
          <w:rFonts w:ascii="Times New Roman" w:eastAsia="標楷體" w:hAnsi="Times New Roman" w:cs="Times New Roman"/>
        </w:rPr>
        <w:t>96</w:t>
      </w:r>
      <w:r w:rsidRPr="00D47637">
        <w:rPr>
          <w:rFonts w:ascii="Times New Roman" w:eastAsia="標楷體" w:hAnsi="Times New Roman" w:cs="Times New Roman"/>
        </w:rPr>
        <w:t>%</w:t>
      </w:r>
      <w:r w:rsidRPr="00D47637">
        <w:rPr>
          <w:rFonts w:ascii="Times New Roman" w:eastAsia="標楷體" w:hAnsi="Times New Roman" w:cs="Times New Roman" w:hint="eastAsia"/>
        </w:rPr>
        <w:t>。</w:t>
      </w:r>
    </w:p>
    <w:p w14:paraId="4F8DE3F7" w14:textId="77777777" w:rsidR="00E04E6C" w:rsidRPr="00DC66F5" w:rsidRDefault="00E04E6C" w:rsidP="00140906">
      <w:pPr>
        <w:spacing w:line="360" w:lineRule="auto"/>
        <w:jc w:val="both"/>
        <w:rPr>
          <w:rFonts w:ascii="Times New Roman" w:eastAsia="標楷體" w:hAnsi="Times New Roman" w:cs="Times New Roman"/>
          <w:b/>
          <w:color w:val="4472C4" w:themeColor="accent5"/>
          <w:sz w:val="28"/>
          <w:szCs w:val="28"/>
        </w:rPr>
      </w:pPr>
    </w:p>
    <w:p w14:paraId="507FF6BB" w14:textId="2CD5F96E" w:rsidR="00422740" w:rsidRPr="00D47637" w:rsidRDefault="00422740" w:rsidP="00422740">
      <w:pPr>
        <w:spacing w:line="360" w:lineRule="auto"/>
        <w:rPr>
          <w:rFonts w:ascii="Times New Roman" w:eastAsia="標楷體" w:hAnsi="Times New Roman" w:cs="Times New Roman"/>
        </w:rPr>
      </w:pPr>
      <w:r w:rsidRPr="00D47637">
        <w:rPr>
          <w:rFonts w:ascii="Times New Roman" w:eastAsia="標楷體" w:hAnsi="Times New Roman" w:cs="Times New Roman" w:hint="eastAsia"/>
        </w:rPr>
        <w:t>在列為優等的資料中，記錄到</w:t>
      </w:r>
      <w:r w:rsidR="00AC2FD5" w:rsidRPr="00D027C0">
        <w:rPr>
          <w:rFonts w:ascii="Times New Roman" w:eastAsia="標楷體" w:hAnsi="Times New Roman" w:cs="Times New Roman"/>
        </w:rPr>
        <w:t>1</w:t>
      </w:r>
      <w:r w:rsidR="00AC2FD5" w:rsidRPr="00D027C0">
        <w:rPr>
          <w:rFonts w:ascii="Times New Roman" w:eastAsia="標楷體" w:hAnsi="Times New Roman" w:cs="Times New Roman" w:hint="eastAsia"/>
        </w:rPr>
        <w:t>16</w:t>
      </w:r>
      <w:r w:rsidR="00AC2FD5" w:rsidRPr="00D027C0">
        <w:rPr>
          <w:rFonts w:ascii="Times New Roman" w:eastAsia="標楷體" w:hAnsi="Times New Roman" w:cs="Times New Roman"/>
        </w:rPr>
        <w:t>種鳥類</w:t>
      </w:r>
      <w:r w:rsidR="00AC2FD5" w:rsidRPr="00D47637">
        <w:rPr>
          <w:rFonts w:ascii="Times New Roman" w:eastAsia="標楷體" w:hAnsi="Times New Roman" w:cs="Times New Roman" w:hint="eastAsia"/>
        </w:rPr>
        <w:t>，</w:t>
      </w:r>
      <w:r w:rsidR="00AC2FD5" w:rsidRPr="00D027C0">
        <w:rPr>
          <w:rFonts w:ascii="Times New Roman" w:eastAsia="標楷體" w:hAnsi="Times New Roman" w:cs="Times New Roman"/>
        </w:rPr>
        <w:t>共</w:t>
      </w:r>
      <w:r w:rsidR="00AC2FD5" w:rsidRPr="00D027C0">
        <w:rPr>
          <w:rFonts w:ascii="Times New Roman" w:eastAsia="標楷體" w:hAnsi="Times New Roman" w:cs="Times New Roman"/>
        </w:rPr>
        <w:t>7,</w:t>
      </w:r>
      <w:r w:rsidR="00AC2FD5" w:rsidRPr="00D027C0">
        <w:rPr>
          <w:rFonts w:ascii="Times New Roman" w:eastAsia="標楷體" w:hAnsi="Times New Roman" w:cs="Times New Roman" w:hint="eastAsia"/>
        </w:rPr>
        <w:t>920</w:t>
      </w:r>
      <w:proofErr w:type="gramStart"/>
      <w:r w:rsidRPr="00D47637">
        <w:rPr>
          <w:rFonts w:ascii="Times New Roman" w:eastAsia="標楷體" w:hAnsi="Times New Roman" w:cs="Times New Roman" w:hint="eastAsia"/>
        </w:rPr>
        <w:t>隻次</w:t>
      </w:r>
      <w:proofErr w:type="gramEnd"/>
      <w:r w:rsidR="00BE52BB" w:rsidRPr="00D47637">
        <w:rPr>
          <w:rFonts w:ascii="Times New Roman" w:eastAsia="標楷體" w:hAnsi="Times New Roman" w:cs="Times New Roman" w:hint="eastAsia"/>
        </w:rPr>
        <w:t>，詳細的鳥種名錄、數量及樣區占比如附表</w:t>
      </w:r>
      <w:r w:rsidR="00BE52BB">
        <w:rPr>
          <w:rFonts w:ascii="Times New Roman" w:eastAsia="標楷體" w:hAnsi="Times New Roman" w:cs="Times New Roman" w:hint="eastAsia"/>
        </w:rPr>
        <w:t>2</w:t>
      </w:r>
      <w:r w:rsidR="00BE52BB" w:rsidRPr="00C165BA">
        <w:rPr>
          <w:rFonts w:ascii="Times New Roman" w:eastAsia="標楷體" w:hAnsi="Times New Roman" w:cs="Times New Roman" w:hint="eastAsia"/>
        </w:rPr>
        <w:t>。其中</w:t>
      </w:r>
      <w:r w:rsidR="00BE52BB" w:rsidRPr="00C165BA">
        <w:rPr>
          <w:rFonts w:ascii="Times New Roman" w:eastAsia="標楷體" w:hAnsi="Times New Roman" w:cs="Times New Roman"/>
        </w:rPr>
        <w:t>，</w:t>
      </w:r>
      <w:r w:rsidRPr="00D47637">
        <w:rPr>
          <w:rFonts w:ascii="Times New Roman" w:eastAsia="標楷體" w:hAnsi="Times New Roman" w:cs="Times New Roman" w:hint="eastAsia"/>
        </w:rPr>
        <w:t>數量</w:t>
      </w:r>
      <w:r w:rsidRPr="00D47637">
        <w:rPr>
          <w:rFonts w:ascii="Times New Roman" w:eastAsia="標楷體" w:hAnsi="Times New Roman" w:cs="Times New Roman"/>
        </w:rPr>
        <w:t>(</w:t>
      </w:r>
      <w:proofErr w:type="gramStart"/>
      <w:r w:rsidRPr="00D47637">
        <w:rPr>
          <w:rFonts w:ascii="Times New Roman" w:eastAsia="標楷體" w:hAnsi="Times New Roman" w:cs="Times New Roman" w:hint="eastAsia"/>
        </w:rPr>
        <w:t>隻次</w:t>
      </w:r>
      <w:proofErr w:type="gramEnd"/>
      <w:r w:rsidRPr="00D47637">
        <w:rPr>
          <w:rFonts w:ascii="Times New Roman" w:eastAsia="標楷體" w:hAnsi="Times New Roman" w:cs="Times New Roman"/>
        </w:rPr>
        <w:t>)</w:t>
      </w:r>
      <w:r w:rsidRPr="00D47637">
        <w:rPr>
          <w:rFonts w:ascii="Times New Roman" w:eastAsia="標楷體" w:hAnsi="Times New Roman" w:cs="Times New Roman" w:hint="eastAsia"/>
        </w:rPr>
        <w:t>最多的前</w:t>
      </w:r>
      <w:r w:rsidRPr="00D47637">
        <w:rPr>
          <w:rFonts w:ascii="Times New Roman" w:eastAsia="標楷體" w:hAnsi="Times New Roman" w:cs="Times New Roman"/>
        </w:rPr>
        <w:t>5</w:t>
      </w:r>
      <w:r w:rsidRPr="00D47637">
        <w:rPr>
          <w:rFonts w:ascii="Times New Roman" w:eastAsia="標楷體" w:hAnsi="Times New Roman" w:cs="Times New Roman" w:hint="eastAsia"/>
        </w:rPr>
        <w:t>名，</w:t>
      </w:r>
      <w:r w:rsidR="00AC2FD5" w:rsidRPr="00D027C0">
        <w:rPr>
          <w:rFonts w:ascii="Times New Roman" w:eastAsia="標楷體" w:hAnsi="Times New Roman" w:cs="Times New Roman"/>
        </w:rPr>
        <w:t>依序為白耳畫眉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803</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rPr>
        <w:t>、紅嘴黑</w:t>
      </w:r>
      <w:proofErr w:type="gramStart"/>
      <w:r w:rsidR="00AC2FD5" w:rsidRPr="00D027C0">
        <w:rPr>
          <w:rFonts w:ascii="Times New Roman" w:eastAsia="標楷體" w:hAnsi="Times New Roman" w:cs="Times New Roman"/>
        </w:rPr>
        <w:t>鵯</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717</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rPr>
        <w:t>、冠羽畫眉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654</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rPr>
        <w:t>、繡眼畫眉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495</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rPr>
        <w:t>和五色鳥</w:t>
      </w:r>
      <w:r w:rsidR="00AC2FD5" w:rsidRPr="00D027C0">
        <w:rPr>
          <w:rFonts w:ascii="Times New Roman" w:eastAsia="標楷體" w:hAnsi="Times New Roman" w:cs="Times New Roman"/>
        </w:rPr>
        <w:t>(44</w:t>
      </w:r>
      <w:r w:rsidR="00AC2FD5" w:rsidRPr="00D027C0">
        <w:rPr>
          <w:rFonts w:ascii="Times New Roman" w:eastAsia="標楷體" w:hAnsi="Times New Roman" w:cs="Times New Roman" w:hint="eastAsia"/>
        </w:rPr>
        <w:t>3</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 (</w:t>
      </w:r>
      <w:r w:rsidRPr="00D47637">
        <w:rPr>
          <w:rFonts w:ascii="Times New Roman" w:eastAsia="標楷體" w:hAnsi="Times New Roman" w:cs="Times New Roman" w:hint="eastAsia"/>
        </w:rPr>
        <w:t>圖</w:t>
      </w:r>
      <w:r w:rsidRPr="00D47637">
        <w:rPr>
          <w:rFonts w:ascii="Times New Roman" w:eastAsia="標楷體" w:hAnsi="Times New Roman" w:cs="Times New Roman"/>
        </w:rPr>
        <w:t>7</w:t>
      </w:r>
      <w:r w:rsidR="002B2C60">
        <w:rPr>
          <w:rFonts w:ascii="Times New Roman" w:eastAsia="標楷體" w:hAnsi="Times New Roman" w:cs="Times New Roman" w:hint="eastAsia"/>
        </w:rPr>
        <w:t>A</w:t>
      </w:r>
      <w:r w:rsidRPr="00D47637">
        <w:rPr>
          <w:rFonts w:ascii="Times New Roman" w:eastAsia="標楷體" w:hAnsi="Times New Roman" w:cs="Times New Roman"/>
        </w:rPr>
        <w:t>)</w:t>
      </w:r>
      <w:r w:rsidR="00AC2FD5" w:rsidRPr="00D027C0">
        <w:rPr>
          <w:rFonts w:ascii="Times New Roman" w:eastAsia="標楷體" w:hAnsi="Times New Roman" w:cs="Times New Roman"/>
        </w:rPr>
        <w:t>。出現樣區占比最高的前</w:t>
      </w:r>
      <w:proofErr w:type="gramStart"/>
      <w:r w:rsidR="00AC2FD5" w:rsidRPr="00D027C0">
        <w:rPr>
          <w:rFonts w:ascii="Times New Roman" w:eastAsia="標楷體" w:hAnsi="Times New Roman" w:cs="Times New Roman"/>
        </w:rPr>
        <w:t>5</w:t>
      </w:r>
      <w:r w:rsidR="00AC2FD5" w:rsidRPr="00D027C0">
        <w:rPr>
          <w:rFonts w:ascii="Times New Roman" w:eastAsia="標楷體" w:hAnsi="Times New Roman" w:cs="Times New Roman"/>
        </w:rPr>
        <w:t>名鳥</w:t>
      </w:r>
      <w:proofErr w:type="gramEnd"/>
      <w:r w:rsidR="00AC2FD5" w:rsidRPr="00D027C0">
        <w:rPr>
          <w:rFonts w:ascii="Times New Roman" w:eastAsia="標楷體" w:hAnsi="Times New Roman" w:cs="Times New Roman"/>
        </w:rPr>
        <w:t>種，依序為五色鳥</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w:t>
      </w:r>
      <w:r w:rsidR="00AC2FD5" w:rsidRPr="00D027C0">
        <w:rPr>
          <w:rFonts w:ascii="Times New Roman" w:eastAsia="標楷體" w:hAnsi="Times New Roman" w:cs="Times New Roman"/>
        </w:rPr>
        <w:t>0%)</w:t>
      </w:r>
      <w:r w:rsidR="00AC2FD5" w:rsidRPr="00D027C0">
        <w:rPr>
          <w:rFonts w:ascii="Times New Roman" w:eastAsia="標楷體" w:hAnsi="Times New Roman" w:cs="Times New Roman"/>
        </w:rPr>
        <w:t>、山紅頭</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w:t>
      </w:r>
      <w:r w:rsidR="00AC2FD5" w:rsidRPr="00D027C0">
        <w:rPr>
          <w:rFonts w:ascii="Times New Roman" w:eastAsia="標楷體" w:hAnsi="Times New Roman" w:cs="Times New Roman"/>
        </w:rPr>
        <w:t>0%)</w:t>
      </w:r>
      <w:r w:rsidR="00AC2FD5" w:rsidRPr="00D027C0">
        <w:rPr>
          <w:rFonts w:ascii="Times New Roman" w:eastAsia="標楷體" w:hAnsi="Times New Roman" w:cs="Times New Roman"/>
        </w:rPr>
        <w:t>、紅嘴黑</w:t>
      </w:r>
      <w:proofErr w:type="gramStart"/>
      <w:r w:rsidR="00AC2FD5" w:rsidRPr="00D027C0">
        <w:rPr>
          <w:rFonts w:ascii="Times New Roman" w:eastAsia="標楷體" w:hAnsi="Times New Roman" w:cs="Times New Roman"/>
        </w:rPr>
        <w:t>鵯</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w:t>
      </w:r>
      <w:r w:rsidR="00AC2FD5" w:rsidRPr="00D027C0">
        <w:rPr>
          <w:rFonts w:ascii="Times New Roman" w:eastAsia="標楷體" w:hAnsi="Times New Roman" w:cs="Times New Roman"/>
        </w:rPr>
        <w:t>0%)</w:t>
      </w:r>
      <w:r w:rsidR="00AC2FD5" w:rsidRPr="00D027C0">
        <w:rPr>
          <w:rFonts w:ascii="Times New Roman" w:eastAsia="標楷體" w:hAnsi="Times New Roman" w:cs="Times New Roman"/>
        </w:rPr>
        <w:t>、繡眼畫眉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w:t>
      </w:r>
      <w:r w:rsidR="00AC2FD5" w:rsidRPr="00D027C0">
        <w:rPr>
          <w:rFonts w:ascii="Times New Roman" w:eastAsia="標楷體" w:hAnsi="Times New Roman" w:cs="Times New Roman"/>
        </w:rPr>
        <w:t>0%)</w:t>
      </w:r>
      <w:r w:rsidR="00AC2FD5" w:rsidRPr="00D027C0">
        <w:rPr>
          <w:rFonts w:ascii="Times New Roman" w:eastAsia="標楷體" w:hAnsi="Times New Roman" w:cs="Times New Roman"/>
        </w:rPr>
        <w:t>和白耳畫眉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6</w:t>
      </w:r>
      <w:r w:rsidR="00AC2FD5" w:rsidRPr="00D027C0">
        <w:rPr>
          <w:rFonts w:ascii="Times New Roman" w:eastAsia="標楷體" w:hAnsi="Times New Roman" w:cs="Times New Roman"/>
        </w:rPr>
        <w:t>0%) (</w:t>
      </w:r>
      <w:r w:rsidRPr="00D47637">
        <w:rPr>
          <w:rFonts w:ascii="Times New Roman" w:eastAsia="標楷體" w:hAnsi="Times New Roman" w:cs="Times New Roman" w:hint="eastAsia"/>
        </w:rPr>
        <w:t>圖</w:t>
      </w:r>
      <w:r w:rsidR="002B2C60">
        <w:rPr>
          <w:rFonts w:ascii="Times New Roman" w:eastAsia="標楷體" w:hAnsi="Times New Roman" w:cs="Times New Roman" w:hint="eastAsia"/>
        </w:rPr>
        <w:t>7B</w:t>
      </w:r>
      <w:r w:rsidRPr="00D47637">
        <w:rPr>
          <w:rFonts w:ascii="Times New Roman" w:eastAsia="標楷體" w:hAnsi="Times New Roman" w:cs="Times New Roman"/>
        </w:rPr>
        <w:t>)</w:t>
      </w:r>
      <w:r w:rsidRPr="00D47637">
        <w:rPr>
          <w:rFonts w:ascii="Times New Roman" w:eastAsia="標楷體" w:hAnsi="Times New Roman" w:cs="Times New Roman" w:hint="eastAsia"/>
        </w:rPr>
        <w:t>。</w:t>
      </w:r>
    </w:p>
    <w:p w14:paraId="0C477742" w14:textId="77777777" w:rsidR="002E3E68" w:rsidRPr="00DC66F5" w:rsidRDefault="002E3E68" w:rsidP="00135534">
      <w:pPr>
        <w:pStyle w:val="af6"/>
        <w:rPr>
          <w:rFonts w:ascii="Times New Roman" w:hAnsi="Times New Roman" w:cs="Times New Roman"/>
          <w:color w:val="4472C4" w:themeColor="accent5"/>
        </w:rPr>
      </w:pPr>
      <w:bookmarkStart w:id="66" w:name="_Toc93566555"/>
    </w:p>
    <w:p w14:paraId="63529BAA" w14:textId="693B446D" w:rsidR="00F17B5C" w:rsidRPr="00DC66F5" w:rsidRDefault="00F17B5C" w:rsidP="00DD32F9">
      <w:pPr>
        <w:widowControl/>
        <w:rPr>
          <w:rFonts w:ascii="Times New Roman" w:eastAsia="標楷體" w:hAnsi="Times New Roman" w:cs="Times New Roman"/>
          <w:color w:val="4472C4" w:themeColor="accent5"/>
        </w:rPr>
        <w:sectPr w:rsidR="00F17B5C" w:rsidRPr="00DC66F5" w:rsidSect="00D25A89">
          <w:pgSz w:w="11906" w:h="16838"/>
          <w:pgMar w:top="1440" w:right="1800" w:bottom="1440" w:left="1800" w:header="851" w:footer="992" w:gutter="0"/>
          <w:cols w:space="425"/>
          <w:docGrid w:type="lines" w:linePitch="360"/>
        </w:sectPr>
      </w:pPr>
    </w:p>
    <w:bookmarkEnd w:id="66"/>
    <w:p w14:paraId="69AECFBE" w14:textId="34715CFE" w:rsidR="00532607" w:rsidRPr="00D47637" w:rsidRDefault="00532607" w:rsidP="0045747E">
      <w:pPr>
        <w:rPr>
          <w:rFonts w:ascii="Times New Roman" w:eastAsia="標楷體" w:hAnsi="Times New Roman"/>
        </w:rPr>
      </w:pPr>
      <w:r w:rsidRPr="00D47637">
        <w:rPr>
          <w:rFonts w:ascii="Times New Roman" w:eastAsia="標楷體" w:hAnsi="Times New Roman"/>
        </w:rPr>
        <w:t>(A)</w:t>
      </w:r>
    </w:p>
    <w:p w14:paraId="4C235380" w14:textId="3041DC57" w:rsidR="0045747E" w:rsidRPr="00DC66F5" w:rsidRDefault="0045747E" w:rsidP="0045747E">
      <w:pPr>
        <w:rPr>
          <w:rFonts w:ascii="Times New Roman" w:eastAsia="標楷體" w:hAnsi="Times New Roman"/>
          <w:color w:val="4472C4" w:themeColor="accent5"/>
        </w:rPr>
      </w:pPr>
      <w:r w:rsidRPr="00DC66F5">
        <w:rPr>
          <w:rFonts w:ascii="Times New Roman" w:eastAsia="標楷體" w:hAnsi="Times New Roman"/>
          <w:noProof/>
          <w:color w:val="4472C4" w:themeColor="accent5"/>
        </w:rPr>
        <w:drawing>
          <wp:inline distT="0" distB="0" distL="0" distR="0" wp14:anchorId="4B401E05" wp14:editId="6D567C4C">
            <wp:extent cx="5584174" cy="2974975"/>
            <wp:effectExtent l="0" t="0" r="0" b="0"/>
            <wp:docPr id="11221777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7718" name="圖片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584174" cy="2974975"/>
                    </a:xfrm>
                    <a:prstGeom prst="rect">
                      <a:avLst/>
                    </a:prstGeom>
                    <a:noFill/>
                  </pic:spPr>
                </pic:pic>
              </a:graphicData>
            </a:graphic>
          </wp:inline>
        </w:drawing>
      </w:r>
    </w:p>
    <w:p w14:paraId="0317A9F1" w14:textId="77777777" w:rsidR="0045747E" w:rsidRPr="00DC66F5" w:rsidRDefault="0045747E" w:rsidP="0045747E">
      <w:pPr>
        <w:rPr>
          <w:rFonts w:ascii="Times New Roman" w:eastAsia="標楷體" w:hAnsi="Times New Roman" w:cs="Times New Roman"/>
          <w:color w:val="4472C4" w:themeColor="accent5"/>
        </w:rPr>
      </w:pPr>
    </w:p>
    <w:p w14:paraId="3DDF2E76" w14:textId="00AFD50E" w:rsidR="0045747E" w:rsidRPr="00D47637" w:rsidRDefault="00532607" w:rsidP="0045747E">
      <w:pPr>
        <w:rPr>
          <w:rFonts w:ascii="Times New Roman" w:eastAsia="標楷體" w:hAnsi="Times New Roman" w:cs="Times New Roman"/>
        </w:rPr>
      </w:pPr>
      <w:r w:rsidRPr="00D47637">
        <w:rPr>
          <w:rFonts w:ascii="Times New Roman" w:eastAsia="標楷體" w:hAnsi="Times New Roman" w:cs="Times New Roman"/>
        </w:rPr>
        <w:t>(B)</w:t>
      </w:r>
    </w:p>
    <w:p w14:paraId="36064047" w14:textId="77777777" w:rsidR="0045747E" w:rsidRPr="00DC66F5" w:rsidRDefault="0045747E" w:rsidP="0045747E">
      <w:pPr>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drawing>
          <wp:inline distT="0" distB="0" distL="0" distR="0" wp14:anchorId="4097E9B9" wp14:editId="48A779F6">
            <wp:extent cx="5467489" cy="3150454"/>
            <wp:effectExtent l="0" t="0" r="0" b="0"/>
            <wp:docPr id="10277817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1769" name="圖片 1"/>
                    <pic:cNvPicPr>
                      <a:picLocks noChangeAspect="1" noChangeArrowheads="1"/>
                    </pic:cNvPicPr>
                  </pic:nvPicPr>
                  <pic:blipFill rotWithShape="1">
                    <a:blip r:embed="rId32">
                      <a:extLst>
                        <a:ext uri="{28A0092B-C50C-407E-A947-70E740481C1C}">
                          <a14:useLocalDpi xmlns:a14="http://schemas.microsoft.com/office/drawing/2010/main" val="0"/>
                        </a:ext>
                      </a:extLst>
                    </a:blip>
                    <a:srcRect t="227" b="-513"/>
                    <a:stretch/>
                  </pic:blipFill>
                  <pic:spPr bwMode="auto">
                    <a:xfrm>
                      <a:off x="0" y="0"/>
                      <a:ext cx="5469204" cy="3151442"/>
                    </a:xfrm>
                    <a:prstGeom prst="rect">
                      <a:avLst/>
                    </a:prstGeom>
                    <a:noFill/>
                    <a:ln>
                      <a:noFill/>
                    </a:ln>
                    <a:extLst>
                      <a:ext uri="{53640926-AAD7-44D8-BBD7-CCE9431645EC}">
                        <a14:shadowObscured xmlns:a14="http://schemas.microsoft.com/office/drawing/2010/main"/>
                      </a:ext>
                    </a:extLst>
                  </pic:spPr>
                </pic:pic>
              </a:graphicData>
            </a:graphic>
          </wp:inline>
        </w:drawing>
      </w:r>
    </w:p>
    <w:p w14:paraId="28DCA6B5" w14:textId="11ABC675" w:rsidR="0045747E" w:rsidRPr="00D47637" w:rsidRDefault="002A2ADD" w:rsidP="0045747E">
      <w:pPr>
        <w:rPr>
          <w:rFonts w:ascii="Times New Roman" w:eastAsia="標楷體" w:hAnsi="Times New Roman"/>
        </w:rPr>
      </w:pPr>
      <w:bookmarkStart w:id="67" w:name="_Toc187997586"/>
      <w:r w:rsidRPr="00D47637">
        <w:rPr>
          <w:rFonts w:ascii="Times New Roman" w:eastAsia="標楷體" w:hAnsi="Times New Roman" w:hint="eastAsia"/>
        </w:rPr>
        <w:t>圖</w:t>
      </w:r>
      <w:r w:rsidR="00532607" w:rsidRPr="00D47637">
        <w:rPr>
          <w:rFonts w:ascii="Times New Roman" w:eastAsia="標楷體" w:hAnsi="Times New Roman"/>
        </w:rPr>
        <w:t>7</w:t>
      </w:r>
      <w:r w:rsidR="0045747E" w:rsidRPr="00D47637">
        <w:rPr>
          <w:rFonts w:ascii="Times New Roman" w:eastAsia="標楷體" w:hAnsi="Times New Roman" w:hint="eastAsia"/>
        </w:rPr>
        <w:t>、</w:t>
      </w:r>
      <w:r w:rsidR="00532607" w:rsidRPr="00D47637">
        <w:rPr>
          <w:rFonts w:ascii="Times New Roman" w:eastAsia="標楷體" w:hAnsi="Times New Roman"/>
        </w:rPr>
        <w:t>2025</w:t>
      </w:r>
      <w:r w:rsidR="00532607" w:rsidRPr="00D47637">
        <w:rPr>
          <w:rFonts w:ascii="Times New Roman" w:eastAsia="標楷體" w:hAnsi="Times New Roman" w:hint="eastAsia"/>
        </w:rPr>
        <w:t>年繁殖鳥類調查資料屬於優等之樣區中，於臺灣記錄前</w:t>
      </w:r>
      <w:r w:rsidR="00532607" w:rsidRPr="00D47637">
        <w:rPr>
          <w:rFonts w:ascii="Times New Roman" w:eastAsia="標楷體" w:hAnsi="Times New Roman"/>
        </w:rPr>
        <w:t>10</w:t>
      </w:r>
      <w:r w:rsidR="00532607" w:rsidRPr="00D47637">
        <w:rPr>
          <w:rFonts w:ascii="Times New Roman" w:eastAsia="標楷體" w:hAnsi="Times New Roman" w:hint="eastAsia"/>
        </w:rPr>
        <w:t>名的鳥種。</w:t>
      </w:r>
      <w:r w:rsidR="00532607" w:rsidRPr="00D47637">
        <w:rPr>
          <w:rFonts w:ascii="Times New Roman" w:eastAsia="標楷體" w:hAnsi="Times New Roman"/>
        </w:rPr>
        <w:t xml:space="preserve">(A) </w:t>
      </w:r>
      <w:del w:id="68" w:author="user" w:date="2026-07-28T15:46:00Z">
        <w:r w:rsidR="00532607" w:rsidRPr="00D47637" w:rsidDel="000A0A35">
          <w:rPr>
            <w:rFonts w:ascii="Times New Roman" w:eastAsia="標楷體" w:hAnsi="Times New Roman" w:hint="eastAsia"/>
          </w:rPr>
          <w:delText>鳥種</w:delText>
        </w:r>
      </w:del>
      <w:r w:rsidR="00532607" w:rsidRPr="00D47637">
        <w:rPr>
          <w:rFonts w:ascii="Times New Roman" w:eastAsia="標楷體" w:hAnsi="Times New Roman" w:hint="eastAsia"/>
        </w:rPr>
        <w:t>數量，</w:t>
      </w:r>
      <w:r w:rsidR="00532607" w:rsidRPr="00D47637">
        <w:rPr>
          <w:rFonts w:ascii="Times New Roman" w:eastAsia="標楷體" w:hAnsi="Times New Roman"/>
        </w:rPr>
        <w:t xml:space="preserve">(B) </w:t>
      </w:r>
      <w:r w:rsidR="00532607" w:rsidRPr="00D47637">
        <w:rPr>
          <w:rFonts w:ascii="Times New Roman" w:eastAsia="標楷體" w:hAnsi="Times New Roman" w:hint="eastAsia"/>
        </w:rPr>
        <w:t>出現樣區占比。</w:t>
      </w:r>
      <w:bookmarkEnd w:id="67"/>
    </w:p>
    <w:p w14:paraId="33F42919" w14:textId="77777777" w:rsidR="0045747E" w:rsidRPr="00DC66F5" w:rsidRDefault="0045747E" w:rsidP="0045747E">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12A02442" w14:textId="25C3142E"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再以不同海拔</w:t>
      </w:r>
      <w:del w:id="69" w:author="user" w:date="2026-07-28T15:47:00Z">
        <w:r w:rsidRPr="00D47637" w:rsidDel="003A2232">
          <w:rPr>
            <w:rFonts w:ascii="Times New Roman" w:eastAsia="標楷體" w:hAnsi="Times New Roman" w:cs="Times New Roman" w:hint="eastAsia"/>
            <w:szCs w:val="24"/>
          </w:rPr>
          <w:delText>區</w:delText>
        </w:r>
      </w:del>
      <w:r w:rsidRPr="00D47637">
        <w:rPr>
          <w:rFonts w:ascii="Times New Roman" w:eastAsia="標楷體" w:hAnsi="Times New Roman" w:cs="Times New Roman" w:hint="eastAsia"/>
          <w:szCs w:val="24"/>
        </w:rPr>
        <w:t>段尺度來看，本計畫將海拔段區分為低海</w:t>
      </w:r>
      <w:r w:rsidRPr="00D47637">
        <w:rPr>
          <w:rFonts w:ascii="Times New Roman" w:eastAsia="標楷體" w:hAnsi="Times New Roman" w:cs="Times New Roman" w:hint="eastAsia"/>
          <w:spacing w:val="-8"/>
          <w:szCs w:val="24"/>
        </w:rPr>
        <w:t>拔</w:t>
      </w:r>
      <w:r w:rsidRPr="00D47637">
        <w:rPr>
          <w:rFonts w:ascii="Times New Roman" w:eastAsia="標楷體" w:hAnsi="Times New Roman" w:cs="Times New Roman"/>
          <w:spacing w:val="21"/>
          <w:szCs w:val="24"/>
        </w:rPr>
        <w:t>(</w:t>
      </w:r>
      <w:r w:rsidRPr="00D47637">
        <w:rPr>
          <w:rFonts w:ascii="Times New Roman" w:eastAsia="標楷體" w:hAnsi="Times New Roman" w:cs="Times New Roman" w:hint="eastAsia"/>
          <w:szCs w:val="24"/>
        </w:rPr>
        <w:t>海</w:t>
      </w:r>
      <w:r w:rsidRPr="00D47637">
        <w:rPr>
          <w:rFonts w:ascii="Times New Roman" w:eastAsia="標楷體" w:hAnsi="Times New Roman" w:cs="Times New Roman" w:hint="eastAsia"/>
          <w:spacing w:val="-8"/>
          <w:szCs w:val="24"/>
        </w:rPr>
        <w:t>拔</w:t>
      </w:r>
      <w:r w:rsidRPr="00D47637">
        <w:rPr>
          <w:rFonts w:ascii="Times New Roman" w:eastAsia="標楷體" w:hAnsi="Times New Roman" w:cs="Times New Roman"/>
          <w:szCs w:val="24"/>
        </w:rPr>
        <w:t>0</w:t>
      </w:r>
      <w:proofErr w:type="gramStart"/>
      <w:r w:rsidRPr="00D47637">
        <w:rPr>
          <w:rFonts w:ascii="Times New Roman" w:eastAsia="標楷體" w:hAnsi="Times New Roman" w:cs="Times New Roman" w:hint="eastAsia"/>
          <w:szCs w:val="24"/>
        </w:rPr>
        <w:t>–</w:t>
      </w:r>
      <w:proofErr w:type="gramEnd"/>
      <w:r w:rsidRPr="00D47637">
        <w:rPr>
          <w:rFonts w:ascii="Times New Roman" w:eastAsia="標楷體" w:hAnsi="Times New Roman" w:cs="Times New Roman"/>
          <w:szCs w:val="24"/>
        </w:rPr>
        <w:t>1,000m</w:t>
      </w:r>
      <w:r w:rsidRPr="00D47637">
        <w:rPr>
          <w:rFonts w:ascii="Times New Roman" w:eastAsia="標楷體" w:hAnsi="Times New Roman" w:cs="Times New Roman" w:hint="eastAsia"/>
          <w:szCs w:val="24"/>
        </w:rPr>
        <w:t>，樣區數共</w:t>
      </w:r>
      <w:r w:rsidRPr="00D47637">
        <w:rPr>
          <w:rFonts w:ascii="Times New Roman" w:eastAsia="標楷體" w:hAnsi="Times New Roman" w:cs="Times New Roman" w:hint="eastAsia"/>
          <w:spacing w:val="-8"/>
          <w:szCs w:val="24"/>
        </w:rPr>
        <w:t>計</w:t>
      </w:r>
      <w:commentRangeStart w:id="70"/>
      <w:commentRangeStart w:id="71"/>
      <w:ins w:id="72" w:author="user" w:date="2026-07-28T15:47:00Z">
        <w:r w:rsidR="003A2232" w:rsidRPr="003A2232">
          <w:rPr>
            <w:rFonts w:ascii="Times New Roman" w:eastAsia="標楷體" w:hAnsi="Times New Roman" w:cs="Times New Roman"/>
            <w:szCs w:val="24"/>
            <w:highlight w:val="yellow"/>
            <w:rPrChange w:id="73" w:author="user" w:date="2026-07-28T15:47:00Z">
              <w:rPr>
                <w:rFonts w:ascii="Times New Roman" w:eastAsia="標楷體" w:hAnsi="Times New Roman" w:cs="Times New Roman"/>
                <w:szCs w:val="24"/>
              </w:rPr>
            </w:rPrChange>
          </w:rPr>
          <w:t>20</w:t>
        </w:r>
      </w:ins>
      <w:commentRangeEnd w:id="70"/>
      <w:ins w:id="74" w:author="user" w:date="2026-07-28T15:48:00Z">
        <w:r w:rsidR="003A2232">
          <w:rPr>
            <w:rStyle w:val="af0"/>
          </w:rPr>
          <w:commentReference w:id="70"/>
        </w:r>
      </w:ins>
      <w:commentRangeEnd w:id="71"/>
      <w:r w:rsidR="005D38F7">
        <w:rPr>
          <w:rStyle w:val="af0"/>
        </w:rPr>
        <w:commentReference w:id="71"/>
      </w:r>
      <w:del w:id="75" w:author="user" w:date="2026-07-28T15:47:00Z">
        <w:r w:rsidRPr="003A2232" w:rsidDel="003A2232">
          <w:rPr>
            <w:rFonts w:ascii="Times New Roman" w:eastAsia="標楷體" w:hAnsi="Times New Roman" w:cs="Times New Roman"/>
            <w:szCs w:val="24"/>
            <w:highlight w:val="yellow"/>
            <w:rPrChange w:id="76" w:author="user" w:date="2026-07-28T15:47:00Z">
              <w:rPr>
                <w:rFonts w:ascii="Times New Roman" w:eastAsia="標楷體" w:hAnsi="Times New Roman" w:cs="Times New Roman"/>
                <w:szCs w:val="24"/>
              </w:rPr>
            </w:rPrChange>
          </w:rPr>
          <w:delText>11</w:delText>
        </w:r>
      </w:del>
      <w:proofErr w:type="gramStart"/>
      <w:r w:rsidRPr="003A2232">
        <w:rPr>
          <w:rFonts w:ascii="Times New Roman" w:eastAsia="標楷體" w:hAnsi="Times New Roman" w:cs="Times New Roman" w:hint="eastAsia"/>
          <w:spacing w:val="-8"/>
          <w:szCs w:val="24"/>
          <w:highlight w:val="yellow"/>
          <w:rPrChange w:id="77" w:author="user" w:date="2026-07-28T15:47:00Z">
            <w:rPr>
              <w:rFonts w:ascii="Times New Roman" w:eastAsia="標楷體" w:hAnsi="Times New Roman" w:cs="Times New Roman" w:hint="eastAsia"/>
              <w:spacing w:val="-8"/>
              <w:szCs w:val="24"/>
            </w:rPr>
          </w:rPrChange>
        </w:rPr>
        <w:t>個</w:t>
      </w:r>
      <w:proofErr w:type="gramEnd"/>
      <w:r w:rsidRPr="003A2232">
        <w:rPr>
          <w:rFonts w:ascii="Times New Roman" w:eastAsia="標楷體" w:hAnsi="Times New Roman" w:cs="Times New Roman"/>
          <w:spacing w:val="-8"/>
          <w:szCs w:val="24"/>
          <w:highlight w:val="yellow"/>
          <w:rPrChange w:id="78" w:author="user" w:date="2026-07-28T15:47:00Z">
            <w:rPr>
              <w:rFonts w:ascii="Times New Roman" w:eastAsia="標楷體" w:hAnsi="Times New Roman" w:cs="Times New Roman"/>
              <w:spacing w:val="-8"/>
              <w:szCs w:val="24"/>
            </w:rPr>
          </w:rPrChange>
        </w:rPr>
        <w:t>)</w:t>
      </w:r>
      <w:r w:rsidRPr="00D47637">
        <w:rPr>
          <w:rFonts w:ascii="Times New Roman" w:eastAsia="標楷體" w:hAnsi="Times New Roman" w:cs="Times New Roman" w:hint="eastAsia"/>
          <w:szCs w:val="24"/>
        </w:rPr>
        <w:t>和中高海</w:t>
      </w:r>
      <w:r w:rsidRPr="00D47637">
        <w:rPr>
          <w:rFonts w:ascii="Times New Roman" w:eastAsia="標楷體" w:hAnsi="Times New Roman" w:cs="Times New Roman" w:hint="eastAsia"/>
          <w:spacing w:val="1"/>
          <w:szCs w:val="24"/>
        </w:rPr>
        <w:t>拔</w:t>
      </w:r>
      <w:r w:rsidRPr="00D47637">
        <w:rPr>
          <w:rFonts w:ascii="Times New Roman" w:eastAsia="標楷體" w:hAnsi="Times New Roman" w:cs="Times New Roman"/>
          <w:spacing w:val="-7"/>
          <w:szCs w:val="24"/>
        </w:rPr>
        <w:t>(</w:t>
      </w:r>
      <w:r w:rsidRPr="00D47637">
        <w:rPr>
          <w:rFonts w:ascii="Times New Roman" w:eastAsia="標楷體" w:hAnsi="Times New Roman" w:cs="Times New Roman" w:hint="eastAsia"/>
          <w:szCs w:val="24"/>
        </w:rPr>
        <w:t>海拔</w:t>
      </w:r>
      <w:r w:rsidRPr="00D47637">
        <w:rPr>
          <w:rFonts w:ascii="Times New Roman" w:eastAsia="標楷體" w:hAnsi="Times New Roman" w:cs="Times New Roman"/>
          <w:szCs w:val="24"/>
        </w:rPr>
        <w:t>&gt;1,000m</w:t>
      </w:r>
      <w:r w:rsidRPr="00D47637">
        <w:rPr>
          <w:rFonts w:ascii="Times New Roman" w:eastAsia="標楷體" w:hAnsi="Times New Roman" w:cs="Times New Roman" w:hint="eastAsia"/>
          <w:szCs w:val="24"/>
        </w:rPr>
        <w:t>，樣區數共</w:t>
      </w:r>
      <w:r w:rsidRPr="00D47637">
        <w:rPr>
          <w:rFonts w:ascii="Times New Roman" w:eastAsia="標楷體" w:hAnsi="Times New Roman" w:cs="Times New Roman" w:hint="eastAsia"/>
          <w:spacing w:val="1"/>
          <w:szCs w:val="24"/>
        </w:rPr>
        <w:t>計</w:t>
      </w:r>
      <w:r w:rsidRPr="003A2232">
        <w:rPr>
          <w:rFonts w:ascii="Times New Roman" w:eastAsia="標楷體" w:hAnsi="Times New Roman" w:cs="Times New Roman"/>
          <w:szCs w:val="24"/>
          <w:highlight w:val="yellow"/>
          <w:rPrChange w:id="79" w:author="user" w:date="2026-07-28T15:47:00Z">
            <w:rPr>
              <w:rFonts w:ascii="Times New Roman" w:eastAsia="標楷體" w:hAnsi="Times New Roman" w:cs="Times New Roman"/>
              <w:szCs w:val="24"/>
            </w:rPr>
          </w:rPrChange>
        </w:rPr>
        <w:t>2</w:t>
      </w:r>
      <w:ins w:id="80" w:author="user" w:date="2026-07-28T15:47:00Z">
        <w:r w:rsidR="003A2232" w:rsidRPr="003A2232">
          <w:rPr>
            <w:rFonts w:ascii="Times New Roman" w:eastAsia="標楷體" w:hAnsi="Times New Roman" w:cs="Times New Roman"/>
            <w:spacing w:val="-3"/>
            <w:szCs w:val="24"/>
            <w:highlight w:val="yellow"/>
            <w:rPrChange w:id="81" w:author="user" w:date="2026-07-28T15:47:00Z">
              <w:rPr>
                <w:rFonts w:ascii="Times New Roman" w:eastAsia="標楷體" w:hAnsi="Times New Roman" w:cs="Times New Roman"/>
                <w:spacing w:val="-3"/>
                <w:szCs w:val="24"/>
              </w:rPr>
            </w:rPrChange>
          </w:rPr>
          <w:t>9</w:t>
        </w:r>
      </w:ins>
      <w:del w:id="82" w:author="user" w:date="2026-07-28T15:47:00Z">
        <w:r w:rsidRPr="003A2232" w:rsidDel="003A2232">
          <w:rPr>
            <w:rFonts w:ascii="Times New Roman" w:eastAsia="標楷體" w:hAnsi="Times New Roman" w:cs="Times New Roman"/>
            <w:spacing w:val="-3"/>
            <w:szCs w:val="24"/>
            <w:highlight w:val="yellow"/>
            <w:rPrChange w:id="83" w:author="user" w:date="2026-07-28T15:47:00Z">
              <w:rPr>
                <w:rFonts w:ascii="Times New Roman" w:eastAsia="標楷體" w:hAnsi="Times New Roman" w:cs="Times New Roman"/>
                <w:spacing w:val="-3"/>
                <w:szCs w:val="24"/>
              </w:rPr>
            </w:rPrChange>
          </w:rPr>
          <w:delText>2</w:delText>
        </w:r>
      </w:del>
      <w:proofErr w:type="gramStart"/>
      <w:r w:rsidRPr="003A2232">
        <w:rPr>
          <w:rFonts w:ascii="Times New Roman" w:eastAsia="標楷體" w:hAnsi="Times New Roman" w:cs="Times New Roman" w:hint="eastAsia"/>
          <w:spacing w:val="1"/>
          <w:szCs w:val="24"/>
          <w:highlight w:val="yellow"/>
          <w:rPrChange w:id="84" w:author="user" w:date="2026-07-28T15:47:00Z">
            <w:rPr>
              <w:rFonts w:ascii="Times New Roman" w:eastAsia="標楷體" w:hAnsi="Times New Roman" w:cs="Times New Roman" w:hint="eastAsia"/>
              <w:spacing w:val="1"/>
              <w:szCs w:val="24"/>
            </w:rPr>
          </w:rPrChange>
        </w:rPr>
        <w:t>個</w:t>
      </w:r>
      <w:proofErr w:type="gramEnd"/>
      <w:r w:rsidRPr="00D47637">
        <w:rPr>
          <w:rFonts w:ascii="Times New Roman" w:eastAsia="標楷體" w:hAnsi="Times New Roman" w:cs="Times New Roman"/>
          <w:spacing w:val="-7"/>
          <w:szCs w:val="24"/>
        </w:rPr>
        <w:t>)</w:t>
      </w:r>
      <w:r w:rsidRPr="00D47637">
        <w:rPr>
          <w:rFonts w:ascii="Times New Roman" w:eastAsia="標楷體" w:hAnsi="Times New Roman" w:cs="Times New Roman" w:hint="eastAsia"/>
          <w:szCs w:val="24"/>
        </w:rPr>
        <w:t>兩類。</w:t>
      </w:r>
      <w:r w:rsidR="00C165BA" w:rsidRPr="00C165BA">
        <w:rPr>
          <w:rFonts w:ascii="Times New Roman" w:eastAsia="標楷體" w:hAnsi="Times New Roman" w:cs="Times New Roman"/>
        </w:rPr>
        <w:t>在低海拔記錄到</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rPr>
        <w:t>種鳥類</w:t>
      </w:r>
      <w:r w:rsidR="00C165BA" w:rsidRPr="00D47637">
        <w:rPr>
          <w:rFonts w:ascii="Times New Roman" w:eastAsia="標楷體" w:hAnsi="Times New Roman" w:cs="Times New Roman" w:hint="eastAsia"/>
        </w:rPr>
        <w:t>，</w:t>
      </w:r>
      <w:r w:rsidR="00C165BA" w:rsidRPr="00C165BA">
        <w:rPr>
          <w:rFonts w:ascii="Times New Roman" w:eastAsia="標楷體" w:hAnsi="Times New Roman" w:cs="Times New Roman" w:hint="eastAsia"/>
        </w:rPr>
        <w:t>共計</w:t>
      </w:r>
      <w:r w:rsidR="00C165BA" w:rsidRPr="00C165BA">
        <w:rPr>
          <w:rFonts w:ascii="Times New Roman" w:eastAsia="標楷體" w:hAnsi="Times New Roman" w:cs="Times New Roman"/>
        </w:rPr>
        <w:t>2,657</w:t>
      </w:r>
      <w:proofErr w:type="gramStart"/>
      <w:r w:rsidR="00C165BA" w:rsidRPr="00C165BA">
        <w:rPr>
          <w:rFonts w:ascii="Times New Roman" w:eastAsia="標楷體" w:hAnsi="Times New Roman" w:cs="Times New Roman"/>
        </w:rPr>
        <w:t>隻次</w:t>
      </w:r>
      <w:proofErr w:type="gramEnd"/>
      <w:r w:rsidR="00C165BA" w:rsidRPr="00D47637">
        <w:rPr>
          <w:rFonts w:ascii="Times New Roman" w:eastAsia="標楷體" w:hAnsi="Times New Roman" w:cs="Times New Roman" w:hint="eastAsia"/>
        </w:rPr>
        <w:t>，詳細的鳥種名錄、數量及樣區占比如附表</w:t>
      </w:r>
      <w:r w:rsidR="00C165BA" w:rsidRPr="00D47637">
        <w:rPr>
          <w:rFonts w:ascii="Times New Roman" w:eastAsia="標楷體" w:hAnsi="Times New Roman" w:cs="Times New Roman"/>
        </w:rPr>
        <w:t>3</w:t>
      </w:r>
      <w:r w:rsidR="00C165BA" w:rsidRPr="00C165BA">
        <w:rPr>
          <w:rFonts w:ascii="Times New Roman" w:eastAsia="標楷體" w:hAnsi="Times New Roman" w:cs="Times New Roman" w:hint="eastAsia"/>
        </w:rPr>
        <w:t>。其中</w:t>
      </w:r>
      <w:r w:rsidR="00C165BA" w:rsidRPr="00C165BA">
        <w:rPr>
          <w:rFonts w:ascii="Times New Roman" w:eastAsia="標楷體" w:hAnsi="Times New Roman" w:cs="Times New Roman"/>
        </w:rPr>
        <w:t>，數量最多的前</w:t>
      </w:r>
      <w:r w:rsidR="00C165BA" w:rsidRPr="00C165BA">
        <w:rPr>
          <w:rFonts w:ascii="Times New Roman" w:eastAsia="標楷體" w:hAnsi="Times New Roman" w:cs="Times New Roman"/>
        </w:rPr>
        <w:t>5</w:t>
      </w:r>
      <w:r w:rsidR="00C165BA" w:rsidRPr="00C165BA">
        <w:rPr>
          <w:rFonts w:ascii="Times New Roman" w:eastAsia="標楷體" w:hAnsi="Times New Roman" w:cs="Times New Roman"/>
        </w:rPr>
        <w:t>名為紅嘴黑</w:t>
      </w:r>
      <w:proofErr w:type="gramStart"/>
      <w:r w:rsidR="00C165BA" w:rsidRPr="00C165BA">
        <w:rPr>
          <w:rFonts w:ascii="Times New Roman" w:eastAsia="標楷體" w:hAnsi="Times New Roman" w:cs="Times New Roman"/>
        </w:rPr>
        <w:t>鵯</w:t>
      </w:r>
      <w:proofErr w:type="gramEnd"/>
      <w:r w:rsidR="00C165BA" w:rsidRPr="00C165BA">
        <w:rPr>
          <w:rFonts w:ascii="Times New Roman" w:eastAsia="標楷體" w:hAnsi="Times New Roman" w:cs="Times New Roman"/>
        </w:rPr>
        <w:t>(490</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、繡眼畫眉</w:t>
      </w:r>
      <w:r w:rsidR="00C165BA" w:rsidRPr="00C165BA">
        <w:rPr>
          <w:rFonts w:ascii="Times New Roman" w:eastAsia="標楷體" w:hAnsi="Times New Roman" w:cs="Times New Roman"/>
        </w:rPr>
        <w:t>(250</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、五色鳥</w:t>
      </w:r>
      <w:r w:rsidR="00C165BA" w:rsidRPr="00C165BA">
        <w:rPr>
          <w:rFonts w:ascii="Times New Roman" w:eastAsia="標楷體" w:hAnsi="Times New Roman" w:cs="Times New Roman"/>
        </w:rPr>
        <w:t>(234</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w:t>
      </w:r>
      <w:r w:rsidR="00C165BA" w:rsidRPr="00C165BA">
        <w:rPr>
          <w:rFonts w:ascii="Times New Roman" w:eastAsia="標楷體" w:hAnsi="Times New Roman" w:cs="Times New Roman" w:hint="eastAsia"/>
        </w:rPr>
        <w:t>綠畫眉</w:t>
      </w:r>
      <w:r w:rsidR="00C165BA" w:rsidRPr="00C165BA">
        <w:rPr>
          <w:rFonts w:ascii="Times New Roman" w:eastAsia="標楷體" w:hAnsi="Times New Roman" w:cs="Times New Roman"/>
        </w:rPr>
        <w:t>(135</w:t>
      </w:r>
      <w:proofErr w:type="gramStart"/>
      <w:r w:rsidR="00C165BA" w:rsidRPr="00C165BA">
        <w:rPr>
          <w:rFonts w:ascii="Times New Roman" w:eastAsia="標楷體" w:hAnsi="Times New Roman" w:cs="Times New Roman" w:hint="eastAsia"/>
        </w:rPr>
        <w:t>隻次</w:t>
      </w:r>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和樹</w:t>
      </w:r>
      <w:proofErr w:type="gramEnd"/>
      <w:r w:rsidR="00C165BA" w:rsidRPr="00C165BA">
        <w:rPr>
          <w:rFonts w:ascii="Times New Roman" w:eastAsia="標楷體" w:hAnsi="Times New Roman" w:cs="Times New Roman"/>
        </w:rPr>
        <w:t>鵲</w:t>
      </w:r>
      <w:r w:rsidR="00C165BA" w:rsidRPr="00C165BA">
        <w:rPr>
          <w:rFonts w:ascii="Times New Roman" w:eastAsia="標楷體" w:hAnsi="Times New Roman" w:cs="Times New Roman"/>
        </w:rPr>
        <w:t>(128</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Pr="00D47637">
        <w:rPr>
          <w:rFonts w:ascii="Times New Roman" w:eastAsia="標楷體" w:hAnsi="Times New Roman" w:cs="Times New Roman" w:hint="eastAsia"/>
          <w:spacing w:val="5"/>
          <w:szCs w:val="24"/>
        </w:rPr>
        <w:t>圖</w:t>
      </w:r>
      <w:r w:rsidR="002B2C60">
        <w:rPr>
          <w:rFonts w:ascii="Times New Roman" w:eastAsia="標楷體" w:hAnsi="Times New Roman" w:cs="Times New Roman" w:hint="eastAsia"/>
          <w:szCs w:val="24"/>
        </w:rPr>
        <w:t>8</w:t>
      </w:r>
      <w:r w:rsidRPr="00D47637">
        <w:rPr>
          <w:rFonts w:ascii="Times New Roman" w:eastAsia="標楷體" w:hAnsi="Times New Roman" w:cs="Times New Roman"/>
          <w:szCs w:val="24"/>
        </w:rPr>
        <w:t>A)</w:t>
      </w:r>
      <w:r w:rsidRPr="00D47637">
        <w:rPr>
          <w:rFonts w:ascii="Times New Roman" w:eastAsia="標楷體" w:hAnsi="Times New Roman" w:cs="Times New Roman" w:hint="eastAsia"/>
          <w:szCs w:val="24"/>
        </w:rPr>
        <w:t>；</w:t>
      </w:r>
      <w:r w:rsidR="00C165BA" w:rsidRPr="00C165BA">
        <w:rPr>
          <w:rFonts w:ascii="Times New Roman" w:eastAsia="標楷體" w:hAnsi="Times New Roman" w:cs="Times New Roman"/>
        </w:rPr>
        <w:t>出現樣區占比最高的前</w:t>
      </w:r>
      <w:proofErr w:type="gramStart"/>
      <w:r w:rsidR="00C165BA" w:rsidRPr="00C165BA">
        <w:rPr>
          <w:rFonts w:ascii="Times New Roman" w:eastAsia="標楷體" w:hAnsi="Times New Roman" w:cs="Times New Roman"/>
        </w:rPr>
        <w:t>5</w:t>
      </w:r>
      <w:r w:rsidR="00C165BA" w:rsidRPr="00C165BA">
        <w:rPr>
          <w:rFonts w:ascii="Times New Roman" w:eastAsia="標楷體" w:hAnsi="Times New Roman" w:cs="Times New Roman"/>
        </w:rPr>
        <w:t>名鳥</w:t>
      </w:r>
      <w:proofErr w:type="gramEnd"/>
      <w:r w:rsidR="00C165BA" w:rsidRPr="00C165BA">
        <w:rPr>
          <w:rFonts w:ascii="Times New Roman" w:eastAsia="標楷體" w:hAnsi="Times New Roman" w:cs="Times New Roman"/>
        </w:rPr>
        <w:t>種為紅嘴黑</w:t>
      </w:r>
      <w:proofErr w:type="gramStart"/>
      <w:r w:rsidR="00C165BA" w:rsidRPr="00C165BA">
        <w:rPr>
          <w:rFonts w:ascii="Times New Roman" w:eastAsia="標楷體" w:hAnsi="Times New Roman" w:cs="Times New Roman"/>
        </w:rPr>
        <w:t>鵯</w:t>
      </w:r>
      <w:proofErr w:type="gramEnd"/>
      <w:r w:rsidR="00C165BA" w:rsidRPr="00C165BA">
        <w:rPr>
          <w:rFonts w:ascii="Times New Roman" w:eastAsia="標楷體" w:hAnsi="Times New Roman" w:cs="Times New Roman"/>
        </w:rPr>
        <w:t>(100%)</w:t>
      </w:r>
      <w:r w:rsidR="00C165BA" w:rsidRPr="00C165BA">
        <w:rPr>
          <w:rFonts w:ascii="Times New Roman" w:eastAsia="標楷體" w:hAnsi="Times New Roman" w:cs="Times New Roman"/>
        </w:rPr>
        <w:t>、五色鳥</w:t>
      </w:r>
      <w:r w:rsidR="00C165BA" w:rsidRPr="00C165BA">
        <w:rPr>
          <w:rFonts w:ascii="Times New Roman" w:eastAsia="標楷體" w:hAnsi="Times New Roman" w:cs="Times New Roman"/>
        </w:rPr>
        <w:t>(90%)</w:t>
      </w:r>
      <w:r w:rsidR="00C165BA" w:rsidRPr="00C165BA">
        <w:rPr>
          <w:rFonts w:ascii="Times New Roman" w:eastAsia="標楷體" w:hAnsi="Times New Roman" w:cs="Times New Roman"/>
        </w:rPr>
        <w:t>、小彎嘴</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rPr>
        <w:t>、樹鵲</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hint="eastAsia"/>
        </w:rPr>
        <w:t>、大冠</w:t>
      </w:r>
      <w:proofErr w:type="gramStart"/>
      <w:r w:rsidR="00C165BA" w:rsidRPr="00C165BA">
        <w:rPr>
          <w:rFonts w:ascii="Times New Roman" w:eastAsia="標楷體" w:hAnsi="Times New Roman" w:cs="Times New Roman" w:hint="eastAsia"/>
        </w:rPr>
        <w:t>鷲</w:t>
      </w:r>
      <w:proofErr w:type="gramEnd"/>
      <w:r w:rsidR="00C165BA" w:rsidRPr="00C165BA">
        <w:rPr>
          <w:rFonts w:ascii="Times New Roman" w:eastAsia="標楷體" w:hAnsi="Times New Roman" w:cs="Times New Roman"/>
        </w:rPr>
        <w:t>(70%)</w:t>
      </w:r>
      <w:r w:rsidR="00C165BA" w:rsidRPr="00C165BA">
        <w:rPr>
          <w:rFonts w:ascii="Times New Roman" w:eastAsia="標楷體" w:hAnsi="Times New Roman" w:cs="Times New Roman" w:hint="eastAsia"/>
        </w:rPr>
        <w:t>、繡眼畫眉</w:t>
      </w:r>
      <w:r w:rsidR="00C165BA" w:rsidRPr="00C165BA">
        <w:rPr>
          <w:rFonts w:ascii="Times New Roman" w:eastAsia="標楷體" w:hAnsi="Times New Roman" w:cs="Times New Roman"/>
        </w:rPr>
        <w:t>(70%)</w:t>
      </w:r>
      <w:r w:rsidR="00C165BA" w:rsidRPr="00C165BA">
        <w:rPr>
          <w:rFonts w:ascii="Times New Roman" w:eastAsia="標楷體" w:hAnsi="Times New Roman" w:cs="Times New Roman"/>
        </w:rPr>
        <w:t>和</w:t>
      </w:r>
      <w:r w:rsidR="00C165BA" w:rsidRPr="00C165BA">
        <w:rPr>
          <w:rFonts w:ascii="Times New Roman" w:eastAsia="標楷體" w:hAnsi="Times New Roman" w:cs="Times New Roman" w:hint="eastAsia"/>
        </w:rPr>
        <w:t>臺灣竹雞</w:t>
      </w:r>
      <w:r w:rsidR="00C165BA" w:rsidRPr="00C165BA">
        <w:rPr>
          <w:rFonts w:ascii="Times New Roman" w:eastAsia="標楷體" w:hAnsi="Times New Roman" w:cs="Times New Roman"/>
        </w:rPr>
        <w:t>(70%)(</w:t>
      </w:r>
      <w:r w:rsidRPr="00D47637">
        <w:rPr>
          <w:rFonts w:ascii="Times New Roman" w:eastAsia="標楷體" w:hAnsi="Times New Roman" w:cs="Times New Roman" w:hint="eastAsia"/>
          <w:spacing w:val="5"/>
          <w:szCs w:val="24"/>
        </w:rPr>
        <w:t>圖</w:t>
      </w:r>
      <w:r w:rsidR="002B2C60">
        <w:rPr>
          <w:rFonts w:ascii="Times New Roman" w:eastAsia="標楷體" w:hAnsi="Times New Roman" w:cs="Times New Roman" w:hint="eastAsia"/>
          <w:szCs w:val="24"/>
        </w:rPr>
        <w:t>8</w:t>
      </w:r>
      <w:r w:rsidRPr="00D47637">
        <w:rPr>
          <w:rFonts w:ascii="Times New Roman" w:eastAsia="標楷體" w:hAnsi="Times New Roman" w:cs="Times New Roman"/>
          <w:szCs w:val="24"/>
        </w:rPr>
        <w:t>B)</w:t>
      </w:r>
      <w:r w:rsidRPr="00D47637">
        <w:rPr>
          <w:rFonts w:ascii="Times New Roman" w:eastAsia="標楷體" w:hAnsi="Times New Roman" w:cs="Times New Roman" w:hint="eastAsia"/>
          <w:szCs w:val="24"/>
        </w:rPr>
        <w:t>。在中高海拔記錄</w:t>
      </w:r>
      <w:del w:id="85" w:author="user" w:date="2026-07-28T15:49:00Z">
        <w:r w:rsidRPr="00D47637" w:rsidDel="003A2232">
          <w:rPr>
            <w:rFonts w:ascii="Times New Roman" w:eastAsia="標楷體" w:hAnsi="Times New Roman" w:cs="Times New Roman" w:hint="eastAsia"/>
            <w:spacing w:val="7"/>
            <w:szCs w:val="24"/>
          </w:rPr>
          <w:delText>到</w:delText>
        </w:r>
      </w:del>
      <w:r w:rsidR="00C165BA" w:rsidRPr="00C165BA">
        <w:rPr>
          <w:rFonts w:ascii="Times New Roman" w:eastAsia="標楷體" w:hAnsi="Times New Roman" w:cs="Times New Roman"/>
        </w:rPr>
        <w:t>到</w:t>
      </w:r>
      <w:r w:rsidR="00C165BA" w:rsidRPr="00C165BA">
        <w:rPr>
          <w:rFonts w:ascii="Times New Roman" w:eastAsia="標楷體" w:hAnsi="Times New Roman" w:cs="Times New Roman"/>
        </w:rPr>
        <w:t>85</w:t>
      </w:r>
      <w:r w:rsidR="00C165BA" w:rsidRPr="00C165BA">
        <w:rPr>
          <w:rFonts w:ascii="Times New Roman" w:eastAsia="標楷體" w:hAnsi="Times New Roman" w:cs="Times New Roman"/>
        </w:rPr>
        <w:t>種鳥類</w:t>
      </w:r>
      <w:r w:rsidR="00C165BA" w:rsidRPr="00D47637">
        <w:rPr>
          <w:rFonts w:ascii="Times New Roman" w:eastAsia="標楷體" w:hAnsi="Times New Roman" w:cs="Times New Roman" w:hint="eastAsia"/>
        </w:rPr>
        <w:t>，</w:t>
      </w:r>
      <w:r w:rsidR="00C165BA" w:rsidRPr="00C165BA">
        <w:rPr>
          <w:rFonts w:ascii="Times New Roman" w:eastAsia="標楷體" w:hAnsi="Times New Roman" w:cs="Times New Roman"/>
        </w:rPr>
        <w:t>共計</w:t>
      </w:r>
      <w:r w:rsidR="00C165BA" w:rsidRPr="00C165BA">
        <w:rPr>
          <w:rFonts w:ascii="Times New Roman" w:eastAsia="標楷體" w:hAnsi="Times New Roman" w:cs="Times New Roman"/>
        </w:rPr>
        <w:t>5,263</w:t>
      </w:r>
      <w:proofErr w:type="gramStart"/>
      <w:r w:rsidR="00C165BA" w:rsidRPr="00C165BA">
        <w:rPr>
          <w:rFonts w:ascii="Times New Roman" w:eastAsia="標楷體" w:hAnsi="Times New Roman" w:cs="Times New Roman"/>
        </w:rPr>
        <w:t>隻次</w:t>
      </w:r>
      <w:proofErr w:type="gramEnd"/>
      <w:r w:rsidRPr="00D47637">
        <w:rPr>
          <w:rFonts w:ascii="Times New Roman" w:eastAsia="標楷體" w:hAnsi="Times New Roman" w:cs="Times New Roman" w:hint="eastAsia"/>
          <w:szCs w:val="24"/>
        </w:rPr>
        <w:t>，詳細的鳥種名錄、數量及樣區占比如附</w:t>
      </w:r>
      <w:r w:rsidRPr="00D47637">
        <w:rPr>
          <w:rFonts w:ascii="Times New Roman" w:eastAsia="標楷體" w:hAnsi="Times New Roman" w:cs="Times New Roman" w:hint="eastAsia"/>
          <w:spacing w:val="7"/>
          <w:szCs w:val="24"/>
        </w:rPr>
        <w:t>表</w:t>
      </w:r>
      <w:r w:rsidRPr="00D47637">
        <w:rPr>
          <w:rFonts w:ascii="Times New Roman" w:eastAsia="標楷體" w:hAnsi="Times New Roman" w:cs="Times New Roman"/>
          <w:szCs w:val="24"/>
        </w:rPr>
        <w:t>4</w:t>
      </w:r>
      <w:r w:rsidRPr="00D47637">
        <w:rPr>
          <w:rFonts w:ascii="Times New Roman" w:eastAsia="標楷體" w:hAnsi="Times New Roman" w:cs="Times New Roman" w:hint="eastAsia"/>
          <w:szCs w:val="24"/>
        </w:rPr>
        <w:t>。其中，</w:t>
      </w:r>
      <w:r w:rsidR="00C165BA" w:rsidRPr="00C165BA">
        <w:rPr>
          <w:rFonts w:ascii="Times New Roman" w:eastAsia="標楷體" w:hAnsi="Times New Roman" w:cs="Times New Roman"/>
        </w:rPr>
        <w:t>數量最多的前</w:t>
      </w:r>
      <w:r w:rsidR="00C165BA" w:rsidRPr="00C165BA">
        <w:rPr>
          <w:rFonts w:ascii="Times New Roman" w:eastAsia="標楷體" w:hAnsi="Times New Roman" w:cs="Times New Roman"/>
        </w:rPr>
        <w:t>5</w:t>
      </w:r>
      <w:r w:rsidR="00C165BA" w:rsidRPr="00C165BA">
        <w:rPr>
          <w:rFonts w:ascii="Times New Roman" w:eastAsia="標楷體" w:hAnsi="Times New Roman" w:cs="Times New Roman"/>
        </w:rPr>
        <w:t>名為白耳畫眉</w:t>
      </w:r>
      <w:r w:rsidR="00C165BA" w:rsidRPr="00C165BA">
        <w:rPr>
          <w:rFonts w:ascii="Times New Roman" w:eastAsia="標楷體" w:hAnsi="Times New Roman" w:cs="Times New Roman"/>
        </w:rPr>
        <w:t>(798</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、冠羽畫眉</w:t>
      </w:r>
      <w:r w:rsidR="00C165BA" w:rsidRPr="00C165BA">
        <w:rPr>
          <w:rFonts w:ascii="Times New Roman" w:eastAsia="標楷體" w:hAnsi="Times New Roman" w:cs="Times New Roman"/>
        </w:rPr>
        <w:t>(648</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、黃胸</w:t>
      </w:r>
      <w:proofErr w:type="gramStart"/>
      <w:r w:rsidR="00C165BA" w:rsidRPr="00C165BA">
        <w:rPr>
          <w:rFonts w:ascii="Times New Roman" w:eastAsia="標楷體" w:hAnsi="Times New Roman" w:cs="Times New Roman"/>
        </w:rPr>
        <w:t>藪</w:t>
      </w:r>
      <w:proofErr w:type="gramEnd"/>
      <w:r w:rsidR="00C165BA" w:rsidRPr="00C165BA">
        <w:rPr>
          <w:rFonts w:ascii="Times New Roman" w:eastAsia="標楷體" w:hAnsi="Times New Roman" w:cs="Times New Roman"/>
        </w:rPr>
        <w:t>眉</w:t>
      </w:r>
      <w:r w:rsidR="00C165BA" w:rsidRPr="00C165BA">
        <w:rPr>
          <w:rFonts w:ascii="Times New Roman" w:eastAsia="標楷體" w:hAnsi="Times New Roman" w:cs="Times New Roman"/>
        </w:rPr>
        <w:t>(382</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、白尾</w:t>
      </w:r>
      <w:proofErr w:type="gramStart"/>
      <w:r w:rsidR="00C165BA" w:rsidRPr="00C165BA">
        <w:rPr>
          <w:rFonts w:ascii="Times New Roman" w:eastAsia="標楷體" w:hAnsi="Times New Roman" w:cs="Times New Roman"/>
        </w:rPr>
        <w:t>鴝</w:t>
      </w:r>
      <w:proofErr w:type="gramEnd"/>
      <w:r w:rsidR="00C165BA" w:rsidRPr="00C165BA">
        <w:rPr>
          <w:rFonts w:ascii="Times New Roman" w:eastAsia="標楷體" w:hAnsi="Times New Roman" w:cs="Times New Roman"/>
        </w:rPr>
        <w:t>(252</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和繡眼畫眉</w:t>
      </w:r>
      <w:r w:rsidR="00C165BA" w:rsidRPr="00C165BA">
        <w:rPr>
          <w:rFonts w:ascii="Times New Roman" w:eastAsia="標楷體" w:hAnsi="Times New Roman" w:cs="Times New Roman"/>
        </w:rPr>
        <w:t>(245</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Pr="00D47637">
        <w:rPr>
          <w:rFonts w:ascii="Times New Roman" w:eastAsia="標楷體" w:hAnsi="Times New Roman" w:cs="Times New Roman" w:hint="eastAsia"/>
          <w:spacing w:val="5"/>
          <w:szCs w:val="24"/>
        </w:rPr>
        <w:t>圖</w:t>
      </w:r>
      <w:r w:rsidR="002B2C60">
        <w:rPr>
          <w:rFonts w:ascii="Times New Roman" w:eastAsia="標楷體" w:hAnsi="Times New Roman" w:cs="Times New Roman" w:hint="eastAsia"/>
          <w:szCs w:val="24"/>
        </w:rPr>
        <w:t>9</w:t>
      </w:r>
      <w:r w:rsidRPr="00D47637">
        <w:rPr>
          <w:rFonts w:ascii="Times New Roman" w:eastAsia="標楷體" w:hAnsi="Times New Roman" w:cs="Times New Roman"/>
          <w:szCs w:val="24"/>
        </w:rPr>
        <w:t>A)</w:t>
      </w:r>
      <w:r w:rsidRPr="00D47637">
        <w:rPr>
          <w:rFonts w:ascii="Times New Roman" w:eastAsia="標楷體" w:hAnsi="Times New Roman" w:cs="Times New Roman" w:hint="eastAsia"/>
          <w:szCs w:val="24"/>
        </w:rPr>
        <w:t>；</w:t>
      </w:r>
      <w:r w:rsidR="00C165BA" w:rsidRPr="00C165BA">
        <w:rPr>
          <w:rFonts w:ascii="Times New Roman" w:eastAsia="標楷體" w:hAnsi="Times New Roman" w:cs="Times New Roman"/>
        </w:rPr>
        <w:t>出現樣區占比最高前</w:t>
      </w:r>
      <w:proofErr w:type="gramStart"/>
      <w:r w:rsidR="00C165BA" w:rsidRPr="00C165BA">
        <w:rPr>
          <w:rFonts w:ascii="Times New Roman" w:eastAsia="標楷體" w:hAnsi="Times New Roman" w:cs="Times New Roman"/>
        </w:rPr>
        <w:t>5</w:t>
      </w:r>
      <w:r w:rsidR="00C165BA" w:rsidRPr="00C165BA">
        <w:rPr>
          <w:rFonts w:ascii="Times New Roman" w:eastAsia="標楷體" w:hAnsi="Times New Roman" w:cs="Times New Roman"/>
        </w:rPr>
        <w:t>名鳥</w:t>
      </w:r>
      <w:proofErr w:type="gramEnd"/>
      <w:r w:rsidR="00C165BA" w:rsidRPr="00C165BA">
        <w:rPr>
          <w:rFonts w:ascii="Times New Roman" w:eastAsia="標楷體" w:hAnsi="Times New Roman" w:cs="Times New Roman"/>
        </w:rPr>
        <w:t>種為山紅頭</w:t>
      </w:r>
      <w:r w:rsidR="00C165BA" w:rsidRPr="00C165BA">
        <w:rPr>
          <w:rFonts w:ascii="Times New Roman" w:eastAsia="標楷體" w:hAnsi="Times New Roman" w:cs="Times New Roman"/>
        </w:rPr>
        <w:t>(90%)</w:t>
      </w:r>
      <w:r w:rsidR="00C165BA" w:rsidRPr="00C165BA">
        <w:rPr>
          <w:rFonts w:ascii="Times New Roman" w:eastAsia="標楷體" w:hAnsi="Times New Roman" w:cs="Times New Roman"/>
        </w:rPr>
        <w:t>、冠羽畫眉</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rPr>
        <w:t>、白耳畫眉</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rPr>
        <w:t>、繡眼畫眉</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hint="eastAsia"/>
        </w:rPr>
        <w:t>、</w:t>
      </w:r>
      <w:proofErr w:type="gramStart"/>
      <w:r w:rsidR="00C165BA" w:rsidRPr="00C165BA">
        <w:rPr>
          <w:rFonts w:ascii="Times New Roman" w:eastAsia="標楷體" w:hAnsi="Times New Roman" w:cs="Times New Roman" w:hint="eastAsia"/>
        </w:rPr>
        <w:t>棕面鶯</w:t>
      </w:r>
      <w:proofErr w:type="gramEnd"/>
      <w:r w:rsidR="00C165BA" w:rsidRPr="00C165BA">
        <w:rPr>
          <w:rFonts w:ascii="Times New Roman" w:eastAsia="標楷體" w:hAnsi="Times New Roman" w:cs="Times New Roman"/>
        </w:rPr>
        <w:t>(70%)</w:t>
      </w:r>
      <w:r w:rsidR="00C165BA" w:rsidRPr="00C165BA">
        <w:rPr>
          <w:rFonts w:ascii="Times New Roman" w:eastAsia="標楷體" w:hAnsi="Times New Roman" w:cs="Times New Roman"/>
        </w:rPr>
        <w:t>、白尾</w:t>
      </w:r>
      <w:proofErr w:type="gramStart"/>
      <w:r w:rsidR="00C165BA" w:rsidRPr="00C165BA">
        <w:rPr>
          <w:rFonts w:ascii="Times New Roman" w:eastAsia="標楷體" w:hAnsi="Times New Roman" w:cs="Times New Roman"/>
        </w:rPr>
        <w:t>鴝</w:t>
      </w:r>
      <w:proofErr w:type="gramEnd"/>
      <w:r w:rsidR="00C165BA" w:rsidRPr="00C165BA">
        <w:rPr>
          <w:rFonts w:ascii="Times New Roman" w:eastAsia="標楷體" w:hAnsi="Times New Roman" w:cs="Times New Roman"/>
        </w:rPr>
        <w:t>(70%)</w:t>
      </w:r>
      <w:r w:rsidR="00C165BA" w:rsidRPr="00C165BA">
        <w:rPr>
          <w:rFonts w:ascii="Times New Roman" w:eastAsia="標楷體" w:hAnsi="Times New Roman" w:cs="Times New Roman"/>
        </w:rPr>
        <w:t>和黃胸</w:t>
      </w:r>
      <w:proofErr w:type="gramStart"/>
      <w:r w:rsidR="00C165BA" w:rsidRPr="00C165BA">
        <w:rPr>
          <w:rFonts w:ascii="Times New Roman" w:eastAsia="標楷體" w:hAnsi="Times New Roman" w:cs="Times New Roman"/>
        </w:rPr>
        <w:t>藪</w:t>
      </w:r>
      <w:proofErr w:type="gramEnd"/>
      <w:r w:rsidR="00C165BA" w:rsidRPr="00C165BA">
        <w:rPr>
          <w:rFonts w:ascii="Times New Roman" w:eastAsia="標楷體" w:hAnsi="Times New Roman" w:cs="Times New Roman"/>
        </w:rPr>
        <w:t>眉</w:t>
      </w:r>
      <w:r w:rsidR="00C165BA" w:rsidRPr="00C165BA">
        <w:rPr>
          <w:rFonts w:ascii="Times New Roman" w:eastAsia="標楷體" w:hAnsi="Times New Roman" w:cs="Times New Roman"/>
        </w:rPr>
        <w:t>(70%)(</w:t>
      </w:r>
      <w:r w:rsidRPr="00D47637">
        <w:rPr>
          <w:rFonts w:ascii="Times New Roman" w:eastAsia="標楷體" w:hAnsi="Times New Roman" w:cs="Times New Roman" w:hint="eastAsia"/>
          <w:spacing w:val="4"/>
          <w:szCs w:val="24"/>
        </w:rPr>
        <w:t>圖</w:t>
      </w:r>
      <w:r w:rsidR="002B2C60">
        <w:rPr>
          <w:rFonts w:ascii="Times New Roman" w:eastAsia="標楷體" w:hAnsi="Times New Roman" w:cs="Times New Roman" w:hint="eastAsia"/>
          <w:szCs w:val="24"/>
        </w:rPr>
        <w:t>9</w:t>
      </w:r>
      <w:r w:rsidRPr="00D47637">
        <w:rPr>
          <w:rFonts w:ascii="Times New Roman" w:eastAsia="標楷體" w:hAnsi="Times New Roman" w:cs="Times New Roman"/>
          <w:szCs w:val="24"/>
        </w:rPr>
        <w:t>B)</w:t>
      </w:r>
      <w:r w:rsidRPr="00D47637">
        <w:rPr>
          <w:rFonts w:ascii="Times New Roman" w:eastAsia="標楷體" w:hAnsi="Times New Roman" w:cs="Times New Roman" w:hint="eastAsia"/>
          <w:szCs w:val="24"/>
        </w:rPr>
        <w:t>。</w:t>
      </w:r>
    </w:p>
    <w:p w14:paraId="133B68D3" w14:textId="003841FE" w:rsidR="002C7717" w:rsidRPr="00C165BA" w:rsidRDefault="002C7717" w:rsidP="002C7717">
      <w:pPr>
        <w:widowControl/>
        <w:spacing w:line="360" w:lineRule="auto"/>
        <w:rPr>
          <w:rFonts w:ascii="Times New Roman" w:eastAsia="標楷體" w:hAnsi="Times New Roman" w:cs="Times New Roman"/>
          <w:color w:val="4472C4" w:themeColor="accent5"/>
        </w:rPr>
      </w:pPr>
    </w:p>
    <w:p w14:paraId="693125AA" w14:textId="77777777" w:rsidR="002C7717" w:rsidRPr="00DC66F5" w:rsidRDefault="002C7717" w:rsidP="002C7717">
      <w:pPr>
        <w:widowControl/>
        <w:rPr>
          <w:rFonts w:ascii="Times New Roman" w:eastAsia="標楷體" w:hAnsi="Times New Roman"/>
          <w:color w:val="4472C4" w:themeColor="accent5"/>
        </w:rPr>
      </w:pPr>
      <w:r w:rsidRPr="00DC66F5">
        <w:rPr>
          <w:rFonts w:ascii="Times New Roman" w:eastAsia="標楷體" w:hAnsi="Times New Roman"/>
          <w:color w:val="4472C4" w:themeColor="accent5"/>
        </w:rPr>
        <w:br w:type="page"/>
      </w:r>
    </w:p>
    <w:p w14:paraId="38D97887" w14:textId="0948658C"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rPr>
        <w:t>(A)</w:t>
      </w:r>
    </w:p>
    <w:p w14:paraId="09F1A1B9" w14:textId="77777777"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31E38D50" wp14:editId="7CC18694">
            <wp:extent cx="5593976" cy="3194050"/>
            <wp:effectExtent l="0" t="0" r="6985" b="6350"/>
            <wp:docPr id="152221653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6539" name="圖片 3"/>
                    <pic:cNvPicPr>
                      <a:picLocks noChangeAspect="1" noChangeArrowheads="1"/>
                    </pic:cNvPicPr>
                  </pic:nvPicPr>
                  <pic:blipFill rotWithShape="1">
                    <a:blip r:embed="rId33">
                      <a:extLst>
                        <a:ext uri="{28A0092B-C50C-407E-A947-70E740481C1C}">
                          <a14:useLocalDpi xmlns:a14="http://schemas.microsoft.com/office/drawing/2010/main" val="0"/>
                        </a:ext>
                      </a:extLst>
                    </a:blip>
                    <a:srcRect l="-30" r="-482"/>
                    <a:stretch/>
                  </pic:blipFill>
                  <pic:spPr bwMode="auto">
                    <a:xfrm>
                      <a:off x="0" y="0"/>
                      <a:ext cx="5595088" cy="3194685"/>
                    </a:xfrm>
                    <a:prstGeom prst="rect">
                      <a:avLst/>
                    </a:prstGeom>
                    <a:noFill/>
                    <a:ln>
                      <a:noFill/>
                    </a:ln>
                    <a:extLst>
                      <a:ext uri="{53640926-AAD7-44D8-BBD7-CCE9431645EC}">
                        <a14:shadowObscured xmlns:a14="http://schemas.microsoft.com/office/drawing/2010/main"/>
                      </a:ext>
                    </a:extLst>
                  </pic:spPr>
                </pic:pic>
              </a:graphicData>
            </a:graphic>
          </wp:inline>
        </w:drawing>
      </w:r>
    </w:p>
    <w:p w14:paraId="15D5DF0C" w14:textId="77777777" w:rsidR="0045747E" w:rsidRPr="00D47637" w:rsidRDefault="0045747E" w:rsidP="0045747E">
      <w:pPr>
        <w:rPr>
          <w:rFonts w:ascii="Times New Roman" w:eastAsia="標楷體" w:hAnsi="Times New Roman" w:cs="Times New Roman"/>
        </w:rPr>
      </w:pPr>
    </w:p>
    <w:p w14:paraId="48DA829C" w14:textId="396C6F26"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rPr>
        <w:t>(B)</w:t>
      </w:r>
    </w:p>
    <w:p w14:paraId="01D17DCE" w14:textId="23A8B77D" w:rsidR="0045747E" w:rsidRPr="00D47637" w:rsidRDefault="003F503E" w:rsidP="0045747E">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2727B7AA" wp14:editId="70E45793">
            <wp:extent cx="5271342" cy="2993601"/>
            <wp:effectExtent l="0" t="0" r="5715" b="0"/>
            <wp:docPr id="35088713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87135" name="圖片 3"/>
                    <pic:cNvPicPr>
                      <a:picLocks noChangeAspect="1" noChangeArrowheads="1"/>
                    </pic:cNvPicPr>
                  </pic:nvPicPr>
                  <pic:blipFill>
                    <a:blip r:embed="rId34">
                      <a:extLst>
                        <a:ext uri="{28A0092B-C50C-407E-A947-70E740481C1C}">
                          <a14:useLocalDpi xmlns:a14="http://schemas.microsoft.com/office/drawing/2010/main" val="0"/>
                        </a:ext>
                      </a:extLst>
                    </a:blip>
                    <a:srcRect t="1151" b="1151"/>
                    <a:stretch>
                      <a:fillRect/>
                    </a:stretch>
                  </pic:blipFill>
                  <pic:spPr bwMode="auto">
                    <a:xfrm>
                      <a:off x="0" y="0"/>
                      <a:ext cx="5271342" cy="2993601"/>
                    </a:xfrm>
                    <a:prstGeom prst="rect">
                      <a:avLst/>
                    </a:prstGeom>
                    <a:noFill/>
                    <a:ln>
                      <a:noFill/>
                    </a:ln>
                    <a:extLst>
                      <a:ext uri="{53640926-AAD7-44D8-BBD7-CCE9431645EC}">
                        <a14:shadowObscured xmlns:a14="http://schemas.microsoft.com/office/drawing/2010/main"/>
                      </a:ext>
                    </a:extLst>
                  </pic:spPr>
                </pic:pic>
              </a:graphicData>
            </a:graphic>
          </wp:inline>
        </w:drawing>
      </w:r>
    </w:p>
    <w:p w14:paraId="3A5756D8" w14:textId="4E4FDF49" w:rsidR="00A27FA4" w:rsidRPr="00D47637" w:rsidRDefault="0037615C">
      <w:pPr>
        <w:widowControl/>
        <w:rPr>
          <w:rFonts w:ascii="Times New Roman" w:eastAsia="標楷體" w:hAnsi="Times New Roman"/>
        </w:rPr>
      </w:pPr>
      <w:bookmarkStart w:id="86" w:name="_Toc187997587"/>
      <w:r w:rsidRPr="00D47637">
        <w:rPr>
          <w:rFonts w:ascii="Times New Roman" w:eastAsia="標楷體" w:hAnsi="Times New Roman" w:hint="eastAsia"/>
        </w:rPr>
        <w:t>圖</w:t>
      </w:r>
      <w:r w:rsidR="002B2C60">
        <w:rPr>
          <w:rFonts w:ascii="Times New Roman" w:eastAsia="標楷體" w:hAnsi="Times New Roman" w:hint="eastAsia"/>
        </w:rPr>
        <w:t>8</w:t>
      </w:r>
      <w:r w:rsidRPr="00D47637">
        <w:rPr>
          <w:rFonts w:ascii="Times New Roman" w:eastAsia="標楷體" w:hAnsi="Times New Roman" w:hint="eastAsia"/>
        </w:rPr>
        <w:t>、</w:t>
      </w:r>
      <w:r w:rsidR="0045747E" w:rsidRPr="00D47637">
        <w:rPr>
          <w:rFonts w:ascii="Times New Roman" w:eastAsia="標楷體" w:hAnsi="Times New Roman"/>
        </w:rPr>
        <w:t>202</w:t>
      </w:r>
      <w:ins w:id="87" w:author="user" w:date="2026-07-28T15:51:00Z">
        <w:r w:rsidR="003A2232">
          <w:rPr>
            <w:rFonts w:ascii="Times New Roman" w:eastAsia="標楷體" w:hAnsi="Times New Roman" w:hint="eastAsia"/>
          </w:rPr>
          <w:t>5</w:t>
        </w:r>
      </w:ins>
      <w:del w:id="88" w:author="user" w:date="2026-07-28T15:51:00Z">
        <w:r w:rsidR="0045747E" w:rsidRPr="00D47637" w:rsidDel="003A2232">
          <w:rPr>
            <w:rFonts w:ascii="Times New Roman" w:eastAsia="標楷體" w:hAnsi="Times New Roman"/>
          </w:rPr>
          <w:delText>4</w:delText>
        </w:r>
      </w:del>
      <w:r w:rsidR="0045747E" w:rsidRPr="00D47637">
        <w:rPr>
          <w:rFonts w:ascii="Times New Roman" w:eastAsia="標楷體" w:hAnsi="Times New Roman" w:hint="eastAsia"/>
        </w:rPr>
        <w:t>年</w:t>
      </w:r>
      <w:r w:rsidR="00B03396" w:rsidRPr="00D47637">
        <w:rPr>
          <w:rFonts w:ascii="Times New Roman" w:eastAsia="標楷體" w:hAnsi="Times New Roman" w:hint="eastAsia"/>
        </w:rPr>
        <w:t>臺灣</w:t>
      </w:r>
      <w:r w:rsidR="0045747E" w:rsidRPr="00D47637">
        <w:rPr>
          <w:rFonts w:ascii="Times New Roman" w:eastAsia="標楷體" w:hAnsi="Times New Roman" w:hint="eastAsia"/>
        </w:rPr>
        <w:t>繁殖鳥類調查資料屬於優等之樣區中，於</w:t>
      </w:r>
      <w:r w:rsidR="003F503E" w:rsidRPr="00D47637">
        <w:rPr>
          <w:rFonts w:ascii="Times New Roman" w:eastAsia="標楷體" w:hAnsi="Times New Roman" w:hint="eastAsia"/>
        </w:rPr>
        <w:t>低海拔樣區</w:t>
      </w:r>
      <w:r w:rsidR="003F503E" w:rsidRPr="00D47637">
        <w:rPr>
          <w:rFonts w:ascii="Times New Roman" w:eastAsia="標楷體" w:hAnsi="Times New Roman"/>
        </w:rPr>
        <w:t>(</w:t>
      </w:r>
      <w:r w:rsidR="003F503E" w:rsidRPr="00D47637">
        <w:rPr>
          <w:rFonts w:ascii="Times New Roman" w:eastAsia="標楷體" w:hAnsi="Times New Roman" w:hint="eastAsia"/>
        </w:rPr>
        <w:t>海拔</w:t>
      </w:r>
      <w:r w:rsidR="003F503E" w:rsidRPr="00D47637">
        <w:rPr>
          <w:rFonts w:ascii="Times New Roman" w:eastAsia="標楷體" w:hAnsi="Times New Roman"/>
        </w:rPr>
        <w:t xml:space="preserve">0 </w:t>
      </w:r>
      <w:proofErr w:type="gramStart"/>
      <w:r w:rsidR="003F503E" w:rsidRPr="00D47637">
        <w:rPr>
          <w:rFonts w:ascii="Times New Roman" w:eastAsia="標楷體" w:hAnsi="Times New Roman"/>
        </w:rPr>
        <w:t>–</w:t>
      </w:r>
      <w:proofErr w:type="gramEnd"/>
      <w:r w:rsidR="003F503E" w:rsidRPr="00D47637">
        <w:rPr>
          <w:rFonts w:ascii="Times New Roman" w:eastAsia="標楷體" w:hAnsi="Times New Roman"/>
        </w:rPr>
        <w:t xml:space="preserve"> 1,000 m)</w:t>
      </w:r>
      <w:r w:rsidR="0045747E" w:rsidRPr="00D47637">
        <w:rPr>
          <w:rFonts w:ascii="Times New Roman" w:eastAsia="標楷體" w:hAnsi="Times New Roman" w:hint="eastAsia"/>
        </w:rPr>
        <w:t>記錄前</w:t>
      </w:r>
      <w:r w:rsidR="0045747E" w:rsidRPr="00D47637">
        <w:rPr>
          <w:rFonts w:ascii="Times New Roman" w:eastAsia="標楷體" w:hAnsi="Times New Roman"/>
        </w:rPr>
        <w:t>10</w:t>
      </w:r>
      <w:r w:rsidR="00B50072" w:rsidRPr="00D47637">
        <w:rPr>
          <w:rFonts w:ascii="Times New Roman" w:eastAsia="標楷體" w:hAnsi="Times New Roman" w:hint="eastAsia"/>
        </w:rPr>
        <w:t>名</w:t>
      </w:r>
      <w:r w:rsidR="00532607" w:rsidRPr="00D47637">
        <w:rPr>
          <w:rFonts w:ascii="Times New Roman" w:eastAsia="標楷體" w:hAnsi="Times New Roman" w:hint="eastAsia"/>
        </w:rPr>
        <w:t>的</w:t>
      </w:r>
      <w:r w:rsidR="0045747E" w:rsidRPr="00D47637">
        <w:rPr>
          <w:rFonts w:ascii="Times New Roman" w:eastAsia="標楷體" w:hAnsi="Times New Roman" w:hint="eastAsia"/>
        </w:rPr>
        <w:t>鳥種。</w:t>
      </w:r>
      <w:bookmarkEnd w:id="86"/>
      <w:r w:rsidR="00532607" w:rsidRPr="00D47637">
        <w:rPr>
          <w:rFonts w:ascii="Times New Roman" w:eastAsia="標楷體" w:hAnsi="Times New Roman"/>
        </w:rPr>
        <w:t>(A)</w:t>
      </w:r>
      <w:del w:id="89" w:author="user" w:date="2026-07-28T15:51:00Z">
        <w:r w:rsidR="00532607" w:rsidRPr="00532607" w:rsidDel="003A2232">
          <w:rPr>
            <w:rFonts w:ascii="Times New Roman" w:eastAsia="標楷體" w:hAnsi="Times New Roman" w:hint="eastAsia"/>
          </w:rPr>
          <w:delText>鳥種</w:delText>
        </w:r>
      </w:del>
      <w:r w:rsidR="00532607" w:rsidRPr="00D47637">
        <w:rPr>
          <w:rFonts w:ascii="Times New Roman" w:eastAsia="標楷體" w:hAnsi="Times New Roman" w:hint="eastAsia"/>
        </w:rPr>
        <w:t>數量，</w:t>
      </w:r>
      <w:r w:rsidR="00532607" w:rsidRPr="00D47637">
        <w:rPr>
          <w:rFonts w:ascii="Times New Roman" w:eastAsia="標楷體" w:hAnsi="Times New Roman"/>
        </w:rPr>
        <w:t>(B)</w:t>
      </w:r>
      <w:r w:rsidR="00532607" w:rsidRPr="00D47637">
        <w:rPr>
          <w:rFonts w:ascii="Times New Roman" w:eastAsia="標楷體" w:hAnsi="Times New Roman" w:hint="eastAsia"/>
        </w:rPr>
        <w:t>出現樣區占比。</w:t>
      </w:r>
    </w:p>
    <w:p w14:paraId="7E781441" w14:textId="102D7111" w:rsidR="004578E4" w:rsidRPr="00DC66F5" w:rsidRDefault="0045747E">
      <w:pPr>
        <w:widowControl/>
        <w:rPr>
          <w:rFonts w:ascii="Times New Roman" w:eastAsia="標楷體" w:hAnsi="Times New Roman"/>
          <w:color w:val="4472C4" w:themeColor="accent5"/>
        </w:rPr>
      </w:pPr>
      <w:r w:rsidRPr="00DC66F5">
        <w:rPr>
          <w:rFonts w:ascii="Times New Roman" w:eastAsia="標楷體" w:hAnsi="Times New Roman"/>
          <w:color w:val="4472C4" w:themeColor="accent5"/>
        </w:rPr>
        <w:br w:type="page"/>
      </w:r>
    </w:p>
    <w:p w14:paraId="4D26092C" w14:textId="1D2A4D3F"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rPr>
        <w:t>(A)</w:t>
      </w:r>
    </w:p>
    <w:p w14:paraId="473ACA4E" w14:textId="0FF0CB02" w:rsidR="0045747E" w:rsidRPr="00D47637" w:rsidRDefault="003F503E" w:rsidP="0045747E">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1655F8FE" wp14:editId="44C66B9C">
            <wp:extent cx="5255879" cy="3298904"/>
            <wp:effectExtent l="0" t="0" r="2540" b="0"/>
            <wp:docPr id="14378701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0116" name="圖片 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263219" cy="3303511"/>
                    </a:xfrm>
                    <a:prstGeom prst="rect">
                      <a:avLst/>
                    </a:prstGeom>
                    <a:noFill/>
                  </pic:spPr>
                </pic:pic>
              </a:graphicData>
            </a:graphic>
          </wp:inline>
        </w:drawing>
      </w:r>
    </w:p>
    <w:p w14:paraId="356FECB3" w14:textId="77777777" w:rsidR="0045747E" w:rsidRPr="00D47637" w:rsidRDefault="0045747E" w:rsidP="0045747E">
      <w:pPr>
        <w:rPr>
          <w:rFonts w:ascii="Times New Roman" w:eastAsia="標楷體" w:hAnsi="Times New Roman" w:cs="Times New Roman"/>
        </w:rPr>
      </w:pPr>
    </w:p>
    <w:p w14:paraId="21D86B1E" w14:textId="65E84698"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rPr>
        <w:t>(B)</w:t>
      </w:r>
    </w:p>
    <w:p w14:paraId="06921A72" w14:textId="77777777"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5031E0AA" wp14:editId="7F2D2FF9">
            <wp:extent cx="5200650" cy="2844078"/>
            <wp:effectExtent l="0" t="0" r="0" b="0"/>
            <wp:docPr id="65834710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47101" name="圖片 4"/>
                    <pic:cNvPicPr>
                      <a:picLocks noChangeAspect="1" noChangeArrowheads="1"/>
                    </pic:cNvPicPr>
                  </pic:nvPicPr>
                  <pic:blipFill>
                    <a:blip r:embed="rId36">
                      <a:extLst>
                        <a:ext uri="{28A0092B-C50C-407E-A947-70E740481C1C}">
                          <a14:useLocalDpi xmlns:a14="http://schemas.microsoft.com/office/drawing/2010/main" val="0"/>
                        </a:ext>
                      </a:extLst>
                    </a:blip>
                    <a:srcRect t="3187" b="3187"/>
                    <a:stretch>
                      <a:fillRect/>
                    </a:stretch>
                  </pic:blipFill>
                  <pic:spPr bwMode="auto">
                    <a:xfrm>
                      <a:off x="0" y="0"/>
                      <a:ext cx="5200650" cy="2844078"/>
                    </a:xfrm>
                    <a:prstGeom prst="rect">
                      <a:avLst/>
                    </a:prstGeom>
                    <a:noFill/>
                    <a:ln>
                      <a:noFill/>
                    </a:ln>
                    <a:extLst>
                      <a:ext uri="{53640926-AAD7-44D8-BBD7-CCE9431645EC}">
                        <a14:shadowObscured xmlns:a14="http://schemas.microsoft.com/office/drawing/2010/main"/>
                      </a:ext>
                    </a:extLst>
                  </pic:spPr>
                </pic:pic>
              </a:graphicData>
            </a:graphic>
          </wp:inline>
        </w:drawing>
      </w:r>
    </w:p>
    <w:p w14:paraId="60DAF429" w14:textId="083908BA" w:rsidR="0045747E" w:rsidRPr="00D47637" w:rsidRDefault="0037615C" w:rsidP="0045747E">
      <w:pPr>
        <w:widowControl/>
        <w:rPr>
          <w:rFonts w:ascii="Times New Roman" w:eastAsia="標楷體" w:hAnsi="Times New Roman" w:cs="Times New Roman"/>
        </w:rPr>
      </w:pPr>
      <w:bookmarkStart w:id="90" w:name="_Toc187997588"/>
      <w:r w:rsidRPr="00D47637">
        <w:rPr>
          <w:rFonts w:ascii="Times New Roman" w:eastAsia="標楷體" w:hAnsi="Times New Roman" w:hint="eastAsia"/>
        </w:rPr>
        <w:t>圖</w:t>
      </w:r>
      <w:r w:rsidR="002B2C60">
        <w:rPr>
          <w:rFonts w:ascii="Times New Roman" w:eastAsia="標楷體" w:hAnsi="Times New Roman" w:hint="eastAsia"/>
        </w:rPr>
        <w:t>9</w:t>
      </w:r>
      <w:r w:rsidRPr="00D47637">
        <w:rPr>
          <w:rFonts w:ascii="Times New Roman" w:eastAsia="標楷體" w:hAnsi="Times New Roman" w:hint="eastAsia"/>
        </w:rPr>
        <w:t>、</w:t>
      </w:r>
      <w:r w:rsidR="0045747E" w:rsidRPr="00D47637">
        <w:rPr>
          <w:rFonts w:ascii="Times New Roman" w:eastAsia="標楷體" w:hAnsi="Times New Roman"/>
        </w:rPr>
        <w:t>202</w:t>
      </w:r>
      <w:r w:rsidR="00532607" w:rsidRPr="00D47637">
        <w:rPr>
          <w:rFonts w:ascii="Times New Roman" w:eastAsia="標楷體" w:hAnsi="Times New Roman"/>
        </w:rPr>
        <w:t>5</w:t>
      </w:r>
      <w:r w:rsidR="0045747E" w:rsidRPr="00D47637">
        <w:rPr>
          <w:rFonts w:ascii="Times New Roman" w:eastAsia="標楷體" w:hAnsi="Times New Roman" w:hint="eastAsia"/>
        </w:rPr>
        <w:t>年</w:t>
      </w:r>
      <w:r w:rsidR="00F33FAB" w:rsidRPr="00D47637">
        <w:rPr>
          <w:rFonts w:ascii="Times New Roman" w:eastAsia="標楷體" w:hAnsi="Times New Roman" w:hint="eastAsia"/>
        </w:rPr>
        <w:t>臺灣</w:t>
      </w:r>
      <w:r w:rsidR="0045747E" w:rsidRPr="00D47637">
        <w:rPr>
          <w:rFonts w:ascii="Times New Roman" w:eastAsia="標楷體" w:hAnsi="Times New Roman" w:hint="eastAsia"/>
        </w:rPr>
        <w:t>繁殖鳥類調查資料屬於優等之樣區中，於</w:t>
      </w:r>
      <w:r w:rsidR="003F503E" w:rsidRPr="00D47637">
        <w:rPr>
          <w:rFonts w:ascii="Times New Roman" w:eastAsia="標楷體" w:hAnsi="Times New Roman" w:hint="eastAsia"/>
        </w:rPr>
        <w:t>中高海拔樣區</w:t>
      </w:r>
      <w:r w:rsidR="003F503E" w:rsidRPr="00D47637">
        <w:rPr>
          <w:rFonts w:ascii="Times New Roman" w:eastAsia="標楷體" w:hAnsi="Times New Roman"/>
        </w:rPr>
        <w:t xml:space="preserve"> (</w:t>
      </w:r>
      <w:r w:rsidR="003F503E" w:rsidRPr="00D47637">
        <w:rPr>
          <w:rFonts w:ascii="Times New Roman" w:eastAsia="標楷體" w:hAnsi="Times New Roman" w:hint="eastAsia"/>
        </w:rPr>
        <w:t>海拔</w:t>
      </w:r>
      <w:r w:rsidR="003F503E" w:rsidRPr="00D47637">
        <w:rPr>
          <w:rFonts w:ascii="Times New Roman" w:eastAsia="標楷體" w:hAnsi="Times New Roman"/>
        </w:rPr>
        <w:t>&gt;1,000 m)</w:t>
      </w:r>
      <w:r w:rsidR="00591D42" w:rsidRPr="00D47637">
        <w:rPr>
          <w:rFonts w:ascii="Times New Roman" w:eastAsia="標楷體" w:hAnsi="Times New Roman" w:hint="eastAsia"/>
        </w:rPr>
        <w:t>記錄</w:t>
      </w:r>
      <w:r w:rsidR="00532607" w:rsidRPr="00D47637">
        <w:rPr>
          <w:rFonts w:ascii="Times New Roman" w:eastAsia="標楷體" w:hAnsi="Times New Roman" w:hint="eastAsia"/>
        </w:rPr>
        <w:t>前</w:t>
      </w:r>
      <w:r w:rsidR="00532607" w:rsidRPr="00D47637">
        <w:rPr>
          <w:rFonts w:ascii="Times New Roman" w:eastAsia="標楷體" w:hAnsi="Times New Roman"/>
        </w:rPr>
        <w:t>10</w:t>
      </w:r>
      <w:r w:rsidR="00532607" w:rsidRPr="00D47637">
        <w:rPr>
          <w:rFonts w:ascii="Times New Roman" w:eastAsia="標楷體" w:hAnsi="Times New Roman" w:hint="eastAsia"/>
        </w:rPr>
        <w:t>名的鳥種。</w:t>
      </w:r>
      <w:r w:rsidR="00532607" w:rsidRPr="00D47637">
        <w:rPr>
          <w:rFonts w:ascii="Times New Roman" w:eastAsia="標楷體" w:hAnsi="Times New Roman"/>
        </w:rPr>
        <w:t>(A)</w:t>
      </w:r>
      <w:del w:id="91" w:author="user" w:date="2026-07-28T15:51:00Z">
        <w:r w:rsidR="00532607" w:rsidRPr="00532607" w:rsidDel="003A2232">
          <w:rPr>
            <w:rFonts w:ascii="Times New Roman" w:eastAsia="標楷體" w:hAnsi="Times New Roman" w:hint="eastAsia"/>
          </w:rPr>
          <w:delText>鳥種</w:delText>
        </w:r>
      </w:del>
      <w:r w:rsidR="00591D42" w:rsidRPr="00D47637">
        <w:rPr>
          <w:rFonts w:ascii="Times New Roman" w:eastAsia="標楷體" w:hAnsi="Times New Roman" w:hint="eastAsia"/>
        </w:rPr>
        <w:t>數量</w:t>
      </w:r>
      <w:r w:rsidR="00532607" w:rsidRPr="00D47637">
        <w:rPr>
          <w:rFonts w:ascii="Times New Roman" w:eastAsia="標楷體" w:hAnsi="Times New Roman" w:hint="eastAsia"/>
        </w:rPr>
        <w:t>，</w:t>
      </w:r>
      <w:r w:rsidR="00591D42" w:rsidRPr="00D47637">
        <w:rPr>
          <w:rFonts w:ascii="Times New Roman" w:eastAsia="標楷體" w:hAnsi="Times New Roman"/>
        </w:rPr>
        <w:t>(B)</w:t>
      </w:r>
      <w:r w:rsidR="00532607" w:rsidRPr="00D47637">
        <w:rPr>
          <w:rFonts w:ascii="Times New Roman" w:eastAsia="標楷體" w:hAnsi="Times New Roman" w:hint="eastAsia"/>
        </w:rPr>
        <w:t>出現樣區占比</w:t>
      </w:r>
      <w:r w:rsidR="00591D42" w:rsidRPr="00D47637">
        <w:rPr>
          <w:rFonts w:ascii="Times New Roman" w:eastAsia="標楷體" w:hAnsi="Times New Roman" w:hint="eastAsia"/>
        </w:rPr>
        <w:t>。</w:t>
      </w:r>
      <w:bookmarkEnd w:id="90"/>
    </w:p>
    <w:p w14:paraId="0253785F" w14:textId="7ACA7789" w:rsidR="00422740" w:rsidRPr="00D47637" w:rsidRDefault="0045747E" w:rsidP="00422740">
      <w:pPr>
        <w:spacing w:line="360" w:lineRule="auto"/>
        <w:rPr>
          <w:rFonts w:ascii="Times New Roman" w:eastAsia="標楷體" w:hAnsi="Times New Roman" w:cs="Times New Roman"/>
          <w:szCs w:val="24"/>
        </w:rPr>
      </w:pPr>
      <w:r w:rsidRPr="00DC66F5">
        <w:rPr>
          <w:rFonts w:ascii="Times New Roman" w:eastAsia="標楷體" w:hAnsi="Times New Roman" w:cs="Times New Roman"/>
          <w:color w:val="4472C4" w:themeColor="accent5"/>
        </w:rPr>
        <w:br w:type="page"/>
      </w:r>
      <w:r w:rsidR="00422740" w:rsidRPr="00D47637">
        <w:rPr>
          <w:rFonts w:ascii="Times New Roman" w:eastAsia="標楷體" w:hAnsi="Times New Roman" w:cs="Times New Roman" w:hint="eastAsia"/>
          <w:szCs w:val="24"/>
        </w:rPr>
        <w:t>宜蘭分署</w:t>
      </w:r>
      <w:r w:rsidR="00B62A7C" w:rsidRPr="00C16EA2">
        <w:rPr>
          <w:rFonts w:ascii="Times New Roman" w:eastAsia="標楷體" w:hAnsi="Times New Roman" w:cs="Times New Roman"/>
        </w:rPr>
        <w:t>有</w:t>
      </w:r>
      <w:r w:rsidR="00B62A7C" w:rsidRPr="00C16EA2">
        <w:rPr>
          <w:rFonts w:ascii="Times New Roman" w:eastAsia="標楷體" w:hAnsi="Times New Roman" w:cs="Times New Roman"/>
        </w:rPr>
        <w:t>7</w:t>
      </w:r>
      <w:r w:rsidR="00B62A7C" w:rsidRPr="00C16EA2">
        <w:rPr>
          <w:rFonts w:ascii="Times New Roman" w:eastAsia="標楷體" w:hAnsi="Times New Roman" w:cs="Times New Roman"/>
        </w:rPr>
        <w:t>個樣區的資料達到優等</w:t>
      </w:r>
      <w:r w:rsidR="00422740" w:rsidRPr="00D47637">
        <w:rPr>
          <w:rFonts w:ascii="Times New Roman" w:eastAsia="標楷體" w:hAnsi="Times New Roman" w:cs="Times New Roman" w:hint="eastAsia"/>
          <w:szCs w:val="24"/>
        </w:rPr>
        <w:t>，</w:t>
      </w:r>
      <w:r w:rsidR="00422740" w:rsidRPr="00D47637">
        <w:rPr>
          <w:rFonts w:ascii="Times New Roman" w:eastAsia="標楷體" w:hAnsi="Times New Roman" w:cs="Times New Roman" w:hint="eastAsia"/>
          <w:spacing w:val="6"/>
          <w:szCs w:val="24"/>
        </w:rPr>
        <w:t>這</w:t>
      </w:r>
      <w:r w:rsidR="00C16EA2" w:rsidRPr="00D47637">
        <w:rPr>
          <w:rFonts w:ascii="Times New Roman" w:eastAsia="標楷體" w:hAnsi="Times New Roman" w:cs="Times New Roman"/>
          <w:szCs w:val="24"/>
        </w:rPr>
        <w:t>7</w:t>
      </w:r>
      <w:r w:rsidR="00422740" w:rsidRPr="00D47637">
        <w:rPr>
          <w:rFonts w:ascii="Times New Roman" w:eastAsia="標楷體" w:hAnsi="Times New Roman" w:cs="Times New Roman" w:hint="eastAsia"/>
          <w:szCs w:val="24"/>
        </w:rPr>
        <w:t>個樣區的鳥種名錄如附</w:t>
      </w:r>
      <w:r w:rsidR="00422740" w:rsidRPr="00D47637">
        <w:rPr>
          <w:rFonts w:ascii="Times New Roman" w:eastAsia="標楷體" w:hAnsi="Times New Roman" w:cs="Times New Roman" w:hint="eastAsia"/>
          <w:spacing w:val="2"/>
          <w:szCs w:val="24"/>
        </w:rPr>
        <w:t>表</w:t>
      </w:r>
      <w:r w:rsidR="00422740" w:rsidRPr="00D47637">
        <w:rPr>
          <w:rFonts w:ascii="Times New Roman" w:eastAsia="標楷體" w:hAnsi="Times New Roman" w:cs="Times New Roman"/>
          <w:szCs w:val="24"/>
        </w:rPr>
        <w:t>5</w:t>
      </w:r>
      <w:r w:rsidR="00422740" w:rsidRPr="00D47637">
        <w:rPr>
          <w:rFonts w:ascii="Times New Roman" w:eastAsia="標楷體" w:hAnsi="Times New Roman" w:cs="Times New Roman" w:hint="eastAsia"/>
          <w:szCs w:val="24"/>
        </w:rPr>
        <w:t>，</w:t>
      </w:r>
      <w:r w:rsidR="00B62A7C" w:rsidRPr="00C16EA2">
        <w:rPr>
          <w:rFonts w:ascii="Times New Roman" w:eastAsia="標楷體" w:hAnsi="Times New Roman" w:cs="Times New Roman" w:hint="eastAsia"/>
        </w:rPr>
        <w:t>共記錄到</w:t>
      </w:r>
      <w:r w:rsidR="00B62A7C" w:rsidRPr="00C16EA2">
        <w:rPr>
          <w:rFonts w:ascii="Times New Roman" w:eastAsia="標楷體" w:hAnsi="Times New Roman" w:cs="Times New Roman"/>
        </w:rPr>
        <w:t>43</w:t>
      </w:r>
      <w:r w:rsidR="00B62A7C" w:rsidRPr="00C16EA2">
        <w:rPr>
          <w:rFonts w:ascii="Times New Roman" w:eastAsia="標楷體" w:hAnsi="Times New Roman" w:cs="Times New Roman"/>
        </w:rPr>
        <w:t>種鳥類，</w:t>
      </w:r>
      <w:r w:rsidR="00B62A7C" w:rsidRPr="00C16EA2">
        <w:rPr>
          <w:rFonts w:ascii="Times New Roman" w:eastAsia="標楷體" w:hAnsi="Times New Roman" w:cs="Times New Roman"/>
        </w:rPr>
        <w:t>749</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，其中數量最多的前</w:t>
      </w:r>
      <w:r w:rsidR="00B62A7C" w:rsidRPr="00C16EA2">
        <w:rPr>
          <w:rFonts w:ascii="Times New Roman" w:eastAsia="標楷體" w:hAnsi="Times New Roman" w:cs="Times New Roman"/>
        </w:rPr>
        <w:t>5</w:t>
      </w:r>
      <w:r w:rsidR="00B62A7C" w:rsidRPr="00C16EA2">
        <w:rPr>
          <w:rFonts w:ascii="Times New Roman" w:eastAsia="標楷體" w:hAnsi="Times New Roman" w:cs="Times New Roman"/>
        </w:rPr>
        <w:t>名為紅嘴黑</w:t>
      </w:r>
      <w:proofErr w:type="gramStart"/>
      <w:r w:rsidR="00B62A7C" w:rsidRPr="00C16EA2">
        <w:rPr>
          <w:rFonts w:ascii="Times New Roman" w:eastAsia="標楷體" w:hAnsi="Times New Roman" w:cs="Times New Roman"/>
        </w:rPr>
        <w:t>鵯</w:t>
      </w:r>
      <w:proofErr w:type="gramEnd"/>
      <w:r w:rsidR="00B62A7C" w:rsidRPr="00C16EA2">
        <w:rPr>
          <w:rFonts w:ascii="Times New Roman" w:eastAsia="標楷體" w:hAnsi="Times New Roman" w:cs="Times New Roman"/>
        </w:rPr>
        <w:t>(123</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B62A7C" w:rsidRPr="00C16EA2">
        <w:rPr>
          <w:rFonts w:ascii="Times New Roman" w:eastAsia="標楷體" w:hAnsi="Times New Roman" w:cs="Times New Roman"/>
        </w:rPr>
        <w:t>、綠畫眉</w:t>
      </w:r>
      <w:r w:rsidR="00B62A7C" w:rsidRPr="00C16EA2">
        <w:rPr>
          <w:rFonts w:ascii="Times New Roman" w:eastAsia="標楷體" w:hAnsi="Times New Roman" w:cs="Times New Roman"/>
        </w:rPr>
        <w:t>(81</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B62A7C" w:rsidRPr="00C16EA2">
        <w:rPr>
          <w:rFonts w:ascii="Times New Roman" w:eastAsia="標楷體" w:hAnsi="Times New Roman" w:cs="Times New Roman"/>
        </w:rPr>
        <w:t>、繡眼畫眉</w:t>
      </w:r>
      <w:r w:rsidR="00B62A7C" w:rsidRPr="00C16EA2">
        <w:rPr>
          <w:rFonts w:ascii="Times New Roman" w:eastAsia="標楷體" w:hAnsi="Times New Roman" w:cs="Times New Roman"/>
        </w:rPr>
        <w:t>(79</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B62A7C" w:rsidRPr="00C16EA2">
        <w:rPr>
          <w:rFonts w:ascii="Times New Roman" w:eastAsia="標楷體" w:hAnsi="Times New Roman" w:cs="Times New Roman"/>
        </w:rPr>
        <w:t>、五色鳥</w:t>
      </w:r>
      <w:r w:rsidR="00B62A7C" w:rsidRPr="00C16EA2">
        <w:rPr>
          <w:rFonts w:ascii="Times New Roman" w:eastAsia="標楷體" w:hAnsi="Times New Roman" w:cs="Times New Roman"/>
        </w:rPr>
        <w:t>(45</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B62A7C" w:rsidRPr="00C16EA2">
        <w:rPr>
          <w:rFonts w:ascii="Times New Roman" w:eastAsia="標楷體" w:hAnsi="Times New Roman" w:cs="Times New Roman"/>
        </w:rPr>
        <w:t>和冠羽畫眉</w:t>
      </w:r>
      <w:r w:rsidR="00B62A7C" w:rsidRPr="00C16EA2">
        <w:rPr>
          <w:rFonts w:ascii="Times New Roman" w:eastAsia="標楷體" w:hAnsi="Times New Roman" w:cs="Times New Roman"/>
        </w:rPr>
        <w:t>(36</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422740" w:rsidRPr="00D47637">
        <w:rPr>
          <w:rFonts w:ascii="Times New Roman" w:eastAsia="標楷體" w:hAnsi="Times New Roman" w:cs="Times New Roman"/>
          <w:spacing w:val="-3"/>
          <w:szCs w:val="24"/>
        </w:rPr>
        <w:t>(</w:t>
      </w:r>
      <w:r w:rsidR="00422740" w:rsidRPr="00D47637">
        <w:rPr>
          <w:rFonts w:ascii="Times New Roman" w:eastAsia="標楷體" w:hAnsi="Times New Roman" w:cs="Times New Roman" w:hint="eastAsia"/>
          <w:spacing w:val="4"/>
          <w:szCs w:val="24"/>
        </w:rPr>
        <w:t>圖</w:t>
      </w:r>
      <w:r w:rsidR="00422740"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00422740" w:rsidRPr="00D47637">
        <w:rPr>
          <w:rFonts w:ascii="Times New Roman" w:eastAsia="標楷體" w:hAnsi="Times New Roman" w:cs="Times New Roman"/>
          <w:szCs w:val="24"/>
        </w:rPr>
        <w:t>A)</w:t>
      </w:r>
      <w:r w:rsidR="00422740" w:rsidRPr="00D47637">
        <w:rPr>
          <w:rFonts w:ascii="Times New Roman" w:eastAsia="標楷體" w:hAnsi="Times New Roman" w:cs="Times New Roman" w:hint="eastAsia"/>
          <w:szCs w:val="24"/>
        </w:rPr>
        <w:t>。</w:t>
      </w:r>
    </w:p>
    <w:p w14:paraId="573D73FB" w14:textId="77777777" w:rsidR="00422740" w:rsidRPr="00D47637" w:rsidRDefault="00422740" w:rsidP="00422740">
      <w:pPr>
        <w:spacing w:line="360" w:lineRule="auto"/>
        <w:rPr>
          <w:rFonts w:ascii="Times New Roman" w:eastAsia="標楷體" w:hAnsi="Times New Roman" w:cs="Times New Roman"/>
          <w:szCs w:val="24"/>
        </w:rPr>
      </w:pPr>
    </w:p>
    <w:p w14:paraId="6B97491D" w14:textId="1CEBF43E"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新竹分署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8</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8</w:t>
      </w:r>
      <w:r w:rsidRPr="00D47637">
        <w:rPr>
          <w:rFonts w:ascii="Times New Roman" w:eastAsia="標楷體" w:hAnsi="Times New Roman" w:cs="Times New Roman" w:hint="eastAsia"/>
          <w:spacing w:val="25"/>
          <w:szCs w:val="24"/>
        </w:rPr>
        <w:t>個樣</w:t>
      </w:r>
      <w:r w:rsidRPr="00D47637">
        <w:rPr>
          <w:rFonts w:ascii="Times New Roman" w:eastAsia="標楷體" w:hAnsi="Times New Roman" w:cs="Times New Roman" w:hint="eastAsia"/>
          <w:spacing w:val="24"/>
          <w:szCs w:val="24"/>
        </w:rPr>
        <w:t>區</w:t>
      </w:r>
      <w:r w:rsidRPr="00D47637">
        <w:rPr>
          <w:rFonts w:ascii="Times New Roman" w:eastAsia="標楷體" w:hAnsi="Times New Roman" w:cs="Times New Roman" w:hint="eastAsia"/>
          <w:spacing w:val="25"/>
          <w:szCs w:val="24"/>
        </w:rPr>
        <w:t>的</w:t>
      </w:r>
      <w:r w:rsidRPr="00D47637">
        <w:rPr>
          <w:rFonts w:ascii="Times New Roman" w:eastAsia="標楷體" w:hAnsi="Times New Roman" w:cs="Times New Roman" w:hint="eastAsia"/>
          <w:spacing w:val="24"/>
          <w:szCs w:val="24"/>
        </w:rPr>
        <w:t>鳥種</w:t>
      </w:r>
      <w:r w:rsidRPr="00D47637">
        <w:rPr>
          <w:rFonts w:ascii="Times New Roman" w:eastAsia="標楷體" w:hAnsi="Times New Roman" w:cs="Times New Roman" w:hint="eastAsia"/>
          <w:spacing w:val="25"/>
          <w:szCs w:val="24"/>
        </w:rPr>
        <w:t>名錄</w:t>
      </w:r>
      <w:r w:rsidRPr="00D47637">
        <w:rPr>
          <w:rFonts w:ascii="Times New Roman" w:eastAsia="標楷體" w:hAnsi="Times New Roman" w:cs="Times New Roman" w:hint="eastAsia"/>
          <w:spacing w:val="24"/>
          <w:szCs w:val="24"/>
        </w:rPr>
        <w:t>如</w:t>
      </w:r>
      <w:r w:rsidRPr="00D47637">
        <w:rPr>
          <w:rFonts w:ascii="Times New Roman" w:eastAsia="標楷體" w:hAnsi="Times New Roman" w:cs="Times New Roman" w:hint="eastAsia"/>
          <w:spacing w:val="25"/>
          <w:szCs w:val="24"/>
        </w:rPr>
        <w:t>附</w:t>
      </w:r>
      <w:r w:rsidRPr="00D47637">
        <w:rPr>
          <w:rFonts w:ascii="Times New Roman" w:eastAsia="標楷體" w:hAnsi="Times New Roman" w:cs="Times New Roman" w:hint="eastAsia"/>
          <w:spacing w:val="7"/>
          <w:szCs w:val="24"/>
        </w:rPr>
        <w:t>表</w:t>
      </w:r>
      <w:r w:rsidRPr="00D47637">
        <w:rPr>
          <w:rFonts w:ascii="Times New Roman" w:eastAsia="標楷體" w:hAnsi="Times New Roman" w:cs="Times New Roman"/>
          <w:szCs w:val="24"/>
        </w:rPr>
        <w:t>6</w:t>
      </w:r>
      <w:r w:rsidRPr="00D47637">
        <w:rPr>
          <w:rFonts w:ascii="Times New Roman" w:eastAsia="標楷體" w:hAnsi="Times New Roman" w:cs="Times New Roman" w:hint="eastAsia"/>
          <w:spacing w:val="25"/>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80</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1,218</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(143</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、繡眼畫眉</w:t>
      </w:r>
      <w:r w:rsidR="00C16EA2" w:rsidRPr="00C16EA2">
        <w:rPr>
          <w:rFonts w:ascii="Times New Roman" w:eastAsia="標楷體" w:hAnsi="Times New Roman" w:cs="Times New Roman"/>
        </w:rPr>
        <w:t>(104</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(65</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、白耳畫眉</w:t>
      </w:r>
      <w:r w:rsidR="00C16EA2" w:rsidRPr="00C16EA2">
        <w:rPr>
          <w:rFonts w:ascii="Times New Roman" w:eastAsia="標楷體" w:hAnsi="Times New Roman" w:cs="Times New Roman"/>
        </w:rPr>
        <w:t>(65</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和麻雀</w:t>
      </w:r>
      <w:r w:rsidR="00C16EA2" w:rsidRPr="00C16EA2">
        <w:rPr>
          <w:rFonts w:ascii="Times New Roman" w:eastAsia="標楷體" w:hAnsi="Times New Roman" w:cs="Times New Roman"/>
        </w:rPr>
        <w:t>(52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0"/>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B)</w:t>
      </w:r>
      <w:r w:rsidRPr="00D47637">
        <w:rPr>
          <w:rFonts w:ascii="Times New Roman" w:eastAsia="標楷體" w:hAnsi="Times New Roman" w:cs="Times New Roman" w:hint="eastAsia"/>
          <w:szCs w:val="24"/>
        </w:rPr>
        <w:t>。</w:t>
      </w:r>
    </w:p>
    <w:p w14:paraId="25DCC1B7" w14:textId="77777777" w:rsidR="00422740" w:rsidRPr="00D47637" w:rsidRDefault="00422740" w:rsidP="00422740">
      <w:pPr>
        <w:spacing w:line="360" w:lineRule="auto"/>
        <w:rPr>
          <w:rFonts w:ascii="Times New Roman" w:eastAsia="標楷體" w:hAnsi="Times New Roman" w:cs="Times New Roman"/>
          <w:szCs w:val="24"/>
        </w:rPr>
      </w:pPr>
    </w:p>
    <w:p w14:paraId="21005DC7" w14:textId="2CA5AED5" w:rsidR="00422740" w:rsidRPr="00D47637" w:rsidRDefault="00422740" w:rsidP="00422740">
      <w:pPr>
        <w:spacing w:line="360" w:lineRule="auto"/>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中分署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9</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9</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2"/>
          <w:szCs w:val="24"/>
        </w:rPr>
        <w:t>表</w:t>
      </w:r>
      <w:r w:rsidRPr="00D47637">
        <w:rPr>
          <w:rFonts w:ascii="Times New Roman" w:eastAsia="標楷體" w:hAnsi="Times New Roman" w:cs="Times New Roman"/>
          <w:szCs w:val="24"/>
        </w:rPr>
        <w:t>7</w:t>
      </w:r>
      <w:r w:rsidRPr="00D47637">
        <w:rPr>
          <w:rFonts w:ascii="Times New Roman" w:eastAsia="標楷體" w:hAnsi="Times New Roman" w:cs="Times New Roman" w:hint="eastAsia"/>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67</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2,178</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名為冠羽畫眉</w:t>
      </w:r>
      <w:r w:rsidR="00C16EA2" w:rsidRPr="00C16EA2">
        <w:rPr>
          <w:rFonts w:ascii="Times New Roman" w:eastAsia="標楷體" w:hAnsi="Times New Roman" w:cs="Times New Roman"/>
        </w:rPr>
        <w:t>(349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、白耳畫眉</w:t>
      </w:r>
      <w:r w:rsidR="00C16EA2" w:rsidRPr="00C16EA2">
        <w:rPr>
          <w:rFonts w:ascii="Times New Roman" w:eastAsia="標楷體" w:hAnsi="Times New Roman" w:cs="Times New Roman"/>
        </w:rPr>
        <w:t>(332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w:t>
      </w:r>
      <w:proofErr w:type="gramStart"/>
      <w:r w:rsidR="00C16EA2" w:rsidRPr="00C16EA2">
        <w:rPr>
          <w:rFonts w:ascii="Times New Roman" w:eastAsia="標楷體" w:hAnsi="Times New Roman" w:cs="Times New Roman"/>
        </w:rPr>
        <w:t>東方毛腳燕</w:t>
      </w:r>
      <w:proofErr w:type="gramEnd"/>
      <w:r w:rsidR="00C16EA2" w:rsidRPr="00C16EA2">
        <w:rPr>
          <w:rFonts w:ascii="Times New Roman" w:eastAsia="標楷體" w:hAnsi="Times New Roman" w:cs="Times New Roman"/>
        </w:rPr>
        <w:t>(184</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、黃胸</w:t>
      </w:r>
      <w:proofErr w:type="gramStart"/>
      <w:r w:rsidR="00C16EA2" w:rsidRPr="00C16EA2">
        <w:rPr>
          <w:rFonts w:ascii="Times New Roman" w:eastAsia="標楷體" w:hAnsi="Times New Roman" w:cs="Times New Roman"/>
        </w:rPr>
        <w:t>藪</w:t>
      </w:r>
      <w:proofErr w:type="gramEnd"/>
      <w:r w:rsidR="00C16EA2" w:rsidRPr="00C16EA2">
        <w:rPr>
          <w:rFonts w:ascii="Times New Roman" w:eastAsia="標楷體" w:hAnsi="Times New Roman" w:cs="Times New Roman"/>
        </w:rPr>
        <w:t>眉</w:t>
      </w:r>
      <w:r w:rsidR="00C16EA2" w:rsidRPr="00C16EA2">
        <w:rPr>
          <w:rFonts w:ascii="Times New Roman" w:eastAsia="標楷體" w:hAnsi="Times New Roman" w:cs="Times New Roman"/>
        </w:rPr>
        <w:t>(152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和白尾</w:t>
      </w:r>
      <w:proofErr w:type="gramStart"/>
      <w:r w:rsidR="00C16EA2" w:rsidRPr="00C16EA2">
        <w:rPr>
          <w:rFonts w:ascii="Times New Roman" w:eastAsia="標楷體" w:hAnsi="Times New Roman" w:cs="Times New Roman"/>
        </w:rPr>
        <w:t>鴝</w:t>
      </w:r>
      <w:proofErr w:type="gramEnd"/>
      <w:r w:rsidR="00C16EA2" w:rsidRPr="00C16EA2">
        <w:rPr>
          <w:rFonts w:ascii="Times New Roman" w:eastAsia="標楷體" w:hAnsi="Times New Roman" w:cs="Times New Roman"/>
        </w:rPr>
        <w:t>(99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5"/>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C)</w:t>
      </w:r>
      <w:r w:rsidRPr="00D47637">
        <w:rPr>
          <w:rFonts w:ascii="Times New Roman" w:eastAsia="標楷體" w:hAnsi="Times New Roman" w:cs="Times New Roman" w:hint="eastAsia"/>
          <w:szCs w:val="24"/>
        </w:rPr>
        <w:t>。</w:t>
      </w:r>
    </w:p>
    <w:p w14:paraId="261A5C08" w14:textId="77777777" w:rsidR="00422740" w:rsidRPr="00D47637" w:rsidRDefault="00422740" w:rsidP="00422740">
      <w:pPr>
        <w:spacing w:line="360" w:lineRule="auto"/>
        <w:rPr>
          <w:rFonts w:ascii="Times New Roman" w:eastAsia="標楷體" w:hAnsi="Times New Roman" w:cs="Times New Roman"/>
          <w:szCs w:val="24"/>
        </w:rPr>
      </w:pPr>
    </w:p>
    <w:p w14:paraId="5C497659" w14:textId="515342D1"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南投分署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6</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6</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2"/>
          <w:szCs w:val="24"/>
        </w:rPr>
        <w:t>表</w:t>
      </w:r>
      <w:r w:rsidRPr="00D47637">
        <w:rPr>
          <w:rFonts w:ascii="Times New Roman" w:eastAsia="標楷體" w:hAnsi="Times New Roman" w:cs="Times New Roman"/>
          <w:szCs w:val="24"/>
        </w:rPr>
        <w:t>8</w:t>
      </w:r>
      <w:r w:rsidRPr="00D47637">
        <w:rPr>
          <w:rFonts w:ascii="Times New Roman" w:eastAsia="標楷體" w:hAnsi="Times New Roman" w:cs="Times New Roman" w:hint="eastAsia"/>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58</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1,474</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名為白耳畫眉</w:t>
      </w:r>
      <w:r w:rsidR="00C16EA2" w:rsidRPr="00C16EA2">
        <w:rPr>
          <w:rFonts w:ascii="Times New Roman" w:eastAsia="標楷體" w:hAnsi="Times New Roman" w:cs="Times New Roman"/>
        </w:rPr>
        <w:t>(207</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(148</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、冠羽畫眉</w:t>
      </w:r>
      <w:r w:rsidR="00C16EA2" w:rsidRPr="00C16EA2">
        <w:rPr>
          <w:rFonts w:ascii="Times New Roman" w:eastAsia="標楷體" w:hAnsi="Times New Roman" w:cs="Times New Roman"/>
        </w:rPr>
        <w:t>(143</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(142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和繡眼畫眉</w:t>
      </w:r>
      <w:r w:rsidR="00C16EA2" w:rsidRPr="00C16EA2">
        <w:rPr>
          <w:rFonts w:ascii="Times New Roman" w:eastAsia="標楷體" w:hAnsi="Times New Roman" w:cs="Times New Roman"/>
        </w:rPr>
        <w:t>(119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0"/>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D)</w:t>
      </w:r>
      <w:r w:rsidRPr="00D47637">
        <w:rPr>
          <w:rFonts w:ascii="Times New Roman" w:eastAsia="標楷體" w:hAnsi="Times New Roman" w:cs="Times New Roman" w:hint="eastAsia"/>
          <w:szCs w:val="24"/>
        </w:rPr>
        <w:t>。</w:t>
      </w:r>
    </w:p>
    <w:p w14:paraId="094E0D33" w14:textId="77777777" w:rsidR="00422740" w:rsidRPr="00D47637" w:rsidRDefault="00422740" w:rsidP="00422740">
      <w:pPr>
        <w:spacing w:line="360" w:lineRule="auto"/>
        <w:rPr>
          <w:rFonts w:ascii="Times New Roman" w:eastAsia="標楷體" w:hAnsi="Times New Roman" w:cs="Times New Roman"/>
          <w:szCs w:val="24"/>
        </w:rPr>
      </w:pPr>
    </w:p>
    <w:p w14:paraId="125D2157" w14:textId="19A21704"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嘉義分署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5</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2"/>
          <w:szCs w:val="24"/>
        </w:rPr>
        <w:t>表</w:t>
      </w:r>
      <w:r w:rsidRPr="00D47637">
        <w:rPr>
          <w:rFonts w:ascii="Times New Roman" w:eastAsia="標楷體" w:hAnsi="Times New Roman" w:cs="Times New Roman"/>
          <w:szCs w:val="24"/>
        </w:rPr>
        <w:t>9</w:t>
      </w:r>
      <w:r w:rsidRPr="00D47637">
        <w:rPr>
          <w:rFonts w:ascii="Times New Roman" w:eastAsia="標楷體" w:hAnsi="Times New Roman" w:cs="Times New Roman" w:hint="eastAsia"/>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41</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277</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(32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、白耳畫眉</w:t>
      </w:r>
      <w:r w:rsidR="00C16EA2" w:rsidRPr="00C16EA2">
        <w:rPr>
          <w:rFonts w:ascii="Times New Roman" w:eastAsia="標楷體" w:hAnsi="Times New Roman" w:cs="Times New Roman"/>
        </w:rPr>
        <w:t>(31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、冠羽畫眉</w:t>
      </w:r>
      <w:r w:rsidR="00C16EA2" w:rsidRPr="00C16EA2">
        <w:rPr>
          <w:rFonts w:ascii="Times New Roman" w:eastAsia="標楷體" w:hAnsi="Times New Roman" w:cs="Times New Roman"/>
        </w:rPr>
        <w:t>(30</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(26</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和繡眼畫眉</w:t>
      </w:r>
      <w:r w:rsidR="00C16EA2" w:rsidRPr="00C16EA2">
        <w:rPr>
          <w:rFonts w:ascii="Times New Roman" w:eastAsia="標楷體" w:hAnsi="Times New Roman" w:cs="Times New Roman"/>
        </w:rPr>
        <w:t>(19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5"/>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E)</w:t>
      </w:r>
      <w:r w:rsidRPr="00D47637">
        <w:rPr>
          <w:rFonts w:ascii="Times New Roman" w:eastAsia="標楷體" w:hAnsi="Times New Roman" w:cs="Times New Roman" w:hint="eastAsia"/>
          <w:szCs w:val="24"/>
        </w:rPr>
        <w:t>。</w:t>
      </w:r>
    </w:p>
    <w:p w14:paraId="19D4C8D8" w14:textId="77777777" w:rsidR="00422740" w:rsidRPr="00D47637" w:rsidRDefault="00422740" w:rsidP="00422740">
      <w:pPr>
        <w:spacing w:line="360" w:lineRule="auto"/>
        <w:rPr>
          <w:rFonts w:ascii="Times New Roman" w:eastAsia="標楷體" w:hAnsi="Times New Roman" w:cs="Times New Roman"/>
          <w:szCs w:val="24"/>
        </w:rPr>
      </w:pPr>
    </w:p>
    <w:p w14:paraId="1329CFD4" w14:textId="5C588076"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屏東分署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5</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6"/>
          <w:szCs w:val="24"/>
        </w:rPr>
        <w:t>表</w:t>
      </w:r>
      <w:r w:rsidRPr="00D47637">
        <w:rPr>
          <w:rFonts w:ascii="Times New Roman" w:eastAsia="標楷體" w:hAnsi="Times New Roman" w:cs="Times New Roman"/>
          <w:szCs w:val="24"/>
        </w:rPr>
        <w:t>10</w:t>
      </w:r>
      <w:r w:rsidRPr="00D47637">
        <w:rPr>
          <w:rFonts w:ascii="Times New Roman" w:eastAsia="標楷體" w:hAnsi="Times New Roman" w:cs="Times New Roman" w:hint="eastAsia"/>
          <w:szCs w:val="24"/>
        </w:rPr>
        <w:t>，</w:t>
      </w:r>
      <w:del w:id="92" w:author="user" w:date="2026-07-28T15:55:00Z">
        <w:r w:rsidR="00C16EA2" w:rsidRPr="00C16EA2" w:rsidDel="003A2232">
          <w:rPr>
            <w:rFonts w:ascii="Times New Roman" w:eastAsia="標楷體" w:hAnsi="Times New Roman" w:cs="Times New Roman" w:hint="eastAsia"/>
          </w:rPr>
          <w:delText>，</w:delText>
        </w:r>
      </w:del>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39</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770</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名為白耳畫眉</w:t>
      </w:r>
      <w:r w:rsidR="00C16EA2" w:rsidRPr="00C16EA2">
        <w:rPr>
          <w:rFonts w:ascii="Times New Roman" w:eastAsia="標楷體" w:hAnsi="Times New Roman" w:cs="Times New Roman"/>
        </w:rPr>
        <w:t>(141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(69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、黃胸</w:t>
      </w:r>
      <w:proofErr w:type="gramStart"/>
      <w:r w:rsidR="00C16EA2" w:rsidRPr="00C16EA2">
        <w:rPr>
          <w:rFonts w:ascii="Times New Roman" w:eastAsia="標楷體" w:hAnsi="Times New Roman" w:cs="Times New Roman"/>
        </w:rPr>
        <w:t>藪</w:t>
      </w:r>
      <w:proofErr w:type="gramEnd"/>
      <w:r w:rsidR="00C16EA2" w:rsidRPr="00C16EA2">
        <w:rPr>
          <w:rFonts w:ascii="Times New Roman" w:eastAsia="標楷體" w:hAnsi="Times New Roman" w:cs="Times New Roman"/>
        </w:rPr>
        <w:t>眉</w:t>
      </w:r>
      <w:r w:rsidR="00C16EA2" w:rsidRPr="00C16EA2">
        <w:rPr>
          <w:rFonts w:ascii="Times New Roman" w:eastAsia="標楷體" w:hAnsi="Times New Roman" w:cs="Times New Roman"/>
        </w:rPr>
        <w:t>(63</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(52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w:t>
      </w:r>
      <w:proofErr w:type="gramStart"/>
      <w:r w:rsidR="00C16EA2" w:rsidRPr="00C16EA2">
        <w:rPr>
          <w:rFonts w:ascii="Times New Roman" w:eastAsia="標楷體" w:hAnsi="Times New Roman" w:cs="Times New Roman"/>
        </w:rPr>
        <w:t>棕面</w:t>
      </w:r>
      <w:proofErr w:type="gramEnd"/>
      <w:r w:rsidR="00C16EA2" w:rsidRPr="00C16EA2">
        <w:rPr>
          <w:rFonts w:ascii="Times New Roman" w:eastAsia="標楷體" w:hAnsi="Times New Roman" w:cs="Times New Roman"/>
        </w:rPr>
        <w:t>鶯</w:t>
      </w:r>
      <w:r w:rsidR="00C16EA2" w:rsidRPr="00C16EA2">
        <w:rPr>
          <w:rFonts w:ascii="Times New Roman" w:eastAsia="標楷體" w:hAnsi="Times New Roman" w:cs="Times New Roman"/>
        </w:rPr>
        <w:t>(41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0"/>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F)</w:t>
      </w:r>
      <w:r w:rsidRPr="00D47637">
        <w:rPr>
          <w:rFonts w:ascii="Times New Roman" w:eastAsia="標楷體" w:hAnsi="Times New Roman" w:cs="Times New Roman" w:hint="eastAsia"/>
          <w:szCs w:val="24"/>
        </w:rPr>
        <w:t>。</w:t>
      </w:r>
    </w:p>
    <w:p w14:paraId="4616A4D3" w14:textId="77777777" w:rsidR="00422740" w:rsidRPr="00D47637" w:rsidRDefault="00422740" w:rsidP="00422740">
      <w:pPr>
        <w:spacing w:line="360" w:lineRule="auto"/>
        <w:rPr>
          <w:rFonts w:ascii="Times New Roman" w:eastAsia="標楷體" w:hAnsi="Times New Roman" w:cs="Times New Roman"/>
          <w:szCs w:val="24"/>
        </w:rPr>
      </w:pPr>
    </w:p>
    <w:p w14:paraId="6DBDFDF4" w14:textId="595FABE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花蓮分署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5</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6"/>
          <w:szCs w:val="24"/>
        </w:rPr>
        <w:t>表</w:t>
      </w:r>
      <w:r w:rsidRPr="00D47637">
        <w:rPr>
          <w:rFonts w:ascii="Times New Roman" w:eastAsia="標楷體" w:hAnsi="Times New Roman" w:cs="Times New Roman"/>
          <w:szCs w:val="24"/>
        </w:rPr>
        <w:t>11</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53</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732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(82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w:t>
      </w:r>
      <w:proofErr w:type="gramStart"/>
      <w:r w:rsidR="00C16EA2" w:rsidRPr="00C16EA2">
        <w:rPr>
          <w:rFonts w:ascii="Times New Roman" w:eastAsia="標楷體" w:hAnsi="Times New Roman" w:cs="Times New Roman"/>
        </w:rPr>
        <w:t>頭烏線</w:t>
      </w:r>
      <w:proofErr w:type="gramEnd"/>
      <w:r w:rsidR="00C16EA2" w:rsidRPr="00C16EA2">
        <w:rPr>
          <w:rFonts w:ascii="Times New Roman" w:eastAsia="標楷體" w:hAnsi="Times New Roman" w:cs="Times New Roman"/>
        </w:rPr>
        <w:t>(81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、冠羽畫眉</w:t>
      </w:r>
      <w:r w:rsidR="00C16EA2" w:rsidRPr="00C16EA2">
        <w:rPr>
          <w:rFonts w:ascii="Times New Roman" w:eastAsia="標楷體" w:hAnsi="Times New Roman" w:cs="Times New Roman"/>
        </w:rPr>
        <w:t>(58</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、繡眼畫眉</w:t>
      </w:r>
      <w:r w:rsidR="00C16EA2" w:rsidRPr="00C16EA2">
        <w:rPr>
          <w:rFonts w:ascii="Times New Roman" w:eastAsia="標楷體" w:hAnsi="Times New Roman" w:cs="Times New Roman"/>
        </w:rPr>
        <w:t>(46</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和小雨燕</w:t>
      </w:r>
      <w:r w:rsidR="00C16EA2" w:rsidRPr="00C16EA2">
        <w:rPr>
          <w:rFonts w:ascii="Times New Roman" w:eastAsia="標楷體" w:hAnsi="Times New Roman" w:cs="Times New Roman"/>
        </w:rPr>
        <w:t>(41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1"/>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G)</w:t>
      </w:r>
      <w:r w:rsidRPr="00D47637">
        <w:rPr>
          <w:rFonts w:ascii="Times New Roman" w:eastAsia="標楷體" w:hAnsi="Times New Roman" w:cs="Times New Roman" w:hint="eastAsia"/>
          <w:szCs w:val="24"/>
        </w:rPr>
        <w:t>。</w:t>
      </w:r>
    </w:p>
    <w:p w14:paraId="2CC46889" w14:textId="77777777" w:rsidR="00422740" w:rsidRPr="00D47637" w:rsidRDefault="00422740" w:rsidP="00422740">
      <w:pPr>
        <w:spacing w:line="360" w:lineRule="auto"/>
        <w:rPr>
          <w:rFonts w:ascii="Times New Roman" w:eastAsia="標楷體" w:hAnsi="Times New Roman" w:cs="Times New Roman"/>
          <w:szCs w:val="24"/>
        </w:rPr>
      </w:pPr>
    </w:p>
    <w:p w14:paraId="05EB2305" w14:textId="6A711682" w:rsidR="00422740" w:rsidRPr="00D47637" w:rsidRDefault="00422740" w:rsidP="00422740">
      <w:pPr>
        <w:spacing w:line="360" w:lineRule="auto"/>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東分署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4</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4</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6"/>
          <w:szCs w:val="24"/>
        </w:rPr>
        <w:t>表</w:t>
      </w:r>
      <w:r w:rsidRPr="00D47637">
        <w:rPr>
          <w:rFonts w:ascii="Times New Roman" w:eastAsia="標楷體" w:hAnsi="Times New Roman" w:cs="Times New Roman"/>
          <w:szCs w:val="24"/>
        </w:rPr>
        <w:t>12</w:t>
      </w:r>
      <w:r w:rsidRPr="00D47637">
        <w:rPr>
          <w:rFonts w:ascii="Times New Roman" w:eastAsia="標楷體" w:hAnsi="Times New Roman" w:cs="Times New Roman" w:hint="eastAsia"/>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37</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522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(89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、小雨燕</w:t>
      </w:r>
      <w:r w:rsidR="00C16EA2" w:rsidRPr="00C16EA2">
        <w:rPr>
          <w:rFonts w:ascii="Times New Roman" w:eastAsia="標楷體" w:hAnsi="Times New Roman" w:cs="Times New Roman"/>
        </w:rPr>
        <w:t>(79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(52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w:t>
      </w:r>
      <w:proofErr w:type="gramStart"/>
      <w:r w:rsidR="00C16EA2" w:rsidRPr="00C16EA2">
        <w:rPr>
          <w:rFonts w:ascii="Times New Roman" w:eastAsia="標楷體" w:hAnsi="Times New Roman" w:cs="Times New Roman"/>
        </w:rPr>
        <w:t>赤腹鷹</w:t>
      </w:r>
      <w:proofErr w:type="gramEnd"/>
      <w:r w:rsidR="00C16EA2" w:rsidRPr="00C16EA2">
        <w:rPr>
          <w:rFonts w:ascii="Times New Roman" w:eastAsia="標楷體" w:hAnsi="Times New Roman" w:cs="Times New Roman"/>
        </w:rPr>
        <w:t>(50</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和山紅頭</w:t>
      </w:r>
      <w:r w:rsidR="00C16EA2" w:rsidRPr="00C16EA2">
        <w:rPr>
          <w:rFonts w:ascii="Times New Roman" w:eastAsia="標楷體" w:hAnsi="Times New Roman" w:cs="Times New Roman"/>
        </w:rPr>
        <w:t>(29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1"/>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H)</w:t>
      </w:r>
      <w:r w:rsidRPr="00D47637">
        <w:rPr>
          <w:rFonts w:ascii="Times New Roman" w:eastAsia="標楷體" w:hAnsi="Times New Roman" w:cs="Times New Roman" w:hint="eastAsia"/>
          <w:szCs w:val="24"/>
        </w:rPr>
        <w:t>。</w:t>
      </w:r>
    </w:p>
    <w:p w14:paraId="33FC42E0" w14:textId="1A33ACC9" w:rsidR="00D61D61" w:rsidRPr="00DC66F5" w:rsidRDefault="00D61D61" w:rsidP="00422740">
      <w:pPr>
        <w:widowControl/>
        <w:spacing w:line="360" w:lineRule="auto"/>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1F7ACED7"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(A) </w:t>
      </w:r>
      <w:r w:rsidRPr="00D47637">
        <w:rPr>
          <w:rFonts w:ascii="Times New Roman" w:eastAsia="標楷體" w:hAnsi="Times New Roman" w:cs="Times New Roman" w:hint="eastAsia"/>
        </w:rPr>
        <w:t>宜蘭分署</w:t>
      </w:r>
    </w:p>
    <w:p w14:paraId="455DCEE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245F8DAA" wp14:editId="5B9F1646">
            <wp:extent cx="5205532" cy="2981405"/>
            <wp:effectExtent l="0" t="0" r="0" b="0"/>
            <wp:docPr id="165829739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7397" name="圖片 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208087" cy="2982868"/>
                    </a:xfrm>
                    <a:prstGeom prst="rect">
                      <a:avLst/>
                    </a:prstGeom>
                    <a:noFill/>
                  </pic:spPr>
                </pic:pic>
              </a:graphicData>
            </a:graphic>
          </wp:inline>
        </w:drawing>
      </w:r>
    </w:p>
    <w:p w14:paraId="3AD7EBC8" w14:textId="77777777" w:rsidR="000E5418" w:rsidRPr="00D47637" w:rsidRDefault="000E5418" w:rsidP="000E5418">
      <w:pPr>
        <w:rPr>
          <w:rFonts w:ascii="Times New Roman" w:eastAsia="標楷體" w:hAnsi="Times New Roman" w:cs="Times New Roman"/>
        </w:rPr>
      </w:pPr>
    </w:p>
    <w:p w14:paraId="087D2C67"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(B) </w:t>
      </w:r>
      <w:r w:rsidRPr="00D47637">
        <w:rPr>
          <w:rFonts w:ascii="Times New Roman" w:eastAsia="標楷體" w:hAnsi="Times New Roman" w:cs="Times New Roman" w:hint="eastAsia"/>
        </w:rPr>
        <w:t>新竹分署</w:t>
      </w:r>
    </w:p>
    <w:p w14:paraId="451D2F9A"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733355C3" wp14:editId="2DD7ED5D">
            <wp:extent cx="5171440" cy="2735516"/>
            <wp:effectExtent l="0" t="0" r="0" b="8255"/>
            <wp:docPr id="92628152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81529" name="圖片 6"/>
                    <pic:cNvPicPr>
                      <a:picLocks noChangeAspect="1" noChangeArrowheads="1"/>
                    </pic:cNvPicPr>
                  </pic:nvPicPr>
                  <pic:blipFill rotWithShape="1">
                    <a:blip r:embed="rId38">
                      <a:extLst>
                        <a:ext uri="{28A0092B-C50C-407E-A947-70E740481C1C}">
                          <a14:useLocalDpi xmlns:a14="http://schemas.microsoft.com/office/drawing/2010/main" val="0"/>
                        </a:ext>
                      </a:extLst>
                    </a:blip>
                    <a:srcRect t="3226" b="818"/>
                    <a:stretch/>
                  </pic:blipFill>
                  <pic:spPr bwMode="auto">
                    <a:xfrm>
                      <a:off x="0" y="0"/>
                      <a:ext cx="5171847" cy="2735731"/>
                    </a:xfrm>
                    <a:prstGeom prst="rect">
                      <a:avLst/>
                    </a:prstGeom>
                    <a:noFill/>
                    <a:ln>
                      <a:noFill/>
                    </a:ln>
                    <a:extLst>
                      <a:ext uri="{53640926-AAD7-44D8-BBD7-CCE9431645EC}">
                        <a14:shadowObscured xmlns:a14="http://schemas.microsoft.com/office/drawing/2010/main"/>
                      </a:ext>
                    </a:extLst>
                  </pic:spPr>
                </pic:pic>
              </a:graphicData>
            </a:graphic>
          </wp:inline>
        </w:drawing>
      </w:r>
    </w:p>
    <w:p w14:paraId="2EB21D4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br w:type="page"/>
      </w:r>
    </w:p>
    <w:p w14:paraId="021A9B4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(C) </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中分署</w:t>
      </w:r>
    </w:p>
    <w:p w14:paraId="51C445F1"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01F85490" wp14:editId="37549105">
            <wp:extent cx="5318125" cy="2852540"/>
            <wp:effectExtent l="0" t="0" r="0" b="5080"/>
            <wp:docPr id="62469849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98499" name="圖片 7"/>
                    <pic:cNvPicPr>
                      <a:picLocks noChangeAspect="1" noChangeArrowheads="1"/>
                    </pic:cNvPicPr>
                  </pic:nvPicPr>
                  <pic:blipFill rotWithShape="1">
                    <a:blip r:embed="rId39">
                      <a:extLst>
                        <a:ext uri="{28A0092B-C50C-407E-A947-70E740481C1C}">
                          <a14:useLocalDpi xmlns:a14="http://schemas.microsoft.com/office/drawing/2010/main" val="0"/>
                        </a:ext>
                      </a:extLst>
                    </a:blip>
                    <a:srcRect t="532" b="3629"/>
                    <a:stretch/>
                  </pic:blipFill>
                  <pic:spPr bwMode="auto">
                    <a:xfrm>
                      <a:off x="0" y="0"/>
                      <a:ext cx="5318151" cy="2852554"/>
                    </a:xfrm>
                    <a:prstGeom prst="rect">
                      <a:avLst/>
                    </a:prstGeom>
                    <a:noFill/>
                    <a:ln>
                      <a:noFill/>
                    </a:ln>
                    <a:extLst>
                      <a:ext uri="{53640926-AAD7-44D8-BBD7-CCE9431645EC}">
                        <a14:shadowObscured xmlns:a14="http://schemas.microsoft.com/office/drawing/2010/main"/>
                      </a:ext>
                    </a:extLst>
                  </pic:spPr>
                </pic:pic>
              </a:graphicData>
            </a:graphic>
          </wp:inline>
        </w:drawing>
      </w:r>
    </w:p>
    <w:p w14:paraId="71BC0325" w14:textId="77777777" w:rsidR="000E5418" w:rsidRPr="00D47637" w:rsidRDefault="000E5418" w:rsidP="000E5418">
      <w:pPr>
        <w:rPr>
          <w:rFonts w:ascii="Times New Roman" w:eastAsia="標楷體" w:hAnsi="Times New Roman" w:cs="Times New Roman"/>
        </w:rPr>
      </w:pPr>
    </w:p>
    <w:p w14:paraId="54D1960E"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(D) </w:t>
      </w:r>
      <w:r w:rsidRPr="00D47637">
        <w:rPr>
          <w:rFonts w:ascii="Times New Roman" w:eastAsia="標楷體" w:hAnsi="Times New Roman" w:cs="Times New Roman" w:hint="eastAsia"/>
        </w:rPr>
        <w:t>南投分署</w:t>
      </w:r>
    </w:p>
    <w:p w14:paraId="07767B6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1D9699FF" wp14:editId="67C2BB86">
            <wp:extent cx="5266690" cy="2755208"/>
            <wp:effectExtent l="0" t="0" r="0" b="7620"/>
            <wp:docPr id="77132297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2974" name="圖片 8"/>
                    <pic:cNvPicPr>
                      <a:picLocks noChangeAspect="1" noChangeArrowheads="1"/>
                    </pic:cNvPicPr>
                  </pic:nvPicPr>
                  <pic:blipFill>
                    <a:blip r:embed="rId40">
                      <a:extLst>
                        <a:ext uri="{28A0092B-C50C-407E-A947-70E740481C1C}">
                          <a14:useLocalDpi xmlns:a14="http://schemas.microsoft.com/office/drawing/2010/main" val="0"/>
                        </a:ext>
                      </a:extLst>
                    </a:blip>
                    <a:srcRect t="2075" b="2075"/>
                    <a:stretch>
                      <a:fillRect/>
                    </a:stretch>
                  </pic:blipFill>
                  <pic:spPr bwMode="auto">
                    <a:xfrm>
                      <a:off x="0" y="0"/>
                      <a:ext cx="5266690" cy="2755208"/>
                    </a:xfrm>
                    <a:prstGeom prst="rect">
                      <a:avLst/>
                    </a:prstGeom>
                    <a:noFill/>
                    <a:ln>
                      <a:noFill/>
                    </a:ln>
                    <a:extLst>
                      <a:ext uri="{53640926-AAD7-44D8-BBD7-CCE9431645EC}">
                        <a14:shadowObscured xmlns:a14="http://schemas.microsoft.com/office/drawing/2010/main"/>
                      </a:ext>
                    </a:extLst>
                  </pic:spPr>
                </pic:pic>
              </a:graphicData>
            </a:graphic>
          </wp:inline>
        </w:drawing>
      </w:r>
    </w:p>
    <w:p w14:paraId="538718A6" w14:textId="77777777" w:rsidR="000E5418" w:rsidRPr="00D47637" w:rsidRDefault="000E5418" w:rsidP="000E5418">
      <w:pPr>
        <w:rPr>
          <w:rFonts w:ascii="Times New Roman" w:eastAsia="標楷體" w:hAnsi="Times New Roman" w:cs="Times New Roman"/>
        </w:rPr>
      </w:pPr>
    </w:p>
    <w:p w14:paraId="00C9749F"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br w:type="page"/>
      </w:r>
    </w:p>
    <w:p w14:paraId="4B8BA2D8"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(E) </w:t>
      </w:r>
      <w:r w:rsidRPr="00D47637">
        <w:rPr>
          <w:rFonts w:ascii="Times New Roman" w:eastAsia="標楷體" w:hAnsi="Times New Roman" w:cs="Times New Roman" w:hint="eastAsia"/>
        </w:rPr>
        <w:t>嘉義分署</w:t>
      </w:r>
    </w:p>
    <w:p w14:paraId="46F32351"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1E177AD8" wp14:editId="19AA7EE2">
            <wp:extent cx="5300475" cy="2746624"/>
            <wp:effectExtent l="0" t="0" r="0" b="0"/>
            <wp:docPr id="163986738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7389" name="圖片 9"/>
                    <pic:cNvPicPr>
                      <a:picLocks noChangeAspect="1" noChangeArrowheads="1"/>
                    </pic:cNvPicPr>
                  </pic:nvPicPr>
                  <pic:blipFill>
                    <a:blip r:embed="rId41">
                      <a:extLst>
                        <a:ext uri="{28A0092B-C50C-407E-A947-70E740481C1C}">
                          <a14:useLocalDpi xmlns:a14="http://schemas.microsoft.com/office/drawing/2010/main" val="0"/>
                        </a:ext>
                      </a:extLst>
                    </a:blip>
                    <a:srcRect t="1539" b="1539"/>
                    <a:stretch>
                      <a:fillRect/>
                    </a:stretch>
                  </pic:blipFill>
                  <pic:spPr bwMode="auto">
                    <a:xfrm>
                      <a:off x="0" y="0"/>
                      <a:ext cx="5300475" cy="2746624"/>
                    </a:xfrm>
                    <a:prstGeom prst="rect">
                      <a:avLst/>
                    </a:prstGeom>
                    <a:noFill/>
                    <a:ln>
                      <a:noFill/>
                    </a:ln>
                    <a:extLst>
                      <a:ext uri="{53640926-AAD7-44D8-BBD7-CCE9431645EC}">
                        <a14:shadowObscured xmlns:a14="http://schemas.microsoft.com/office/drawing/2010/main"/>
                      </a:ext>
                    </a:extLst>
                  </pic:spPr>
                </pic:pic>
              </a:graphicData>
            </a:graphic>
          </wp:inline>
        </w:drawing>
      </w:r>
    </w:p>
    <w:p w14:paraId="789EC07A" w14:textId="77777777" w:rsidR="000E5418" w:rsidRPr="00D47637" w:rsidRDefault="000E5418" w:rsidP="000E5418">
      <w:pPr>
        <w:rPr>
          <w:rFonts w:ascii="Times New Roman" w:eastAsia="標楷體" w:hAnsi="Times New Roman" w:cs="Times New Roman"/>
        </w:rPr>
      </w:pPr>
    </w:p>
    <w:p w14:paraId="7D4AF14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(F) </w:t>
      </w:r>
      <w:r w:rsidRPr="00D47637">
        <w:rPr>
          <w:rFonts w:ascii="Times New Roman" w:eastAsia="標楷體" w:hAnsi="Times New Roman" w:cs="Times New Roman" w:hint="eastAsia"/>
        </w:rPr>
        <w:t>屏東分署</w:t>
      </w:r>
    </w:p>
    <w:p w14:paraId="3F17B685"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2ACFDBF6" wp14:editId="5C808A7A">
            <wp:extent cx="5301542" cy="2748617"/>
            <wp:effectExtent l="0" t="0" r="0" b="0"/>
            <wp:docPr id="194617928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79289" name="圖片 10"/>
                    <pic:cNvPicPr>
                      <a:picLocks noChangeAspect="1" noChangeArrowheads="1"/>
                    </pic:cNvPicPr>
                  </pic:nvPicPr>
                  <pic:blipFill>
                    <a:blip r:embed="rId42">
                      <a:extLst>
                        <a:ext uri="{28A0092B-C50C-407E-A947-70E740481C1C}">
                          <a14:useLocalDpi xmlns:a14="http://schemas.microsoft.com/office/drawing/2010/main" val="0"/>
                        </a:ext>
                      </a:extLst>
                    </a:blip>
                    <a:srcRect t="2327" b="2327"/>
                    <a:stretch>
                      <a:fillRect/>
                    </a:stretch>
                  </pic:blipFill>
                  <pic:spPr bwMode="auto">
                    <a:xfrm>
                      <a:off x="0" y="0"/>
                      <a:ext cx="5301542" cy="2748617"/>
                    </a:xfrm>
                    <a:prstGeom prst="rect">
                      <a:avLst/>
                    </a:prstGeom>
                    <a:noFill/>
                    <a:ln>
                      <a:noFill/>
                    </a:ln>
                    <a:extLst>
                      <a:ext uri="{53640926-AAD7-44D8-BBD7-CCE9431645EC}">
                        <a14:shadowObscured xmlns:a14="http://schemas.microsoft.com/office/drawing/2010/main"/>
                      </a:ext>
                    </a:extLst>
                  </pic:spPr>
                </pic:pic>
              </a:graphicData>
            </a:graphic>
          </wp:inline>
        </w:drawing>
      </w:r>
    </w:p>
    <w:p w14:paraId="69921BCC"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br w:type="page"/>
      </w:r>
    </w:p>
    <w:p w14:paraId="254163A3"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(G) </w:t>
      </w:r>
      <w:r w:rsidRPr="00D47637">
        <w:rPr>
          <w:rFonts w:ascii="Times New Roman" w:eastAsia="標楷體" w:hAnsi="Times New Roman" w:cs="Times New Roman" w:hint="eastAsia"/>
        </w:rPr>
        <w:t>花蓮分署</w:t>
      </w:r>
    </w:p>
    <w:p w14:paraId="589827B9"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51E00B91" wp14:editId="74B41A3E">
            <wp:extent cx="5282712" cy="2872187"/>
            <wp:effectExtent l="0" t="0" r="0" b="4445"/>
            <wp:docPr id="183046596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5961" name="圖片 11"/>
                    <pic:cNvPicPr>
                      <a:picLocks noChangeAspect="1" noChangeArrowheads="1"/>
                    </pic:cNvPicPr>
                  </pic:nvPicPr>
                  <pic:blipFill>
                    <a:blip r:embed="rId43">
                      <a:extLst>
                        <a:ext uri="{28A0092B-C50C-407E-A947-70E740481C1C}">
                          <a14:useLocalDpi xmlns:a14="http://schemas.microsoft.com/office/drawing/2010/main" val="0"/>
                        </a:ext>
                      </a:extLst>
                    </a:blip>
                    <a:srcRect t="1511" b="1511"/>
                    <a:stretch>
                      <a:fillRect/>
                    </a:stretch>
                  </pic:blipFill>
                  <pic:spPr bwMode="auto">
                    <a:xfrm>
                      <a:off x="0" y="0"/>
                      <a:ext cx="5282712" cy="2872187"/>
                    </a:xfrm>
                    <a:prstGeom prst="rect">
                      <a:avLst/>
                    </a:prstGeom>
                    <a:noFill/>
                    <a:ln>
                      <a:noFill/>
                    </a:ln>
                    <a:extLst>
                      <a:ext uri="{53640926-AAD7-44D8-BBD7-CCE9431645EC}">
                        <a14:shadowObscured xmlns:a14="http://schemas.microsoft.com/office/drawing/2010/main"/>
                      </a:ext>
                    </a:extLst>
                  </pic:spPr>
                </pic:pic>
              </a:graphicData>
            </a:graphic>
          </wp:inline>
        </w:drawing>
      </w:r>
    </w:p>
    <w:p w14:paraId="6038D74C" w14:textId="77777777" w:rsidR="000E5418" w:rsidRPr="00D47637" w:rsidRDefault="000E5418" w:rsidP="000E5418">
      <w:pPr>
        <w:rPr>
          <w:rFonts w:ascii="Times New Roman" w:eastAsia="標楷體" w:hAnsi="Times New Roman" w:cs="Times New Roman"/>
        </w:rPr>
      </w:pPr>
    </w:p>
    <w:p w14:paraId="7FA85872"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(H) </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東分署</w:t>
      </w:r>
    </w:p>
    <w:p w14:paraId="78560572"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7F5C8FDD" wp14:editId="4C2FECA8">
            <wp:extent cx="5411673" cy="2823672"/>
            <wp:effectExtent l="0" t="0" r="0" b="0"/>
            <wp:docPr id="7562732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321" name="圖片 12"/>
                    <pic:cNvPicPr>
                      <a:picLocks noChangeAspect="1" noChangeArrowheads="1"/>
                    </pic:cNvPicPr>
                  </pic:nvPicPr>
                  <pic:blipFill>
                    <a:blip r:embed="rId44">
                      <a:extLst>
                        <a:ext uri="{28A0092B-C50C-407E-A947-70E740481C1C}">
                          <a14:useLocalDpi xmlns:a14="http://schemas.microsoft.com/office/drawing/2010/main" val="0"/>
                        </a:ext>
                      </a:extLst>
                    </a:blip>
                    <a:srcRect l="36" r="36"/>
                    <a:stretch>
                      <a:fillRect/>
                    </a:stretch>
                  </pic:blipFill>
                  <pic:spPr bwMode="auto">
                    <a:xfrm>
                      <a:off x="0" y="0"/>
                      <a:ext cx="5411673" cy="2823672"/>
                    </a:xfrm>
                    <a:prstGeom prst="rect">
                      <a:avLst/>
                    </a:prstGeom>
                    <a:noFill/>
                    <a:ln>
                      <a:noFill/>
                    </a:ln>
                    <a:extLst>
                      <a:ext uri="{53640926-AAD7-44D8-BBD7-CCE9431645EC}">
                        <a14:shadowObscured xmlns:a14="http://schemas.microsoft.com/office/drawing/2010/main"/>
                      </a:ext>
                    </a:extLst>
                  </pic:spPr>
                </pic:pic>
              </a:graphicData>
            </a:graphic>
          </wp:inline>
        </w:drawing>
      </w:r>
    </w:p>
    <w:p w14:paraId="171BE652" w14:textId="3BD3FE1D"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hint="eastAsia"/>
        </w:rPr>
        <w:t>圖</w:t>
      </w:r>
      <w:r w:rsidR="002A2ADD" w:rsidRPr="00D47637">
        <w:rPr>
          <w:rFonts w:ascii="Times New Roman" w:eastAsia="標楷體" w:hAnsi="Times New Roman" w:cs="Times New Roman"/>
        </w:rPr>
        <w:t>1</w:t>
      </w:r>
      <w:r w:rsidR="002B2C60">
        <w:rPr>
          <w:rFonts w:ascii="Times New Roman" w:eastAsia="標楷體" w:hAnsi="Times New Roman" w:cs="Times New Roman" w:hint="eastAsia"/>
        </w:rPr>
        <w:t>0</w:t>
      </w:r>
      <w:r w:rsidRPr="00D47637">
        <w:rPr>
          <w:rFonts w:ascii="Times New Roman" w:eastAsia="標楷體" w:hAnsi="Times New Roman" w:cs="Times New Roman" w:hint="eastAsia"/>
        </w:rPr>
        <w:t>、</w:t>
      </w:r>
      <w:r w:rsidRPr="00D47637">
        <w:rPr>
          <w:rFonts w:ascii="Times New Roman" w:eastAsia="標楷體" w:hAnsi="Times New Roman" w:cs="Times New Roman"/>
        </w:rPr>
        <w:t>202</w:t>
      </w:r>
      <w:r w:rsidR="006C332F" w:rsidRPr="00D47637">
        <w:rPr>
          <w:rFonts w:ascii="Times New Roman" w:eastAsia="標楷體" w:hAnsi="Times New Roman" w:cs="Times New Roman"/>
        </w:rPr>
        <w:t>5</w:t>
      </w:r>
      <w:r w:rsidRPr="00D47637">
        <w:rPr>
          <w:rFonts w:ascii="Times New Roman" w:eastAsia="標楷體" w:hAnsi="Times New Roman" w:cs="Times New Roman" w:hint="eastAsia"/>
        </w:rPr>
        <w:t>年</w:t>
      </w:r>
      <w:r w:rsidR="00F33FAB" w:rsidRPr="00D47637">
        <w:rPr>
          <w:rFonts w:ascii="Times New Roman" w:eastAsia="標楷體" w:hAnsi="Times New Roman" w:cs="Times New Roman" w:hint="eastAsia"/>
        </w:rPr>
        <w:t>臺灣</w:t>
      </w:r>
      <w:r w:rsidRPr="00D47637">
        <w:rPr>
          <w:rFonts w:ascii="Times New Roman" w:eastAsia="標楷體" w:hAnsi="Times New Roman" w:cs="Times New Roman" w:hint="eastAsia"/>
        </w:rPr>
        <w:t>繁殖鳥類調查資料屬於優等之樣區中，於林業保育署各分署記錄數量前</w:t>
      </w:r>
      <w:r w:rsidRPr="00D47637">
        <w:rPr>
          <w:rFonts w:ascii="Times New Roman" w:eastAsia="標楷體" w:hAnsi="Times New Roman" w:cs="Times New Roman"/>
        </w:rPr>
        <w:t>10</w:t>
      </w:r>
      <w:r w:rsidRPr="00D47637">
        <w:rPr>
          <w:rFonts w:ascii="Times New Roman" w:eastAsia="標楷體" w:hAnsi="Times New Roman" w:cs="Times New Roman" w:hint="eastAsia"/>
        </w:rPr>
        <w:t>名的鳥種。</w:t>
      </w:r>
      <w:r w:rsidRPr="00D47637">
        <w:rPr>
          <w:rFonts w:ascii="Times New Roman" w:eastAsia="標楷體" w:hAnsi="Times New Roman" w:cs="Times New Roman"/>
        </w:rPr>
        <w:t>(A)</w:t>
      </w:r>
      <w:r w:rsidRPr="00D47637">
        <w:rPr>
          <w:rFonts w:ascii="Times New Roman" w:eastAsia="標楷體" w:hAnsi="Times New Roman" w:cs="Times New Roman" w:hint="eastAsia"/>
        </w:rPr>
        <w:t>宜蘭分署樣區、</w:t>
      </w:r>
      <w:r w:rsidRPr="00D47637">
        <w:rPr>
          <w:rFonts w:ascii="Times New Roman" w:eastAsia="標楷體" w:hAnsi="Times New Roman" w:cs="Times New Roman"/>
        </w:rPr>
        <w:t xml:space="preserve">(B) </w:t>
      </w:r>
      <w:r w:rsidRPr="00D47637">
        <w:rPr>
          <w:rFonts w:ascii="Times New Roman" w:eastAsia="標楷體" w:hAnsi="Times New Roman" w:cs="Times New Roman" w:hint="eastAsia"/>
        </w:rPr>
        <w:t>新竹分署樣區、</w:t>
      </w:r>
      <w:r w:rsidRPr="00D47637">
        <w:rPr>
          <w:rFonts w:ascii="Times New Roman" w:eastAsia="標楷體" w:hAnsi="Times New Roman" w:cs="Times New Roman"/>
        </w:rPr>
        <w:t xml:space="preserve">(C) </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中分署樣區、</w:t>
      </w:r>
      <w:r w:rsidRPr="00D47637">
        <w:rPr>
          <w:rFonts w:ascii="Times New Roman" w:eastAsia="標楷體" w:hAnsi="Times New Roman" w:cs="Times New Roman"/>
        </w:rPr>
        <w:t xml:space="preserve">(D) </w:t>
      </w:r>
      <w:r w:rsidRPr="00D47637">
        <w:rPr>
          <w:rFonts w:ascii="Times New Roman" w:eastAsia="標楷體" w:hAnsi="Times New Roman" w:cs="Times New Roman" w:hint="eastAsia"/>
        </w:rPr>
        <w:t>南投分署樣區、</w:t>
      </w:r>
      <w:r w:rsidRPr="00D47637">
        <w:rPr>
          <w:rFonts w:ascii="Times New Roman" w:eastAsia="標楷體" w:hAnsi="Times New Roman" w:cs="Times New Roman"/>
        </w:rPr>
        <w:t xml:space="preserve">(E) </w:t>
      </w:r>
      <w:r w:rsidRPr="00D47637">
        <w:rPr>
          <w:rFonts w:ascii="Times New Roman" w:eastAsia="標楷體" w:hAnsi="Times New Roman" w:cs="Times New Roman" w:hint="eastAsia"/>
        </w:rPr>
        <w:t>嘉義分署樣區、</w:t>
      </w:r>
      <w:r w:rsidRPr="00D47637">
        <w:rPr>
          <w:rFonts w:ascii="Times New Roman" w:eastAsia="標楷體" w:hAnsi="Times New Roman" w:cs="Times New Roman"/>
        </w:rPr>
        <w:t xml:space="preserve">(F) </w:t>
      </w:r>
      <w:r w:rsidRPr="00D47637">
        <w:rPr>
          <w:rFonts w:ascii="Times New Roman" w:eastAsia="標楷體" w:hAnsi="Times New Roman" w:cs="Times New Roman" w:hint="eastAsia"/>
        </w:rPr>
        <w:t>屏東分署樣區、</w:t>
      </w:r>
      <w:r w:rsidRPr="00D47637">
        <w:rPr>
          <w:rFonts w:ascii="Times New Roman" w:eastAsia="標楷體" w:hAnsi="Times New Roman" w:cs="Times New Roman"/>
        </w:rPr>
        <w:t xml:space="preserve">(G) </w:t>
      </w:r>
      <w:r w:rsidRPr="00D47637">
        <w:rPr>
          <w:rFonts w:ascii="Times New Roman" w:eastAsia="標楷體" w:hAnsi="Times New Roman" w:cs="Times New Roman" w:hint="eastAsia"/>
        </w:rPr>
        <w:t>花蓮分署樣區、</w:t>
      </w:r>
      <w:r w:rsidRPr="00D47637">
        <w:rPr>
          <w:rFonts w:ascii="Times New Roman" w:eastAsia="標楷體" w:hAnsi="Times New Roman" w:cs="Times New Roman"/>
        </w:rPr>
        <w:t xml:space="preserve">(H) </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東分署樣區。</w:t>
      </w:r>
    </w:p>
    <w:p w14:paraId="3D80D69E" w14:textId="77777777" w:rsidR="000E5418" w:rsidRPr="00DC66F5" w:rsidRDefault="000E5418" w:rsidP="005726C3">
      <w:pPr>
        <w:rPr>
          <w:rFonts w:ascii="Times New Roman" w:eastAsia="標楷體" w:hAnsi="Times New Roman"/>
          <w:color w:val="4472C4" w:themeColor="accent5"/>
        </w:rPr>
      </w:pPr>
    </w:p>
    <w:p w14:paraId="629F4F2F" w14:textId="77777777" w:rsidR="005726C3" w:rsidRPr="00DC66F5" w:rsidRDefault="005726C3" w:rsidP="005726C3">
      <w:pPr>
        <w:rPr>
          <w:rFonts w:ascii="Times New Roman" w:eastAsia="標楷體" w:hAnsi="Times New Roman"/>
          <w:color w:val="4472C4" w:themeColor="accent5"/>
        </w:rPr>
      </w:pPr>
    </w:p>
    <w:p w14:paraId="26A8BFC5" w14:textId="77777777" w:rsidR="005726C3" w:rsidRPr="00DC66F5" w:rsidRDefault="005726C3" w:rsidP="005726C3">
      <w:pPr>
        <w:rPr>
          <w:rFonts w:ascii="Times New Roman" w:eastAsia="標楷體" w:hAnsi="Times New Roman"/>
          <w:color w:val="4472C4" w:themeColor="accent5"/>
        </w:rPr>
        <w:sectPr w:rsidR="005726C3" w:rsidRPr="00DC66F5" w:rsidSect="00F17B5C">
          <w:pgSz w:w="11906" w:h="16838"/>
          <w:pgMar w:top="1440" w:right="1800" w:bottom="1440" w:left="1800" w:header="851" w:footer="992" w:gutter="0"/>
          <w:cols w:space="425"/>
          <w:docGrid w:type="lines" w:linePitch="360"/>
        </w:sectPr>
      </w:pPr>
    </w:p>
    <w:p w14:paraId="4EA060F1" w14:textId="02D453CD" w:rsidR="00766BD5" w:rsidRPr="00D47637" w:rsidRDefault="00766BD5" w:rsidP="00766BD5">
      <w:pPr>
        <w:pStyle w:val="af6"/>
        <w:rPr>
          <w:rFonts w:ascii="Times New Roman" w:hAnsi="Times New Roman" w:cs="Times New Roman"/>
          <w:noProof/>
          <w:szCs w:val="24"/>
        </w:rPr>
      </w:pPr>
      <w:r w:rsidRPr="00D47637">
        <w:rPr>
          <w:rFonts w:ascii="Times New Roman" w:hAnsi="Times New Roman" w:cs="Times New Roman" w:hint="eastAsia"/>
        </w:rPr>
        <w:t>附表</w:t>
      </w:r>
      <w:r w:rsidR="006C1F10" w:rsidRPr="00D47637">
        <w:rPr>
          <w:rFonts w:ascii="Times New Roman" w:hAnsi="Times New Roman" w:cs="Times New Roman"/>
        </w:rPr>
        <w:t>1</w:t>
      </w:r>
      <w:r w:rsidRPr="00D47637">
        <w:rPr>
          <w:rFonts w:ascii="Times New Roman" w:hAnsi="Times New Roman" w:cs="Times New Roman" w:hint="eastAsia"/>
          <w:noProof/>
          <w:szCs w:val="24"/>
        </w:rPr>
        <w:t>、</w:t>
      </w:r>
      <w:bookmarkStart w:id="93" w:name="_Hlk200616466"/>
      <w:r w:rsidRPr="00D47637">
        <w:rPr>
          <w:rFonts w:ascii="Times New Roman" w:hAnsi="Times New Roman" w:cs="Times New Roman"/>
          <w:noProof/>
          <w:szCs w:val="24"/>
        </w:rPr>
        <w:t>202</w:t>
      </w:r>
      <w:r w:rsidR="006C332F" w:rsidRPr="00D47637">
        <w:rPr>
          <w:rFonts w:ascii="Times New Roman" w:hAnsi="Times New Roman" w:cs="Times New Roman"/>
          <w:noProof/>
          <w:szCs w:val="24"/>
        </w:rPr>
        <w:t>5</w:t>
      </w:r>
      <w:r w:rsidR="00E60E89" w:rsidRPr="00D47637">
        <w:rPr>
          <w:rFonts w:ascii="Times New Roman" w:hAnsi="Times New Roman" w:cs="Times New Roman" w:hint="eastAsia"/>
          <w:noProof/>
          <w:szCs w:val="24"/>
        </w:rPr>
        <w:t>年臺灣繁殖鳥類監測</w:t>
      </w:r>
      <w:r w:rsidRPr="00D47637">
        <w:rPr>
          <w:rFonts w:ascii="Times New Roman" w:hAnsi="Times New Roman" w:cs="Times New Roman" w:hint="eastAsia"/>
          <w:noProof/>
          <w:szCs w:val="24"/>
        </w:rPr>
        <w:t>記錄的鳥種清單</w:t>
      </w:r>
      <w:bookmarkEnd w:id="93"/>
    </w:p>
    <w:tbl>
      <w:tblPr>
        <w:tblW w:w="5000" w:type="pct"/>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3371"/>
        <w:gridCol w:w="4935"/>
      </w:tblGrid>
      <w:tr w:rsidR="006C332F" w:rsidRPr="002A0B2A" w14:paraId="43ED1BE7" w14:textId="77777777" w:rsidTr="00D47637">
        <w:trPr>
          <w:trHeight w:val="300"/>
        </w:trPr>
        <w:tc>
          <w:tcPr>
            <w:tcW w:w="2029" w:type="pct"/>
            <w:tcBorders>
              <w:bottom w:val="single" w:sz="4" w:space="0" w:color="auto"/>
            </w:tcBorders>
            <w:shd w:val="clear" w:color="auto" w:fill="auto"/>
            <w:hideMark/>
          </w:tcPr>
          <w:p w14:paraId="451D8E2B"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鳥種</w:t>
            </w:r>
          </w:p>
        </w:tc>
        <w:tc>
          <w:tcPr>
            <w:tcW w:w="2971" w:type="pct"/>
            <w:tcBorders>
              <w:bottom w:val="single" w:sz="4" w:space="0" w:color="auto"/>
            </w:tcBorders>
            <w:shd w:val="clear" w:color="auto" w:fill="auto"/>
            <w:noWrap/>
            <w:vAlign w:val="bottom"/>
            <w:hideMark/>
          </w:tcPr>
          <w:p w14:paraId="19E3D194"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學名</w:t>
            </w:r>
          </w:p>
        </w:tc>
      </w:tr>
      <w:tr w:rsidR="006C332F" w:rsidRPr="002A0B2A" w14:paraId="61E3DC49" w14:textId="77777777" w:rsidTr="00D47637">
        <w:trPr>
          <w:trHeight w:val="300"/>
        </w:trPr>
        <w:tc>
          <w:tcPr>
            <w:tcW w:w="2029" w:type="pct"/>
            <w:tcBorders>
              <w:bottom w:val="nil"/>
            </w:tcBorders>
            <w:shd w:val="clear" w:color="auto" w:fill="auto"/>
            <w:hideMark/>
          </w:tcPr>
          <w:p w14:paraId="19EEFFB4"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臺灣山鷓鴣</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bottom w:val="nil"/>
            </w:tcBorders>
            <w:shd w:val="clear" w:color="auto" w:fill="auto"/>
            <w:noWrap/>
            <w:vAlign w:val="bottom"/>
            <w:hideMark/>
          </w:tcPr>
          <w:p w14:paraId="00D467EC"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Arborophila crudigularis</w:t>
            </w:r>
          </w:p>
        </w:tc>
      </w:tr>
      <w:tr w:rsidR="006C332F" w:rsidRPr="002A0B2A" w14:paraId="45F48E8C" w14:textId="77777777" w:rsidTr="00D47637">
        <w:trPr>
          <w:trHeight w:val="300"/>
        </w:trPr>
        <w:tc>
          <w:tcPr>
            <w:tcW w:w="2029" w:type="pct"/>
            <w:tcBorders>
              <w:top w:val="nil"/>
              <w:bottom w:val="nil"/>
            </w:tcBorders>
            <w:shd w:val="clear" w:color="auto" w:fill="auto"/>
            <w:hideMark/>
          </w:tcPr>
          <w:p w14:paraId="6E6AEF14"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黑長尾雉</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1762D791"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Syrmaticus mikado</w:t>
            </w:r>
          </w:p>
        </w:tc>
      </w:tr>
      <w:tr w:rsidR="006C332F" w:rsidRPr="002A0B2A" w14:paraId="0BB5EFF7" w14:textId="77777777" w:rsidTr="00D47637">
        <w:trPr>
          <w:trHeight w:val="300"/>
        </w:trPr>
        <w:tc>
          <w:tcPr>
            <w:tcW w:w="2029" w:type="pct"/>
            <w:tcBorders>
              <w:top w:val="nil"/>
              <w:bottom w:val="nil"/>
            </w:tcBorders>
            <w:shd w:val="clear" w:color="auto" w:fill="auto"/>
            <w:hideMark/>
          </w:tcPr>
          <w:p w14:paraId="520D6587"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藍腹</w:t>
            </w:r>
            <w:proofErr w:type="gramStart"/>
            <w:r w:rsidRPr="00D47637">
              <w:rPr>
                <w:rFonts w:ascii="Times New Roman" w:eastAsia="標楷體" w:hAnsi="Times New Roman" w:cs="Calibri" w:hint="eastAsia"/>
                <w:kern w:val="0"/>
                <w:sz w:val="22"/>
              </w:rPr>
              <w:t>鷴</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66FCCF9F"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Lophura swinhoii</w:t>
            </w:r>
          </w:p>
        </w:tc>
      </w:tr>
      <w:tr w:rsidR="006C332F" w:rsidRPr="002A0B2A" w14:paraId="233D282D" w14:textId="77777777" w:rsidTr="00D47637">
        <w:trPr>
          <w:trHeight w:val="300"/>
        </w:trPr>
        <w:tc>
          <w:tcPr>
            <w:tcW w:w="2029" w:type="pct"/>
            <w:tcBorders>
              <w:top w:val="nil"/>
              <w:bottom w:val="nil"/>
            </w:tcBorders>
            <w:shd w:val="clear" w:color="auto" w:fill="auto"/>
            <w:hideMark/>
          </w:tcPr>
          <w:p w14:paraId="5DC38B1B"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臺灣竹雞</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1BC6360"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Bambusicola sonorivox</w:t>
            </w:r>
          </w:p>
        </w:tc>
      </w:tr>
      <w:tr w:rsidR="006C332F" w:rsidRPr="002A0B2A" w14:paraId="0EB2F707" w14:textId="77777777" w:rsidTr="00D47637">
        <w:trPr>
          <w:trHeight w:val="300"/>
        </w:trPr>
        <w:tc>
          <w:tcPr>
            <w:tcW w:w="2029" w:type="pct"/>
            <w:tcBorders>
              <w:top w:val="nil"/>
              <w:bottom w:val="nil"/>
            </w:tcBorders>
            <w:shd w:val="clear" w:color="auto" w:fill="auto"/>
            <w:hideMark/>
          </w:tcPr>
          <w:p w14:paraId="7C3B1911"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野鴿</w:t>
            </w:r>
          </w:p>
        </w:tc>
        <w:tc>
          <w:tcPr>
            <w:tcW w:w="2971" w:type="pct"/>
            <w:tcBorders>
              <w:top w:val="nil"/>
              <w:bottom w:val="nil"/>
            </w:tcBorders>
            <w:shd w:val="clear" w:color="auto" w:fill="auto"/>
            <w:noWrap/>
            <w:vAlign w:val="bottom"/>
            <w:hideMark/>
          </w:tcPr>
          <w:p w14:paraId="023D8F66"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Columba livia</w:t>
            </w:r>
          </w:p>
        </w:tc>
      </w:tr>
      <w:tr w:rsidR="006C332F" w:rsidRPr="002A0B2A" w14:paraId="0527F5D6" w14:textId="77777777" w:rsidTr="00D47637">
        <w:trPr>
          <w:trHeight w:val="300"/>
        </w:trPr>
        <w:tc>
          <w:tcPr>
            <w:tcW w:w="2029" w:type="pct"/>
            <w:tcBorders>
              <w:top w:val="nil"/>
              <w:bottom w:val="nil"/>
            </w:tcBorders>
            <w:shd w:val="clear" w:color="auto" w:fill="auto"/>
            <w:hideMark/>
          </w:tcPr>
          <w:p w14:paraId="02BB7927"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灰林鴿</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D237AB9"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Columba pulchricollis</w:t>
            </w:r>
          </w:p>
        </w:tc>
      </w:tr>
      <w:tr w:rsidR="006C332F" w:rsidRPr="002A0B2A" w14:paraId="15013EB1" w14:textId="77777777" w:rsidTr="00D47637">
        <w:trPr>
          <w:trHeight w:val="300"/>
        </w:trPr>
        <w:tc>
          <w:tcPr>
            <w:tcW w:w="2029" w:type="pct"/>
            <w:tcBorders>
              <w:top w:val="nil"/>
              <w:bottom w:val="nil"/>
            </w:tcBorders>
            <w:shd w:val="clear" w:color="auto" w:fill="auto"/>
            <w:hideMark/>
          </w:tcPr>
          <w:p w14:paraId="690EC910"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金背</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7445F19"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Streptopelia orientalis</w:t>
            </w:r>
          </w:p>
        </w:tc>
      </w:tr>
      <w:tr w:rsidR="006C332F" w:rsidRPr="002A0B2A" w14:paraId="191EEF56" w14:textId="77777777" w:rsidTr="00D47637">
        <w:trPr>
          <w:trHeight w:val="300"/>
        </w:trPr>
        <w:tc>
          <w:tcPr>
            <w:tcW w:w="2029" w:type="pct"/>
            <w:tcBorders>
              <w:top w:val="nil"/>
              <w:bottom w:val="nil"/>
            </w:tcBorders>
            <w:shd w:val="clear" w:color="auto" w:fill="auto"/>
            <w:hideMark/>
          </w:tcPr>
          <w:p w14:paraId="6BCEC279"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607824E"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Streptopelia tranquebarica</w:t>
            </w:r>
          </w:p>
        </w:tc>
      </w:tr>
      <w:tr w:rsidR="006C332F" w:rsidRPr="002A0B2A" w14:paraId="041C172B" w14:textId="77777777" w:rsidTr="00D47637">
        <w:trPr>
          <w:trHeight w:val="300"/>
        </w:trPr>
        <w:tc>
          <w:tcPr>
            <w:tcW w:w="2029" w:type="pct"/>
            <w:tcBorders>
              <w:top w:val="nil"/>
              <w:bottom w:val="nil"/>
            </w:tcBorders>
            <w:shd w:val="clear" w:color="auto" w:fill="auto"/>
            <w:hideMark/>
          </w:tcPr>
          <w:p w14:paraId="52D0799A"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珠頸斑鳩</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2D5EE1A"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Spilopelia chinensis</w:t>
            </w:r>
          </w:p>
        </w:tc>
      </w:tr>
      <w:tr w:rsidR="006C332F" w:rsidRPr="002A0B2A" w14:paraId="1DB05C84" w14:textId="77777777" w:rsidTr="00D47637">
        <w:trPr>
          <w:trHeight w:val="300"/>
        </w:trPr>
        <w:tc>
          <w:tcPr>
            <w:tcW w:w="2029" w:type="pct"/>
            <w:tcBorders>
              <w:top w:val="nil"/>
              <w:bottom w:val="nil"/>
            </w:tcBorders>
            <w:shd w:val="clear" w:color="auto" w:fill="auto"/>
            <w:hideMark/>
          </w:tcPr>
          <w:p w14:paraId="44B1772E"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翠翼</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7360024"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Chalcophaps indica</w:t>
            </w:r>
          </w:p>
        </w:tc>
      </w:tr>
      <w:tr w:rsidR="006C332F" w:rsidRPr="002A0B2A" w14:paraId="1236CE49" w14:textId="77777777" w:rsidTr="00D47637">
        <w:trPr>
          <w:trHeight w:val="300"/>
        </w:trPr>
        <w:tc>
          <w:tcPr>
            <w:tcW w:w="2029" w:type="pct"/>
            <w:tcBorders>
              <w:top w:val="nil"/>
              <w:bottom w:val="nil"/>
            </w:tcBorders>
            <w:shd w:val="clear" w:color="auto" w:fill="auto"/>
            <w:hideMark/>
          </w:tcPr>
          <w:p w14:paraId="11D9FBF6"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綠</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2A3D532"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Treron sieboldii</w:t>
            </w:r>
          </w:p>
        </w:tc>
      </w:tr>
      <w:tr w:rsidR="006C332F" w:rsidRPr="002A0B2A" w14:paraId="108A0419" w14:textId="77777777" w:rsidTr="00D47637">
        <w:trPr>
          <w:trHeight w:val="300"/>
        </w:trPr>
        <w:tc>
          <w:tcPr>
            <w:tcW w:w="2029" w:type="pct"/>
            <w:tcBorders>
              <w:top w:val="nil"/>
              <w:bottom w:val="nil"/>
            </w:tcBorders>
            <w:shd w:val="clear" w:color="auto" w:fill="auto"/>
            <w:hideMark/>
          </w:tcPr>
          <w:p w14:paraId="5B948861"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紅頭綠</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6C40E47A"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Treron formosae</w:t>
            </w:r>
          </w:p>
        </w:tc>
      </w:tr>
      <w:tr w:rsidR="006C332F" w:rsidRPr="002A0B2A" w14:paraId="14B2C202" w14:textId="77777777" w:rsidTr="00D47637">
        <w:trPr>
          <w:trHeight w:val="300"/>
        </w:trPr>
        <w:tc>
          <w:tcPr>
            <w:tcW w:w="2029" w:type="pct"/>
            <w:tcBorders>
              <w:top w:val="nil"/>
              <w:bottom w:val="nil"/>
            </w:tcBorders>
            <w:shd w:val="clear" w:color="auto" w:fill="auto"/>
            <w:hideMark/>
          </w:tcPr>
          <w:p w14:paraId="19CBFC97"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番</w:t>
            </w:r>
            <w:proofErr w:type="gramStart"/>
            <w:r w:rsidRPr="00D47637">
              <w:rPr>
                <w:rFonts w:ascii="Times New Roman" w:eastAsia="標楷體" w:hAnsi="Times New Roman" w:cs="Calibri" w:hint="eastAsia"/>
                <w:kern w:val="0"/>
                <w:sz w:val="22"/>
              </w:rPr>
              <w:t>鵑</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1A5E799"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Centropus bengalensis</w:t>
            </w:r>
          </w:p>
        </w:tc>
      </w:tr>
      <w:tr w:rsidR="006C332F" w:rsidRPr="002A0B2A" w14:paraId="261441E3" w14:textId="77777777" w:rsidTr="00D47637">
        <w:trPr>
          <w:trHeight w:val="300"/>
        </w:trPr>
        <w:tc>
          <w:tcPr>
            <w:tcW w:w="2029" w:type="pct"/>
            <w:tcBorders>
              <w:top w:val="nil"/>
              <w:bottom w:val="nil"/>
            </w:tcBorders>
            <w:shd w:val="clear" w:color="auto" w:fill="auto"/>
            <w:hideMark/>
          </w:tcPr>
          <w:p w14:paraId="28C99002"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鷹</w:t>
            </w:r>
            <w:proofErr w:type="gramStart"/>
            <w:r w:rsidRPr="00D47637">
              <w:rPr>
                <w:rFonts w:ascii="Times New Roman" w:eastAsia="標楷體" w:hAnsi="Times New Roman" w:cs="Calibri" w:hint="eastAsia"/>
                <w:kern w:val="0"/>
                <w:sz w:val="22"/>
              </w:rPr>
              <w:t>鵑</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7A668ED"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Hierococcyx sparverioides</w:t>
            </w:r>
          </w:p>
        </w:tc>
      </w:tr>
      <w:tr w:rsidR="006C332F" w:rsidRPr="002A0B2A" w14:paraId="25365512" w14:textId="77777777" w:rsidTr="00D47637">
        <w:trPr>
          <w:trHeight w:val="300"/>
        </w:trPr>
        <w:tc>
          <w:tcPr>
            <w:tcW w:w="2029" w:type="pct"/>
            <w:tcBorders>
              <w:top w:val="nil"/>
              <w:bottom w:val="nil"/>
            </w:tcBorders>
            <w:shd w:val="clear" w:color="auto" w:fill="auto"/>
            <w:hideMark/>
          </w:tcPr>
          <w:p w14:paraId="7230699E"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北方中杜鵑</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650CF87"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Cuculus optatus</w:t>
            </w:r>
          </w:p>
        </w:tc>
      </w:tr>
      <w:tr w:rsidR="006C332F" w:rsidRPr="002A0B2A" w14:paraId="142256B4" w14:textId="77777777" w:rsidTr="00D47637">
        <w:trPr>
          <w:trHeight w:val="300"/>
        </w:trPr>
        <w:tc>
          <w:tcPr>
            <w:tcW w:w="2029" w:type="pct"/>
            <w:tcBorders>
              <w:top w:val="nil"/>
              <w:bottom w:val="nil"/>
            </w:tcBorders>
            <w:shd w:val="clear" w:color="auto" w:fill="auto"/>
            <w:hideMark/>
          </w:tcPr>
          <w:p w14:paraId="306A6403"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叉尾雨燕</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C8BA413"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Apus pacificus</w:t>
            </w:r>
          </w:p>
        </w:tc>
      </w:tr>
      <w:tr w:rsidR="006C332F" w:rsidRPr="002A0B2A" w14:paraId="7735C87F" w14:textId="77777777" w:rsidTr="00D47637">
        <w:trPr>
          <w:trHeight w:val="300"/>
        </w:trPr>
        <w:tc>
          <w:tcPr>
            <w:tcW w:w="2029" w:type="pct"/>
            <w:tcBorders>
              <w:top w:val="nil"/>
              <w:bottom w:val="nil"/>
            </w:tcBorders>
            <w:shd w:val="clear" w:color="auto" w:fill="auto"/>
            <w:hideMark/>
          </w:tcPr>
          <w:p w14:paraId="0464FD27"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小雨燕</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15078C4"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Apus nipalensis</w:t>
            </w:r>
          </w:p>
        </w:tc>
      </w:tr>
      <w:tr w:rsidR="006C332F" w:rsidRPr="002A0B2A" w14:paraId="0DA031B4" w14:textId="77777777" w:rsidTr="00D47637">
        <w:trPr>
          <w:trHeight w:val="300"/>
        </w:trPr>
        <w:tc>
          <w:tcPr>
            <w:tcW w:w="2029" w:type="pct"/>
            <w:tcBorders>
              <w:top w:val="nil"/>
              <w:bottom w:val="nil"/>
            </w:tcBorders>
            <w:shd w:val="clear" w:color="auto" w:fill="auto"/>
            <w:hideMark/>
          </w:tcPr>
          <w:p w14:paraId="6559B369"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灰腳秧雞</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D44A5FA"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Rallina eurizonoides</w:t>
            </w:r>
          </w:p>
        </w:tc>
      </w:tr>
      <w:tr w:rsidR="006C332F" w:rsidRPr="002A0B2A" w14:paraId="1966D0B7" w14:textId="77777777" w:rsidTr="00D47637">
        <w:trPr>
          <w:trHeight w:val="300"/>
        </w:trPr>
        <w:tc>
          <w:tcPr>
            <w:tcW w:w="2029" w:type="pct"/>
            <w:tcBorders>
              <w:top w:val="nil"/>
              <w:bottom w:val="nil"/>
            </w:tcBorders>
            <w:shd w:val="clear" w:color="auto" w:fill="auto"/>
            <w:hideMark/>
          </w:tcPr>
          <w:p w14:paraId="559F7D9D"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小白鷺</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2A2C4DA"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Egretta garzetta</w:t>
            </w:r>
          </w:p>
        </w:tc>
      </w:tr>
      <w:tr w:rsidR="006C332F" w:rsidRPr="002A0B2A" w14:paraId="165BE0DA" w14:textId="77777777" w:rsidTr="00D47637">
        <w:trPr>
          <w:trHeight w:val="300"/>
        </w:trPr>
        <w:tc>
          <w:tcPr>
            <w:tcW w:w="2029" w:type="pct"/>
            <w:tcBorders>
              <w:top w:val="nil"/>
              <w:bottom w:val="nil"/>
            </w:tcBorders>
            <w:shd w:val="clear" w:color="auto" w:fill="auto"/>
            <w:hideMark/>
          </w:tcPr>
          <w:p w14:paraId="1861B714"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黃頭鷺</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7B92F63"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Bubulcus ibis</w:t>
            </w:r>
          </w:p>
        </w:tc>
      </w:tr>
      <w:tr w:rsidR="006C332F" w:rsidRPr="002A0B2A" w14:paraId="587C9AEF" w14:textId="77777777" w:rsidTr="00D47637">
        <w:trPr>
          <w:trHeight w:val="300"/>
        </w:trPr>
        <w:tc>
          <w:tcPr>
            <w:tcW w:w="2029" w:type="pct"/>
            <w:tcBorders>
              <w:top w:val="nil"/>
              <w:bottom w:val="nil"/>
            </w:tcBorders>
            <w:shd w:val="clear" w:color="auto" w:fill="auto"/>
            <w:hideMark/>
          </w:tcPr>
          <w:p w14:paraId="5DCDD6A6"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夜鷺</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CB074C6"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Nycticorax nycticorax</w:t>
            </w:r>
          </w:p>
        </w:tc>
      </w:tr>
      <w:tr w:rsidR="006C332F" w:rsidRPr="002A0B2A" w14:paraId="11976C4E" w14:textId="77777777" w:rsidTr="00D47637">
        <w:trPr>
          <w:trHeight w:val="300"/>
        </w:trPr>
        <w:tc>
          <w:tcPr>
            <w:tcW w:w="2029" w:type="pct"/>
            <w:tcBorders>
              <w:top w:val="nil"/>
              <w:bottom w:val="nil"/>
            </w:tcBorders>
            <w:shd w:val="clear" w:color="auto" w:fill="auto"/>
            <w:hideMark/>
          </w:tcPr>
          <w:p w14:paraId="3F5095D8"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黑冠麻鷺</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1916334"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Gorsachius melanolophus</w:t>
            </w:r>
          </w:p>
        </w:tc>
      </w:tr>
      <w:tr w:rsidR="006C332F" w:rsidRPr="002A0B2A" w14:paraId="173C0DE7" w14:textId="77777777" w:rsidTr="00D47637">
        <w:trPr>
          <w:trHeight w:val="300"/>
        </w:trPr>
        <w:tc>
          <w:tcPr>
            <w:tcW w:w="2029" w:type="pct"/>
            <w:tcBorders>
              <w:top w:val="nil"/>
              <w:bottom w:val="nil"/>
            </w:tcBorders>
            <w:shd w:val="clear" w:color="auto" w:fill="auto"/>
            <w:hideMark/>
          </w:tcPr>
          <w:p w14:paraId="79229877"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東方蜂</w:t>
            </w:r>
            <w:proofErr w:type="gramEnd"/>
            <w:r w:rsidRPr="00D47637">
              <w:rPr>
                <w:rFonts w:ascii="Times New Roman" w:eastAsia="標楷體" w:hAnsi="Times New Roman" w:cs="Calibri" w:hint="eastAsia"/>
                <w:kern w:val="0"/>
                <w:sz w:val="22"/>
              </w:rPr>
              <w:t>鷹</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3F400CE9"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Pernis ptilorhynchus</w:t>
            </w:r>
          </w:p>
        </w:tc>
      </w:tr>
      <w:tr w:rsidR="006C332F" w:rsidRPr="002A0B2A" w14:paraId="28010BD0" w14:textId="77777777" w:rsidTr="00D47637">
        <w:trPr>
          <w:trHeight w:val="300"/>
        </w:trPr>
        <w:tc>
          <w:tcPr>
            <w:tcW w:w="2029" w:type="pct"/>
            <w:tcBorders>
              <w:top w:val="nil"/>
              <w:bottom w:val="nil"/>
            </w:tcBorders>
            <w:shd w:val="clear" w:color="auto" w:fill="auto"/>
            <w:hideMark/>
          </w:tcPr>
          <w:p w14:paraId="75EE26CA"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大冠</w:t>
            </w:r>
            <w:proofErr w:type="gramStart"/>
            <w:r w:rsidRPr="00D47637">
              <w:rPr>
                <w:rFonts w:ascii="Times New Roman" w:eastAsia="標楷體" w:hAnsi="Times New Roman" w:cs="Calibri" w:hint="eastAsia"/>
                <w:kern w:val="0"/>
                <w:sz w:val="22"/>
              </w:rPr>
              <w:t>鷲</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C530559"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Spilornis cheela</w:t>
            </w:r>
          </w:p>
        </w:tc>
      </w:tr>
      <w:tr w:rsidR="006C332F" w:rsidRPr="002A0B2A" w14:paraId="42B51E41" w14:textId="77777777" w:rsidTr="00D47637">
        <w:trPr>
          <w:trHeight w:val="300"/>
        </w:trPr>
        <w:tc>
          <w:tcPr>
            <w:tcW w:w="2029" w:type="pct"/>
            <w:tcBorders>
              <w:top w:val="nil"/>
              <w:bottom w:val="nil"/>
            </w:tcBorders>
            <w:shd w:val="clear" w:color="auto" w:fill="auto"/>
            <w:hideMark/>
          </w:tcPr>
          <w:p w14:paraId="4B2EF44B"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林</w:t>
            </w:r>
            <w:proofErr w:type="gramStart"/>
            <w:r w:rsidRPr="00D47637">
              <w:rPr>
                <w:rFonts w:ascii="Times New Roman" w:eastAsia="標楷體" w:hAnsi="Times New Roman" w:cs="Calibri" w:hint="eastAsia"/>
                <w:kern w:val="0"/>
                <w:sz w:val="22"/>
              </w:rPr>
              <w:t>鵰</w:t>
            </w:r>
            <w:proofErr w:type="gramEnd"/>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635EB0E5"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Ictinaetus malaiensis</w:t>
            </w:r>
          </w:p>
        </w:tc>
      </w:tr>
      <w:tr w:rsidR="006C332F" w:rsidRPr="002A0B2A" w14:paraId="563E7B79" w14:textId="77777777" w:rsidTr="00D47637">
        <w:trPr>
          <w:trHeight w:val="300"/>
        </w:trPr>
        <w:tc>
          <w:tcPr>
            <w:tcW w:w="2029" w:type="pct"/>
            <w:tcBorders>
              <w:top w:val="nil"/>
              <w:bottom w:val="nil"/>
            </w:tcBorders>
            <w:shd w:val="clear" w:color="auto" w:fill="auto"/>
            <w:hideMark/>
          </w:tcPr>
          <w:p w14:paraId="39566E05"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灰面</w:t>
            </w:r>
            <w:proofErr w:type="gramStart"/>
            <w:r w:rsidRPr="00D47637">
              <w:rPr>
                <w:rFonts w:ascii="Times New Roman" w:eastAsia="標楷體" w:hAnsi="Times New Roman" w:cs="Calibri" w:hint="eastAsia"/>
                <w:kern w:val="0"/>
                <w:sz w:val="22"/>
              </w:rPr>
              <w:t>鵟</w:t>
            </w:r>
            <w:proofErr w:type="gramEnd"/>
            <w:r w:rsidRPr="00D47637">
              <w:rPr>
                <w:rFonts w:ascii="Times New Roman" w:eastAsia="標楷體" w:hAnsi="Times New Roman" w:cs="Calibri" w:hint="eastAsia"/>
                <w:kern w:val="0"/>
                <w:sz w:val="22"/>
              </w:rPr>
              <w:t>鷹</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3C77774"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Butastur indicus</w:t>
            </w:r>
          </w:p>
        </w:tc>
      </w:tr>
      <w:tr w:rsidR="006C332F" w:rsidRPr="002A0B2A" w14:paraId="6D1D72AB" w14:textId="77777777" w:rsidTr="00D47637">
        <w:trPr>
          <w:trHeight w:val="300"/>
        </w:trPr>
        <w:tc>
          <w:tcPr>
            <w:tcW w:w="2029" w:type="pct"/>
            <w:tcBorders>
              <w:top w:val="nil"/>
              <w:bottom w:val="nil"/>
            </w:tcBorders>
            <w:shd w:val="clear" w:color="auto" w:fill="auto"/>
            <w:hideMark/>
          </w:tcPr>
          <w:p w14:paraId="3613C519"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鳳頭蒼鷹</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F7D1864"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Accipiter trivirgatus</w:t>
            </w:r>
          </w:p>
        </w:tc>
      </w:tr>
      <w:tr w:rsidR="006C332F" w:rsidRPr="002A0B2A" w14:paraId="05DF7FE6" w14:textId="77777777" w:rsidTr="00D47637">
        <w:trPr>
          <w:trHeight w:val="300"/>
        </w:trPr>
        <w:tc>
          <w:tcPr>
            <w:tcW w:w="2029" w:type="pct"/>
            <w:tcBorders>
              <w:top w:val="nil"/>
              <w:bottom w:val="nil"/>
            </w:tcBorders>
            <w:shd w:val="clear" w:color="auto" w:fill="auto"/>
            <w:hideMark/>
          </w:tcPr>
          <w:p w14:paraId="1DC4E8C2"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赤腹鷹</w:t>
            </w:r>
            <w:proofErr w:type="gramEnd"/>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6221DD7"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Accipiter soloensis</w:t>
            </w:r>
          </w:p>
        </w:tc>
      </w:tr>
      <w:tr w:rsidR="006C332F" w:rsidRPr="002A0B2A" w14:paraId="0B713922" w14:textId="77777777" w:rsidTr="00D47637">
        <w:trPr>
          <w:trHeight w:val="300"/>
        </w:trPr>
        <w:tc>
          <w:tcPr>
            <w:tcW w:w="2029" w:type="pct"/>
            <w:tcBorders>
              <w:top w:val="nil"/>
              <w:bottom w:val="nil"/>
            </w:tcBorders>
            <w:shd w:val="clear" w:color="auto" w:fill="auto"/>
            <w:hideMark/>
          </w:tcPr>
          <w:p w14:paraId="6A3A5645"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松雀鷹</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5B0C8C5A"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Accipiter virgatus</w:t>
            </w:r>
          </w:p>
        </w:tc>
      </w:tr>
      <w:tr w:rsidR="006C332F" w:rsidRPr="002A0B2A" w14:paraId="3404D21F" w14:textId="77777777" w:rsidTr="002B2C60">
        <w:trPr>
          <w:trHeight w:val="300"/>
        </w:trPr>
        <w:tc>
          <w:tcPr>
            <w:tcW w:w="2029" w:type="pct"/>
            <w:tcBorders>
              <w:top w:val="nil"/>
              <w:bottom w:val="nil"/>
            </w:tcBorders>
            <w:shd w:val="clear" w:color="auto" w:fill="auto"/>
            <w:hideMark/>
          </w:tcPr>
          <w:p w14:paraId="11A97810"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鵂鶹</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D6FC5D2"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Taenioptynx brodiei</w:t>
            </w:r>
          </w:p>
        </w:tc>
      </w:tr>
      <w:tr w:rsidR="006C332F" w:rsidRPr="002A0B2A" w14:paraId="7F3F5537" w14:textId="77777777" w:rsidTr="002B2C60">
        <w:trPr>
          <w:trHeight w:val="300"/>
        </w:trPr>
        <w:tc>
          <w:tcPr>
            <w:tcW w:w="2029" w:type="pct"/>
            <w:tcBorders>
              <w:top w:val="nil"/>
              <w:bottom w:val="single" w:sz="4" w:space="0" w:color="auto"/>
            </w:tcBorders>
            <w:shd w:val="clear" w:color="auto" w:fill="auto"/>
            <w:hideMark/>
          </w:tcPr>
          <w:p w14:paraId="37FDB805"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翠鳥</w:t>
            </w:r>
            <w:r w:rsidRPr="00D47637">
              <w:rPr>
                <w:rFonts w:ascii="Times New Roman" w:eastAsia="標楷體" w:hAnsi="Times New Roman" w:cs="Calibri"/>
                <w:kern w:val="0"/>
                <w:sz w:val="22"/>
              </w:rPr>
              <w:t xml:space="preserve"> </w:t>
            </w:r>
          </w:p>
        </w:tc>
        <w:tc>
          <w:tcPr>
            <w:tcW w:w="2971" w:type="pct"/>
            <w:tcBorders>
              <w:top w:val="nil"/>
              <w:bottom w:val="single" w:sz="4" w:space="0" w:color="auto"/>
            </w:tcBorders>
            <w:shd w:val="clear" w:color="auto" w:fill="auto"/>
            <w:noWrap/>
            <w:vAlign w:val="bottom"/>
            <w:hideMark/>
          </w:tcPr>
          <w:p w14:paraId="1B89599B"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Alcedo atthis</w:t>
            </w:r>
          </w:p>
        </w:tc>
      </w:tr>
      <w:tr w:rsidR="006C332F" w:rsidRPr="002A0B2A" w14:paraId="6196A368" w14:textId="77777777" w:rsidTr="002B2C60">
        <w:trPr>
          <w:trHeight w:val="300"/>
        </w:trPr>
        <w:tc>
          <w:tcPr>
            <w:tcW w:w="2029" w:type="pct"/>
            <w:tcBorders>
              <w:top w:val="single" w:sz="4" w:space="0" w:color="auto"/>
              <w:bottom w:val="nil"/>
            </w:tcBorders>
            <w:shd w:val="clear" w:color="auto" w:fill="auto"/>
            <w:hideMark/>
          </w:tcPr>
          <w:p w14:paraId="3BB50AE1"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五色鳥</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single" w:sz="4" w:space="0" w:color="auto"/>
              <w:bottom w:val="nil"/>
            </w:tcBorders>
            <w:shd w:val="clear" w:color="auto" w:fill="auto"/>
            <w:noWrap/>
            <w:vAlign w:val="bottom"/>
            <w:hideMark/>
          </w:tcPr>
          <w:p w14:paraId="2B6F22CC"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Psilopogon nuchalis</w:t>
            </w:r>
          </w:p>
        </w:tc>
      </w:tr>
      <w:tr w:rsidR="006C332F" w:rsidRPr="002A0B2A" w14:paraId="23A183DF" w14:textId="77777777" w:rsidTr="00D47637">
        <w:trPr>
          <w:trHeight w:val="300"/>
        </w:trPr>
        <w:tc>
          <w:tcPr>
            <w:tcW w:w="2029" w:type="pct"/>
            <w:tcBorders>
              <w:top w:val="nil"/>
              <w:bottom w:val="nil"/>
            </w:tcBorders>
            <w:shd w:val="clear" w:color="auto" w:fill="auto"/>
            <w:hideMark/>
          </w:tcPr>
          <w:p w14:paraId="6B07A891"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小啄木</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FDAB013"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Yungipicus canicapillus</w:t>
            </w:r>
          </w:p>
        </w:tc>
      </w:tr>
      <w:tr w:rsidR="006C332F" w:rsidRPr="002A0B2A" w14:paraId="0B42C5C6" w14:textId="77777777" w:rsidTr="00D47637">
        <w:trPr>
          <w:trHeight w:val="300"/>
        </w:trPr>
        <w:tc>
          <w:tcPr>
            <w:tcW w:w="2029" w:type="pct"/>
            <w:tcBorders>
              <w:top w:val="nil"/>
              <w:bottom w:val="nil"/>
            </w:tcBorders>
            <w:shd w:val="clear" w:color="auto" w:fill="auto"/>
            <w:hideMark/>
          </w:tcPr>
          <w:p w14:paraId="064CD9FB"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大</w:t>
            </w:r>
            <w:proofErr w:type="gramStart"/>
            <w:r w:rsidRPr="00D47637">
              <w:rPr>
                <w:rFonts w:ascii="Times New Roman" w:eastAsia="標楷體" w:hAnsi="Times New Roman" w:cs="Calibri" w:hint="eastAsia"/>
                <w:kern w:val="0"/>
                <w:sz w:val="22"/>
              </w:rPr>
              <w:t>赤啄木</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D532F1A"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Dendrocopos leucotos</w:t>
            </w:r>
          </w:p>
        </w:tc>
      </w:tr>
      <w:tr w:rsidR="006C332F" w:rsidRPr="002A0B2A" w14:paraId="5A270D2A" w14:textId="77777777" w:rsidTr="00D47637">
        <w:trPr>
          <w:trHeight w:val="300"/>
        </w:trPr>
        <w:tc>
          <w:tcPr>
            <w:tcW w:w="2029" w:type="pct"/>
            <w:tcBorders>
              <w:top w:val="nil"/>
              <w:bottom w:val="nil"/>
            </w:tcBorders>
            <w:shd w:val="clear" w:color="auto" w:fill="auto"/>
            <w:hideMark/>
          </w:tcPr>
          <w:p w14:paraId="1BAA01CB" w14:textId="77777777" w:rsidR="006C332F" w:rsidRPr="00D47637" w:rsidRDefault="006C332F" w:rsidP="000E1A8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綠啄木</w:t>
            </w:r>
            <w:proofErr w:type="gramEnd"/>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64137973"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Picus canus</w:t>
            </w:r>
          </w:p>
        </w:tc>
      </w:tr>
      <w:tr w:rsidR="006C332F" w:rsidRPr="002A0B2A" w14:paraId="31988795" w14:textId="77777777" w:rsidTr="00D47637">
        <w:trPr>
          <w:trHeight w:val="300"/>
        </w:trPr>
        <w:tc>
          <w:tcPr>
            <w:tcW w:w="2029" w:type="pct"/>
            <w:tcBorders>
              <w:top w:val="nil"/>
              <w:bottom w:val="nil"/>
            </w:tcBorders>
            <w:shd w:val="clear" w:color="auto" w:fill="auto"/>
            <w:hideMark/>
          </w:tcPr>
          <w:p w14:paraId="2730DCAD" w14:textId="77777777" w:rsidR="006C332F" w:rsidRPr="00D47637" w:rsidRDefault="006C332F" w:rsidP="000E1A8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八色鳥</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188E9937" w14:textId="77777777" w:rsidR="006C332F" w:rsidRPr="00D47637" w:rsidRDefault="006C332F" w:rsidP="000E1A8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Pitta nympha</w:t>
            </w:r>
          </w:p>
        </w:tc>
      </w:tr>
      <w:tr w:rsidR="006C332F" w:rsidRPr="002A0B2A" w14:paraId="6397EFDB" w14:textId="77777777" w:rsidTr="00D47637">
        <w:trPr>
          <w:trHeight w:val="300"/>
        </w:trPr>
        <w:tc>
          <w:tcPr>
            <w:tcW w:w="2029" w:type="pct"/>
            <w:tcBorders>
              <w:top w:val="nil"/>
              <w:bottom w:val="nil"/>
            </w:tcBorders>
            <w:shd w:val="clear" w:color="auto" w:fill="auto"/>
            <w:hideMark/>
          </w:tcPr>
          <w:p w14:paraId="5EEBEDB2"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灰喉山椒</w:t>
            </w:r>
            <w:proofErr w:type="gramEnd"/>
            <w:r w:rsidRPr="00D47637">
              <w:rPr>
                <w:rFonts w:ascii="Times New Roman" w:eastAsia="標楷體" w:hAnsi="Times New Roman" w:cs="Calibri" w:hint="eastAsia"/>
                <w:kern w:val="0"/>
                <w:sz w:val="22"/>
              </w:rPr>
              <w:t>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C0AC0E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Pericrocotus solaris</w:t>
            </w:r>
          </w:p>
        </w:tc>
      </w:tr>
      <w:tr w:rsidR="006C332F" w:rsidRPr="002A0B2A" w14:paraId="2004A497" w14:textId="77777777" w:rsidTr="00D47637">
        <w:trPr>
          <w:trHeight w:val="300"/>
        </w:trPr>
        <w:tc>
          <w:tcPr>
            <w:tcW w:w="2029" w:type="pct"/>
            <w:tcBorders>
              <w:top w:val="nil"/>
              <w:bottom w:val="nil"/>
            </w:tcBorders>
            <w:shd w:val="clear" w:color="auto" w:fill="auto"/>
            <w:hideMark/>
          </w:tcPr>
          <w:p w14:paraId="56D9816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綠畫眉</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145DB8D"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Erpornis zantholeuca</w:t>
            </w:r>
          </w:p>
        </w:tc>
      </w:tr>
      <w:tr w:rsidR="006C332F" w:rsidRPr="002A0B2A" w14:paraId="0B1DBF96" w14:textId="77777777" w:rsidTr="00D47637">
        <w:trPr>
          <w:trHeight w:val="300"/>
        </w:trPr>
        <w:tc>
          <w:tcPr>
            <w:tcW w:w="2029" w:type="pct"/>
            <w:tcBorders>
              <w:top w:val="nil"/>
              <w:bottom w:val="nil"/>
            </w:tcBorders>
            <w:shd w:val="clear" w:color="auto" w:fill="auto"/>
            <w:hideMark/>
          </w:tcPr>
          <w:p w14:paraId="6D2AEBC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朱鸝</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2A4109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Oriolus traillii</w:t>
            </w:r>
          </w:p>
        </w:tc>
      </w:tr>
      <w:tr w:rsidR="006C332F" w:rsidRPr="002A0B2A" w14:paraId="71D97D64" w14:textId="77777777" w:rsidTr="00D47637">
        <w:trPr>
          <w:trHeight w:val="300"/>
        </w:trPr>
        <w:tc>
          <w:tcPr>
            <w:tcW w:w="2029" w:type="pct"/>
            <w:tcBorders>
              <w:top w:val="nil"/>
              <w:bottom w:val="nil"/>
            </w:tcBorders>
            <w:shd w:val="clear" w:color="auto" w:fill="auto"/>
            <w:hideMark/>
          </w:tcPr>
          <w:p w14:paraId="0F4B969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大卷尾</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1DCE21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Dicrurus macrocercus</w:t>
            </w:r>
          </w:p>
        </w:tc>
      </w:tr>
      <w:tr w:rsidR="006C332F" w:rsidRPr="002A0B2A" w14:paraId="3B4FC474" w14:textId="77777777" w:rsidTr="00D47637">
        <w:trPr>
          <w:trHeight w:val="300"/>
        </w:trPr>
        <w:tc>
          <w:tcPr>
            <w:tcW w:w="2029" w:type="pct"/>
            <w:tcBorders>
              <w:top w:val="nil"/>
              <w:bottom w:val="nil"/>
            </w:tcBorders>
            <w:shd w:val="clear" w:color="auto" w:fill="auto"/>
            <w:hideMark/>
          </w:tcPr>
          <w:p w14:paraId="3FAC4FA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小卷尾</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07889EA"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Dicrurus aeneus</w:t>
            </w:r>
          </w:p>
        </w:tc>
      </w:tr>
      <w:tr w:rsidR="006C332F" w:rsidRPr="002A0B2A" w14:paraId="66F25A99" w14:textId="77777777" w:rsidTr="00D47637">
        <w:trPr>
          <w:trHeight w:val="300"/>
        </w:trPr>
        <w:tc>
          <w:tcPr>
            <w:tcW w:w="2029" w:type="pct"/>
            <w:tcBorders>
              <w:top w:val="nil"/>
              <w:bottom w:val="nil"/>
            </w:tcBorders>
            <w:shd w:val="clear" w:color="auto" w:fill="auto"/>
            <w:hideMark/>
          </w:tcPr>
          <w:p w14:paraId="7E3065F0"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黑枕藍鶲</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1C3933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Hypothymis azurea</w:t>
            </w:r>
          </w:p>
        </w:tc>
      </w:tr>
      <w:tr w:rsidR="006C332F" w:rsidRPr="002A0B2A" w14:paraId="3482EEFD" w14:textId="77777777" w:rsidTr="00D47637">
        <w:trPr>
          <w:trHeight w:val="300"/>
        </w:trPr>
        <w:tc>
          <w:tcPr>
            <w:tcW w:w="2029" w:type="pct"/>
            <w:tcBorders>
              <w:top w:val="nil"/>
              <w:bottom w:val="nil"/>
            </w:tcBorders>
            <w:shd w:val="clear" w:color="auto" w:fill="auto"/>
            <w:hideMark/>
          </w:tcPr>
          <w:p w14:paraId="7A8A885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松</w:t>
            </w:r>
            <w:proofErr w:type="gramStart"/>
            <w:r w:rsidRPr="00D47637">
              <w:rPr>
                <w:rFonts w:ascii="Times New Roman" w:eastAsia="標楷體" w:hAnsi="Times New Roman" w:cs="Calibri" w:hint="eastAsia"/>
                <w:kern w:val="0"/>
                <w:sz w:val="22"/>
              </w:rPr>
              <w:t>鴉</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F9CFC2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Garrulus glandarius</w:t>
            </w:r>
          </w:p>
        </w:tc>
      </w:tr>
      <w:tr w:rsidR="006C332F" w:rsidRPr="002A0B2A" w14:paraId="3EEC0093" w14:textId="77777777" w:rsidTr="00D47637">
        <w:trPr>
          <w:trHeight w:val="300"/>
        </w:trPr>
        <w:tc>
          <w:tcPr>
            <w:tcW w:w="2029" w:type="pct"/>
            <w:tcBorders>
              <w:top w:val="nil"/>
              <w:bottom w:val="nil"/>
            </w:tcBorders>
            <w:shd w:val="clear" w:color="auto" w:fill="auto"/>
            <w:hideMark/>
          </w:tcPr>
          <w:p w14:paraId="1E1732EF"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臺灣藍鵲</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7B09B83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Urocissa caerulea</w:t>
            </w:r>
          </w:p>
        </w:tc>
      </w:tr>
      <w:tr w:rsidR="006C332F" w:rsidRPr="002A0B2A" w14:paraId="67F87733" w14:textId="77777777" w:rsidTr="00D47637">
        <w:trPr>
          <w:trHeight w:val="300"/>
        </w:trPr>
        <w:tc>
          <w:tcPr>
            <w:tcW w:w="2029" w:type="pct"/>
            <w:tcBorders>
              <w:top w:val="nil"/>
              <w:bottom w:val="nil"/>
            </w:tcBorders>
            <w:shd w:val="clear" w:color="auto" w:fill="auto"/>
            <w:hideMark/>
          </w:tcPr>
          <w:p w14:paraId="7EDEDA0B"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樹鵲</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65FE59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Dendrocitta formosae</w:t>
            </w:r>
          </w:p>
        </w:tc>
      </w:tr>
      <w:tr w:rsidR="006C332F" w:rsidRPr="002A0B2A" w14:paraId="357F8CCB" w14:textId="77777777" w:rsidTr="00D47637">
        <w:trPr>
          <w:trHeight w:val="300"/>
        </w:trPr>
        <w:tc>
          <w:tcPr>
            <w:tcW w:w="2029" w:type="pct"/>
            <w:tcBorders>
              <w:top w:val="nil"/>
              <w:bottom w:val="nil"/>
            </w:tcBorders>
            <w:shd w:val="clear" w:color="auto" w:fill="auto"/>
            <w:hideMark/>
          </w:tcPr>
          <w:p w14:paraId="4201BE16"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喜鵲</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7E634A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Pica serica</w:t>
            </w:r>
          </w:p>
        </w:tc>
      </w:tr>
      <w:tr w:rsidR="006C332F" w:rsidRPr="002A0B2A" w14:paraId="6A241048" w14:textId="77777777" w:rsidTr="00D47637">
        <w:trPr>
          <w:trHeight w:val="300"/>
        </w:trPr>
        <w:tc>
          <w:tcPr>
            <w:tcW w:w="2029" w:type="pct"/>
            <w:tcBorders>
              <w:top w:val="nil"/>
              <w:bottom w:val="nil"/>
            </w:tcBorders>
            <w:shd w:val="clear" w:color="auto" w:fill="auto"/>
            <w:hideMark/>
          </w:tcPr>
          <w:p w14:paraId="7949073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星</w:t>
            </w:r>
            <w:proofErr w:type="gramStart"/>
            <w:r w:rsidRPr="00D47637">
              <w:rPr>
                <w:rFonts w:ascii="Times New Roman" w:eastAsia="標楷體" w:hAnsi="Times New Roman" w:cs="Calibri" w:hint="eastAsia"/>
                <w:kern w:val="0"/>
                <w:sz w:val="22"/>
              </w:rPr>
              <w:t>鴉</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1A676B1"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Nucifraga caryocatactes</w:t>
            </w:r>
          </w:p>
        </w:tc>
      </w:tr>
      <w:tr w:rsidR="006C332F" w:rsidRPr="002A0B2A" w14:paraId="4062A26C" w14:textId="77777777" w:rsidTr="00D47637">
        <w:trPr>
          <w:trHeight w:val="300"/>
        </w:trPr>
        <w:tc>
          <w:tcPr>
            <w:tcW w:w="2029" w:type="pct"/>
            <w:tcBorders>
              <w:top w:val="nil"/>
              <w:bottom w:val="nil"/>
            </w:tcBorders>
            <w:shd w:val="clear" w:color="auto" w:fill="auto"/>
            <w:hideMark/>
          </w:tcPr>
          <w:p w14:paraId="04918BE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巨嘴</w:t>
            </w:r>
            <w:proofErr w:type="gramStart"/>
            <w:r w:rsidRPr="00D47637">
              <w:rPr>
                <w:rFonts w:ascii="Times New Roman" w:eastAsia="標楷體" w:hAnsi="Times New Roman" w:cs="Calibri" w:hint="eastAsia"/>
                <w:kern w:val="0"/>
                <w:sz w:val="22"/>
              </w:rPr>
              <w:t>鴉</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EB0D184"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Corvus macrorhynchos</w:t>
            </w:r>
          </w:p>
        </w:tc>
      </w:tr>
      <w:tr w:rsidR="006C332F" w:rsidRPr="002A0B2A" w14:paraId="2D13B2B1" w14:textId="77777777" w:rsidTr="00D47637">
        <w:trPr>
          <w:trHeight w:val="300"/>
        </w:trPr>
        <w:tc>
          <w:tcPr>
            <w:tcW w:w="2029" w:type="pct"/>
            <w:tcBorders>
              <w:top w:val="nil"/>
              <w:bottom w:val="nil"/>
            </w:tcBorders>
            <w:shd w:val="clear" w:color="auto" w:fill="auto"/>
            <w:hideMark/>
          </w:tcPr>
          <w:p w14:paraId="22FDF18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煤山雀</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0327E89E"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Periparus ater</w:t>
            </w:r>
          </w:p>
        </w:tc>
      </w:tr>
      <w:tr w:rsidR="006C332F" w:rsidRPr="002A0B2A" w14:paraId="779E0AD5" w14:textId="77777777" w:rsidTr="00D47637">
        <w:trPr>
          <w:trHeight w:val="300"/>
        </w:trPr>
        <w:tc>
          <w:tcPr>
            <w:tcW w:w="2029" w:type="pct"/>
            <w:tcBorders>
              <w:top w:val="nil"/>
              <w:bottom w:val="nil"/>
            </w:tcBorders>
            <w:shd w:val="clear" w:color="auto" w:fill="auto"/>
            <w:hideMark/>
          </w:tcPr>
          <w:p w14:paraId="67BAFA1B"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赤</w:t>
            </w:r>
            <w:proofErr w:type="gramEnd"/>
            <w:r w:rsidRPr="00D47637">
              <w:rPr>
                <w:rFonts w:ascii="Times New Roman" w:eastAsia="標楷體" w:hAnsi="Times New Roman" w:cs="Calibri" w:hint="eastAsia"/>
                <w:kern w:val="0"/>
                <w:sz w:val="22"/>
              </w:rPr>
              <w:t>腹山雀</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0B19CB6F"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Sittiparus castaneoventris</w:t>
            </w:r>
          </w:p>
        </w:tc>
      </w:tr>
      <w:tr w:rsidR="006C332F" w:rsidRPr="002A0B2A" w14:paraId="36D80082" w14:textId="77777777" w:rsidTr="00D47637">
        <w:trPr>
          <w:trHeight w:val="300"/>
        </w:trPr>
        <w:tc>
          <w:tcPr>
            <w:tcW w:w="2029" w:type="pct"/>
            <w:tcBorders>
              <w:top w:val="nil"/>
              <w:bottom w:val="nil"/>
            </w:tcBorders>
            <w:shd w:val="clear" w:color="auto" w:fill="auto"/>
            <w:hideMark/>
          </w:tcPr>
          <w:p w14:paraId="05127F59"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青背山雀</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1AC377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Parus monticolus</w:t>
            </w:r>
          </w:p>
        </w:tc>
      </w:tr>
      <w:tr w:rsidR="006C332F" w:rsidRPr="002A0B2A" w14:paraId="0A83A318" w14:textId="77777777" w:rsidTr="00D47637">
        <w:trPr>
          <w:trHeight w:val="300"/>
        </w:trPr>
        <w:tc>
          <w:tcPr>
            <w:tcW w:w="2029" w:type="pct"/>
            <w:tcBorders>
              <w:top w:val="nil"/>
              <w:bottom w:val="nil"/>
            </w:tcBorders>
            <w:shd w:val="clear" w:color="auto" w:fill="auto"/>
            <w:hideMark/>
          </w:tcPr>
          <w:p w14:paraId="17984AE1"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黃山雀</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87D507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Machlolophus holsti</w:t>
            </w:r>
          </w:p>
        </w:tc>
      </w:tr>
      <w:tr w:rsidR="006C332F" w:rsidRPr="002A0B2A" w14:paraId="4015A68B" w14:textId="77777777" w:rsidTr="00D47637">
        <w:trPr>
          <w:trHeight w:val="300"/>
        </w:trPr>
        <w:tc>
          <w:tcPr>
            <w:tcW w:w="2029" w:type="pct"/>
            <w:tcBorders>
              <w:top w:val="nil"/>
              <w:bottom w:val="nil"/>
            </w:tcBorders>
            <w:shd w:val="clear" w:color="auto" w:fill="auto"/>
            <w:hideMark/>
          </w:tcPr>
          <w:p w14:paraId="7714915A"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灰頭</w:t>
            </w:r>
            <w:proofErr w:type="gramStart"/>
            <w:r w:rsidRPr="00D47637">
              <w:rPr>
                <w:rFonts w:ascii="Times New Roman" w:eastAsia="標楷體" w:hAnsi="Times New Roman" w:cs="Calibri" w:hint="eastAsia"/>
                <w:kern w:val="0"/>
                <w:sz w:val="22"/>
              </w:rPr>
              <w:t>鷦</w:t>
            </w:r>
            <w:proofErr w:type="gramEnd"/>
            <w:r w:rsidRPr="00D47637">
              <w:rPr>
                <w:rFonts w:ascii="Times New Roman" w:eastAsia="標楷體" w:hAnsi="Times New Roman" w:cs="Calibri" w:hint="eastAsia"/>
                <w:kern w:val="0"/>
                <w:sz w:val="22"/>
              </w:rPr>
              <w:t>鶯</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B192E64"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Prinia flaviventris</w:t>
            </w:r>
          </w:p>
        </w:tc>
      </w:tr>
      <w:tr w:rsidR="006C332F" w:rsidRPr="002A0B2A" w14:paraId="6EC041B4" w14:textId="77777777" w:rsidTr="00D47637">
        <w:trPr>
          <w:trHeight w:val="300"/>
        </w:trPr>
        <w:tc>
          <w:tcPr>
            <w:tcW w:w="2029" w:type="pct"/>
            <w:tcBorders>
              <w:top w:val="nil"/>
              <w:bottom w:val="nil"/>
            </w:tcBorders>
            <w:shd w:val="clear" w:color="auto" w:fill="auto"/>
            <w:hideMark/>
          </w:tcPr>
          <w:p w14:paraId="19A2F1D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褐頭</w:t>
            </w:r>
            <w:proofErr w:type="gramStart"/>
            <w:r w:rsidRPr="00D47637">
              <w:rPr>
                <w:rFonts w:ascii="Times New Roman" w:eastAsia="標楷體" w:hAnsi="Times New Roman" w:cs="Calibri" w:hint="eastAsia"/>
                <w:kern w:val="0"/>
                <w:sz w:val="22"/>
              </w:rPr>
              <w:t>鷦</w:t>
            </w:r>
            <w:proofErr w:type="gramEnd"/>
            <w:r w:rsidRPr="00D47637">
              <w:rPr>
                <w:rFonts w:ascii="Times New Roman" w:eastAsia="標楷體" w:hAnsi="Times New Roman" w:cs="Calibri" w:hint="eastAsia"/>
                <w:kern w:val="0"/>
                <w:sz w:val="22"/>
              </w:rPr>
              <w:t>鶯</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B24D306"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Prinia inornata</w:t>
            </w:r>
          </w:p>
        </w:tc>
      </w:tr>
      <w:tr w:rsidR="006C332F" w:rsidRPr="002A0B2A" w14:paraId="0B1621B9" w14:textId="77777777" w:rsidTr="00D47637">
        <w:trPr>
          <w:trHeight w:val="300"/>
        </w:trPr>
        <w:tc>
          <w:tcPr>
            <w:tcW w:w="2029" w:type="pct"/>
            <w:tcBorders>
              <w:top w:val="nil"/>
              <w:bottom w:val="nil"/>
            </w:tcBorders>
            <w:shd w:val="clear" w:color="auto" w:fill="auto"/>
            <w:hideMark/>
          </w:tcPr>
          <w:p w14:paraId="60A57CE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w:t>
            </w:r>
            <w:proofErr w:type="gramStart"/>
            <w:r w:rsidRPr="00D47637">
              <w:rPr>
                <w:rFonts w:ascii="Times New Roman" w:eastAsia="標楷體" w:hAnsi="Times New Roman" w:cs="Calibri" w:hint="eastAsia"/>
                <w:kern w:val="0"/>
                <w:sz w:val="22"/>
              </w:rPr>
              <w:t>叢樹鶯</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7B5234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Locustella alishanensis</w:t>
            </w:r>
          </w:p>
        </w:tc>
      </w:tr>
      <w:tr w:rsidR="006C332F" w:rsidRPr="002A0B2A" w14:paraId="638C5AD0" w14:textId="77777777" w:rsidTr="00D47637">
        <w:trPr>
          <w:trHeight w:val="300"/>
        </w:trPr>
        <w:tc>
          <w:tcPr>
            <w:tcW w:w="2029" w:type="pct"/>
            <w:tcBorders>
              <w:top w:val="nil"/>
              <w:bottom w:val="nil"/>
            </w:tcBorders>
            <w:shd w:val="clear" w:color="auto" w:fill="auto"/>
            <w:hideMark/>
          </w:tcPr>
          <w:p w14:paraId="6B18770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w:t>
            </w:r>
            <w:proofErr w:type="gramStart"/>
            <w:r w:rsidRPr="00D47637">
              <w:rPr>
                <w:rFonts w:ascii="Times New Roman" w:eastAsia="標楷體" w:hAnsi="Times New Roman" w:cs="Calibri" w:hint="eastAsia"/>
                <w:kern w:val="0"/>
                <w:sz w:val="22"/>
              </w:rPr>
              <w:t>鷦</w:t>
            </w:r>
            <w:proofErr w:type="gramEnd"/>
            <w:r w:rsidRPr="00D47637">
              <w:rPr>
                <w:rFonts w:ascii="Times New Roman" w:eastAsia="標楷體" w:hAnsi="Times New Roman" w:cs="Calibri" w:hint="eastAsia"/>
                <w:kern w:val="0"/>
                <w:sz w:val="22"/>
              </w:rPr>
              <w:t>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49AD93A"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Pnoepyga formosana</w:t>
            </w:r>
          </w:p>
        </w:tc>
      </w:tr>
      <w:tr w:rsidR="006C332F" w:rsidRPr="002A0B2A" w14:paraId="0B9ED55E" w14:textId="77777777" w:rsidTr="00D47637">
        <w:trPr>
          <w:trHeight w:val="300"/>
        </w:trPr>
        <w:tc>
          <w:tcPr>
            <w:tcW w:w="2029" w:type="pct"/>
            <w:tcBorders>
              <w:top w:val="nil"/>
              <w:bottom w:val="nil"/>
            </w:tcBorders>
            <w:shd w:val="clear" w:color="auto" w:fill="auto"/>
            <w:hideMark/>
          </w:tcPr>
          <w:p w14:paraId="1A84C81D"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家燕</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2FDBF3F"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Hirundo rustica</w:t>
            </w:r>
          </w:p>
        </w:tc>
      </w:tr>
      <w:tr w:rsidR="006C332F" w:rsidRPr="002A0B2A" w14:paraId="40FFAB7F" w14:textId="77777777" w:rsidTr="00D47637">
        <w:trPr>
          <w:trHeight w:val="300"/>
        </w:trPr>
        <w:tc>
          <w:tcPr>
            <w:tcW w:w="2029" w:type="pct"/>
            <w:tcBorders>
              <w:top w:val="nil"/>
              <w:bottom w:val="nil"/>
            </w:tcBorders>
            <w:shd w:val="clear" w:color="auto" w:fill="auto"/>
            <w:hideMark/>
          </w:tcPr>
          <w:p w14:paraId="676C25D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洋燕</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AF4161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Hirundo tahitica</w:t>
            </w:r>
          </w:p>
        </w:tc>
      </w:tr>
      <w:tr w:rsidR="006C332F" w:rsidRPr="002A0B2A" w14:paraId="0AFC311F" w14:textId="77777777" w:rsidTr="00D47637">
        <w:trPr>
          <w:trHeight w:val="300"/>
        </w:trPr>
        <w:tc>
          <w:tcPr>
            <w:tcW w:w="2029" w:type="pct"/>
            <w:tcBorders>
              <w:top w:val="nil"/>
              <w:bottom w:val="nil"/>
            </w:tcBorders>
            <w:shd w:val="clear" w:color="auto" w:fill="auto"/>
            <w:hideMark/>
          </w:tcPr>
          <w:p w14:paraId="2B6303C0"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赤腰燕</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093A3B6"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Cecropis striolata</w:t>
            </w:r>
          </w:p>
        </w:tc>
      </w:tr>
      <w:tr w:rsidR="006C332F" w:rsidRPr="002A0B2A" w14:paraId="576F1FFD" w14:textId="77777777" w:rsidTr="00D47637">
        <w:trPr>
          <w:trHeight w:val="300"/>
        </w:trPr>
        <w:tc>
          <w:tcPr>
            <w:tcW w:w="2029" w:type="pct"/>
            <w:tcBorders>
              <w:top w:val="nil"/>
              <w:bottom w:val="nil"/>
            </w:tcBorders>
            <w:shd w:val="clear" w:color="auto" w:fill="auto"/>
            <w:hideMark/>
          </w:tcPr>
          <w:p w14:paraId="07F527FD"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東方毛腳燕</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30BD17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Delichon dasypus</w:t>
            </w:r>
          </w:p>
        </w:tc>
      </w:tr>
      <w:tr w:rsidR="006C332F" w:rsidRPr="002A0B2A" w14:paraId="6278882B" w14:textId="77777777" w:rsidTr="00D47637">
        <w:trPr>
          <w:trHeight w:val="300"/>
        </w:trPr>
        <w:tc>
          <w:tcPr>
            <w:tcW w:w="2029" w:type="pct"/>
            <w:tcBorders>
              <w:top w:val="nil"/>
              <w:bottom w:val="nil"/>
            </w:tcBorders>
            <w:shd w:val="clear" w:color="auto" w:fill="auto"/>
            <w:hideMark/>
          </w:tcPr>
          <w:p w14:paraId="5D2B0660"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白環</w:t>
            </w:r>
            <w:proofErr w:type="gramStart"/>
            <w:r w:rsidRPr="00D47637">
              <w:rPr>
                <w:rFonts w:ascii="Times New Roman" w:eastAsia="標楷體" w:hAnsi="Times New Roman" w:cs="Calibri" w:hint="eastAsia"/>
                <w:kern w:val="0"/>
                <w:sz w:val="22"/>
              </w:rPr>
              <w:t>鸚</w:t>
            </w:r>
            <w:proofErr w:type="gramEnd"/>
            <w:r w:rsidRPr="00D47637">
              <w:rPr>
                <w:rFonts w:ascii="Times New Roman" w:eastAsia="標楷體" w:hAnsi="Times New Roman" w:cs="Calibri" w:hint="eastAsia"/>
                <w:kern w:val="0"/>
                <w:sz w:val="22"/>
              </w:rPr>
              <w:t>嘴</w:t>
            </w:r>
            <w:proofErr w:type="gramStart"/>
            <w:r w:rsidRPr="00D47637">
              <w:rPr>
                <w:rFonts w:ascii="Times New Roman" w:eastAsia="標楷體" w:hAnsi="Times New Roman" w:cs="Calibri" w:hint="eastAsia"/>
                <w:kern w:val="0"/>
                <w:sz w:val="22"/>
              </w:rPr>
              <w:t>鵯</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6A06611"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Spizixos semitorques</w:t>
            </w:r>
          </w:p>
        </w:tc>
      </w:tr>
      <w:tr w:rsidR="006C332F" w:rsidRPr="002A0B2A" w14:paraId="23A6E639" w14:textId="77777777" w:rsidTr="00D47637">
        <w:trPr>
          <w:trHeight w:val="300"/>
        </w:trPr>
        <w:tc>
          <w:tcPr>
            <w:tcW w:w="2029" w:type="pct"/>
            <w:tcBorders>
              <w:top w:val="nil"/>
              <w:bottom w:val="nil"/>
            </w:tcBorders>
            <w:shd w:val="clear" w:color="auto" w:fill="auto"/>
            <w:hideMark/>
          </w:tcPr>
          <w:p w14:paraId="450CCC56"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烏頭翁</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1707DC9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Pycnonotus taivanus</w:t>
            </w:r>
          </w:p>
        </w:tc>
      </w:tr>
      <w:tr w:rsidR="006C332F" w:rsidRPr="002A0B2A" w14:paraId="72BB862F" w14:textId="77777777" w:rsidTr="002B2C60">
        <w:trPr>
          <w:trHeight w:val="300"/>
        </w:trPr>
        <w:tc>
          <w:tcPr>
            <w:tcW w:w="2029" w:type="pct"/>
            <w:tcBorders>
              <w:top w:val="nil"/>
              <w:bottom w:val="nil"/>
            </w:tcBorders>
            <w:shd w:val="clear" w:color="auto" w:fill="auto"/>
            <w:hideMark/>
          </w:tcPr>
          <w:p w14:paraId="54DAF03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白頭翁</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E3E9A8A"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Pycnonotus sinensis</w:t>
            </w:r>
          </w:p>
        </w:tc>
      </w:tr>
      <w:tr w:rsidR="006C332F" w:rsidRPr="002A0B2A" w14:paraId="3582EA2B" w14:textId="77777777" w:rsidTr="002B2C60">
        <w:trPr>
          <w:trHeight w:val="300"/>
        </w:trPr>
        <w:tc>
          <w:tcPr>
            <w:tcW w:w="2029" w:type="pct"/>
            <w:tcBorders>
              <w:top w:val="nil"/>
              <w:bottom w:val="single" w:sz="4" w:space="0" w:color="auto"/>
            </w:tcBorders>
            <w:shd w:val="clear" w:color="auto" w:fill="auto"/>
            <w:hideMark/>
          </w:tcPr>
          <w:p w14:paraId="1F17A233"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紅嘴黑</w:t>
            </w:r>
            <w:proofErr w:type="gramStart"/>
            <w:r w:rsidRPr="00D47637">
              <w:rPr>
                <w:rFonts w:ascii="Times New Roman" w:eastAsia="標楷體" w:hAnsi="Times New Roman" w:cs="Calibri" w:hint="eastAsia"/>
                <w:kern w:val="0"/>
                <w:sz w:val="22"/>
              </w:rPr>
              <w:t>鵯</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single" w:sz="4" w:space="0" w:color="auto"/>
            </w:tcBorders>
            <w:shd w:val="clear" w:color="auto" w:fill="auto"/>
            <w:noWrap/>
            <w:vAlign w:val="bottom"/>
            <w:hideMark/>
          </w:tcPr>
          <w:p w14:paraId="68B6525F"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Hypsipetes leucocephalus</w:t>
            </w:r>
          </w:p>
        </w:tc>
      </w:tr>
      <w:tr w:rsidR="006C332F" w:rsidRPr="002A0B2A" w14:paraId="733CF7EB" w14:textId="77777777" w:rsidTr="002B2C60">
        <w:trPr>
          <w:trHeight w:val="300"/>
        </w:trPr>
        <w:tc>
          <w:tcPr>
            <w:tcW w:w="2029" w:type="pct"/>
            <w:tcBorders>
              <w:top w:val="single" w:sz="4" w:space="0" w:color="auto"/>
              <w:bottom w:val="nil"/>
            </w:tcBorders>
            <w:shd w:val="clear" w:color="auto" w:fill="auto"/>
            <w:hideMark/>
          </w:tcPr>
          <w:p w14:paraId="7A5E3D6C"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棕面鶯</w:t>
            </w:r>
            <w:proofErr w:type="gramEnd"/>
            <w:r w:rsidRPr="00D47637">
              <w:rPr>
                <w:rFonts w:ascii="Times New Roman" w:eastAsia="標楷體" w:hAnsi="Times New Roman" w:cs="Calibri"/>
                <w:kern w:val="0"/>
                <w:sz w:val="22"/>
              </w:rPr>
              <w:t xml:space="preserve"> </w:t>
            </w:r>
          </w:p>
        </w:tc>
        <w:tc>
          <w:tcPr>
            <w:tcW w:w="2971" w:type="pct"/>
            <w:tcBorders>
              <w:top w:val="single" w:sz="4" w:space="0" w:color="auto"/>
              <w:bottom w:val="nil"/>
            </w:tcBorders>
            <w:shd w:val="clear" w:color="auto" w:fill="auto"/>
            <w:noWrap/>
            <w:vAlign w:val="bottom"/>
            <w:hideMark/>
          </w:tcPr>
          <w:p w14:paraId="0C67553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Abroscopus albogularis</w:t>
            </w:r>
          </w:p>
        </w:tc>
      </w:tr>
      <w:tr w:rsidR="006C332F" w:rsidRPr="002A0B2A" w14:paraId="7E4A2502" w14:textId="77777777" w:rsidTr="00D47637">
        <w:trPr>
          <w:trHeight w:val="300"/>
        </w:trPr>
        <w:tc>
          <w:tcPr>
            <w:tcW w:w="2029" w:type="pct"/>
            <w:tcBorders>
              <w:top w:val="nil"/>
              <w:bottom w:val="nil"/>
            </w:tcBorders>
            <w:shd w:val="clear" w:color="auto" w:fill="auto"/>
            <w:hideMark/>
          </w:tcPr>
          <w:p w14:paraId="04FFE384"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遠東樹鶯</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7C7FD3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Horornis canturians</w:t>
            </w:r>
          </w:p>
        </w:tc>
      </w:tr>
      <w:tr w:rsidR="006C332F" w:rsidRPr="002A0B2A" w14:paraId="5C578195" w14:textId="77777777" w:rsidTr="00D47637">
        <w:trPr>
          <w:trHeight w:val="300"/>
        </w:trPr>
        <w:tc>
          <w:tcPr>
            <w:tcW w:w="2029" w:type="pct"/>
            <w:tcBorders>
              <w:top w:val="nil"/>
              <w:bottom w:val="nil"/>
            </w:tcBorders>
            <w:shd w:val="clear" w:color="auto" w:fill="auto"/>
            <w:hideMark/>
          </w:tcPr>
          <w:p w14:paraId="7D7AAB7E"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小鶯</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612050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Horornis fortipes</w:t>
            </w:r>
          </w:p>
        </w:tc>
      </w:tr>
      <w:tr w:rsidR="006C332F" w:rsidRPr="002A0B2A" w14:paraId="28E56EEE" w14:textId="77777777" w:rsidTr="00D47637">
        <w:trPr>
          <w:trHeight w:val="300"/>
        </w:trPr>
        <w:tc>
          <w:tcPr>
            <w:tcW w:w="2029" w:type="pct"/>
            <w:tcBorders>
              <w:top w:val="nil"/>
              <w:bottom w:val="nil"/>
            </w:tcBorders>
            <w:shd w:val="clear" w:color="auto" w:fill="auto"/>
            <w:hideMark/>
          </w:tcPr>
          <w:p w14:paraId="24131922"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深山鶯</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BB7E554"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Horornis acanthizoides</w:t>
            </w:r>
          </w:p>
        </w:tc>
      </w:tr>
      <w:tr w:rsidR="006C332F" w:rsidRPr="002A0B2A" w14:paraId="1F1AA1EB" w14:textId="77777777" w:rsidTr="00D47637">
        <w:trPr>
          <w:trHeight w:val="300"/>
        </w:trPr>
        <w:tc>
          <w:tcPr>
            <w:tcW w:w="2029" w:type="pct"/>
            <w:tcBorders>
              <w:top w:val="nil"/>
              <w:bottom w:val="nil"/>
            </w:tcBorders>
            <w:shd w:val="clear" w:color="auto" w:fill="auto"/>
            <w:hideMark/>
          </w:tcPr>
          <w:p w14:paraId="04DD68C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紅頭山雀</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D090BE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Aegithalos concinnus</w:t>
            </w:r>
          </w:p>
        </w:tc>
      </w:tr>
      <w:tr w:rsidR="006C332F" w:rsidRPr="002A0B2A" w14:paraId="04139230" w14:textId="77777777" w:rsidTr="00D47637">
        <w:trPr>
          <w:trHeight w:val="300"/>
        </w:trPr>
        <w:tc>
          <w:tcPr>
            <w:tcW w:w="2029" w:type="pct"/>
            <w:tcBorders>
              <w:top w:val="nil"/>
              <w:bottom w:val="nil"/>
            </w:tcBorders>
            <w:shd w:val="clear" w:color="auto" w:fill="auto"/>
            <w:hideMark/>
          </w:tcPr>
          <w:p w14:paraId="5BC277A8"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褐頭花翼</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E75463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Fulvetta formosana</w:t>
            </w:r>
          </w:p>
        </w:tc>
      </w:tr>
      <w:tr w:rsidR="006C332F" w:rsidRPr="002A0B2A" w14:paraId="6F609A4E" w14:textId="77777777" w:rsidTr="00D47637">
        <w:trPr>
          <w:trHeight w:val="300"/>
        </w:trPr>
        <w:tc>
          <w:tcPr>
            <w:tcW w:w="2029" w:type="pct"/>
            <w:tcBorders>
              <w:top w:val="nil"/>
              <w:bottom w:val="nil"/>
            </w:tcBorders>
            <w:shd w:val="clear" w:color="auto" w:fill="auto"/>
            <w:hideMark/>
          </w:tcPr>
          <w:p w14:paraId="7DDBE59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粉紅</w:t>
            </w:r>
            <w:proofErr w:type="gramStart"/>
            <w:r w:rsidRPr="00D47637">
              <w:rPr>
                <w:rFonts w:ascii="Times New Roman" w:eastAsia="標楷體" w:hAnsi="Times New Roman" w:cs="Calibri" w:hint="eastAsia"/>
                <w:kern w:val="0"/>
                <w:sz w:val="22"/>
              </w:rPr>
              <w:t>鸚</w:t>
            </w:r>
            <w:proofErr w:type="gramEnd"/>
            <w:r w:rsidRPr="00D47637">
              <w:rPr>
                <w:rFonts w:ascii="Times New Roman" w:eastAsia="標楷體" w:hAnsi="Times New Roman" w:cs="Calibri" w:hint="eastAsia"/>
                <w:kern w:val="0"/>
                <w:sz w:val="22"/>
              </w:rPr>
              <w:t>嘴</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804E8B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Sinosuthora webbiana</w:t>
            </w:r>
          </w:p>
        </w:tc>
      </w:tr>
      <w:tr w:rsidR="006C332F" w:rsidRPr="002A0B2A" w14:paraId="15D17D69" w14:textId="77777777" w:rsidTr="00D47637">
        <w:trPr>
          <w:trHeight w:val="300"/>
        </w:trPr>
        <w:tc>
          <w:tcPr>
            <w:tcW w:w="2029" w:type="pct"/>
            <w:tcBorders>
              <w:top w:val="nil"/>
              <w:bottom w:val="nil"/>
            </w:tcBorders>
            <w:shd w:val="clear" w:color="auto" w:fill="auto"/>
            <w:hideMark/>
          </w:tcPr>
          <w:p w14:paraId="680C9CD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冠羽畫眉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46E9E3B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Yuhina brunneiceps</w:t>
            </w:r>
          </w:p>
        </w:tc>
      </w:tr>
      <w:tr w:rsidR="006C332F" w:rsidRPr="002A0B2A" w14:paraId="3800BC8F" w14:textId="77777777" w:rsidTr="00D47637">
        <w:trPr>
          <w:trHeight w:val="300"/>
        </w:trPr>
        <w:tc>
          <w:tcPr>
            <w:tcW w:w="2029" w:type="pct"/>
            <w:tcBorders>
              <w:top w:val="nil"/>
              <w:bottom w:val="nil"/>
            </w:tcBorders>
            <w:shd w:val="clear" w:color="auto" w:fill="auto"/>
            <w:hideMark/>
          </w:tcPr>
          <w:p w14:paraId="3FAC6C86"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斯氏繡眼</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4CC2DAA"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Zosterops simplex</w:t>
            </w:r>
          </w:p>
        </w:tc>
      </w:tr>
      <w:tr w:rsidR="006C332F" w:rsidRPr="002A0B2A" w14:paraId="21A1DDC8" w14:textId="77777777" w:rsidTr="00D47637">
        <w:trPr>
          <w:trHeight w:val="300"/>
        </w:trPr>
        <w:tc>
          <w:tcPr>
            <w:tcW w:w="2029" w:type="pct"/>
            <w:tcBorders>
              <w:top w:val="nil"/>
              <w:bottom w:val="nil"/>
            </w:tcBorders>
            <w:shd w:val="clear" w:color="auto" w:fill="auto"/>
            <w:hideMark/>
          </w:tcPr>
          <w:p w14:paraId="0F4E7FB6"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山紅頭</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18620B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Cyanoderma ruficeps</w:t>
            </w:r>
          </w:p>
        </w:tc>
      </w:tr>
      <w:tr w:rsidR="006C332F" w:rsidRPr="002A0B2A" w14:paraId="2FE11416" w14:textId="77777777" w:rsidTr="00D47637">
        <w:trPr>
          <w:trHeight w:val="300"/>
        </w:trPr>
        <w:tc>
          <w:tcPr>
            <w:tcW w:w="2029" w:type="pct"/>
            <w:tcBorders>
              <w:top w:val="nil"/>
              <w:bottom w:val="nil"/>
            </w:tcBorders>
            <w:shd w:val="clear" w:color="auto" w:fill="auto"/>
            <w:hideMark/>
          </w:tcPr>
          <w:p w14:paraId="59C5F83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小彎嘴</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ACFC5B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Pomatorhinus musicus</w:t>
            </w:r>
          </w:p>
        </w:tc>
      </w:tr>
      <w:tr w:rsidR="006C332F" w:rsidRPr="002A0B2A" w14:paraId="312194A6" w14:textId="77777777" w:rsidTr="00D47637">
        <w:trPr>
          <w:trHeight w:val="300"/>
        </w:trPr>
        <w:tc>
          <w:tcPr>
            <w:tcW w:w="2029" w:type="pct"/>
            <w:tcBorders>
              <w:top w:val="nil"/>
              <w:bottom w:val="nil"/>
            </w:tcBorders>
            <w:shd w:val="clear" w:color="auto" w:fill="auto"/>
            <w:hideMark/>
          </w:tcPr>
          <w:p w14:paraId="68CC6D93"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大彎嘴</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5949B9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Erythrogenys erythrocnemis</w:t>
            </w:r>
          </w:p>
        </w:tc>
      </w:tr>
      <w:tr w:rsidR="006C332F" w:rsidRPr="002A0B2A" w14:paraId="28116C98" w14:textId="77777777" w:rsidTr="00D47637">
        <w:trPr>
          <w:trHeight w:val="300"/>
        </w:trPr>
        <w:tc>
          <w:tcPr>
            <w:tcW w:w="2029" w:type="pct"/>
            <w:tcBorders>
              <w:top w:val="nil"/>
              <w:bottom w:val="nil"/>
            </w:tcBorders>
            <w:shd w:val="clear" w:color="auto" w:fill="auto"/>
            <w:hideMark/>
          </w:tcPr>
          <w:p w14:paraId="70505EE5"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頭烏線</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655790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Schoeniparus brunneus</w:t>
            </w:r>
          </w:p>
        </w:tc>
      </w:tr>
      <w:tr w:rsidR="006C332F" w:rsidRPr="002A0B2A" w14:paraId="2B633D7A" w14:textId="77777777" w:rsidTr="00D47637">
        <w:trPr>
          <w:trHeight w:val="300"/>
        </w:trPr>
        <w:tc>
          <w:tcPr>
            <w:tcW w:w="2029" w:type="pct"/>
            <w:tcBorders>
              <w:top w:val="nil"/>
              <w:bottom w:val="nil"/>
            </w:tcBorders>
            <w:shd w:val="clear" w:color="auto" w:fill="auto"/>
            <w:hideMark/>
          </w:tcPr>
          <w:p w14:paraId="3F7FD5A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繡眼畫眉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633C6ED"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Alcippe morrisonia</w:t>
            </w:r>
          </w:p>
        </w:tc>
      </w:tr>
      <w:tr w:rsidR="006C332F" w:rsidRPr="002A0B2A" w14:paraId="1CB8C028" w14:textId="77777777" w:rsidTr="00D47637">
        <w:trPr>
          <w:trHeight w:val="300"/>
        </w:trPr>
        <w:tc>
          <w:tcPr>
            <w:tcW w:w="2029" w:type="pct"/>
            <w:tcBorders>
              <w:top w:val="nil"/>
              <w:bottom w:val="nil"/>
            </w:tcBorders>
            <w:shd w:val="clear" w:color="auto" w:fill="auto"/>
            <w:hideMark/>
          </w:tcPr>
          <w:p w14:paraId="193A40D2"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臺灣噪眉</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AD5876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Trochalopteron morrisonianum</w:t>
            </w:r>
          </w:p>
        </w:tc>
      </w:tr>
      <w:tr w:rsidR="006C332F" w:rsidRPr="002A0B2A" w14:paraId="6D89FEE9" w14:textId="77777777" w:rsidTr="00D47637">
        <w:trPr>
          <w:trHeight w:val="300"/>
        </w:trPr>
        <w:tc>
          <w:tcPr>
            <w:tcW w:w="2029" w:type="pct"/>
            <w:tcBorders>
              <w:top w:val="nil"/>
              <w:bottom w:val="nil"/>
            </w:tcBorders>
            <w:shd w:val="clear" w:color="auto" w:fill="auto"/>
            <w:hideMark/>
          </w:tcPr>
          <w:p w14:paraId="76B07F7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白耳畫眉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6C17F11E"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Heterophasia auricularis</w:t>
            </w:r>
          </w:p>
        </w:tc>
      </w:tr>
      <w:tr w:rsidR="006C332F" w:rsidRPr="002A0B2A" w14:paraId="2E93EE2F" w14:textId="77777777" w:rsidTr="00D47637">
        <w:trPr>
          <w:trHeight w:val="300"/>
        </w:trPr>
        <w:tc>
          <w:tcPr>
            <w:tcW w:w="2029" w:type="pct"/>
            <w:tcBorders>
              <w:top w:val="nil"/>
              <w:bottom w:val="nil"/>
            </w:tcBorders>
            <w:shd w:val="clear" w:color="auto" w:fill="auto"/>
            <w:hideMark/>
          </w:tcPr>
          <w:p w14:paraId="620529F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紋翼畫眉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7B27527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Actinodura morrisoniana</w:t>
            </w:r>
          </w:p>
        </w:tc>
      </w:tr>
      <w:tr w:rsidR="006C332F" w:rsidRPr="002A0B2A" w14:paraId="16F529CF" w14:textId="77777777" w:rsidTr="00D47637">
        <w:trPr>
          <w:trHeight w:val="300"/>
        </w:trPr>
        <w:tc>
          <w:tcPr>
            <w:tcW w:w="2029" w:type="pct"/>
            <w:tcBorders>
              <w:top w:val="nil"/>
              <w:bottom w:val="nil"/>
            </w:tcBorders>
            <w:shd w:val="clear" w:color="auto" w:fill="auto"/>
            <w:hideMark/>
          </w:tcPr>
          <w:p w14:paraId="7C254F3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黃胸</w:t>
            </w:r>
            <w:proofErr w:type="gramStart"/>
            <w:r w:rsidRPr="00D47637">
              <w:rPr>
                <w:rFonts w:ascii="Times New Roman" w:eastAsia="標楷體" w:hAnsi="Times New Roman" w:cs="Calibri" w:hint="eastAsia"/>
                <w:kern w:val="0"/>
                <w:sz w:val="22"/>
              </w:rPr>
              <w:t>藪</w:t>
            </w:r>
            <w:proofErr w:type="gramEnd"/>
            <w:r w:rsidRPr="00D47637">
              <w:rPr>
                <w:rFonts w:ascii="Times New Roman" w:eastAsia="標楷體" w:hAnsi="Times New Roman" w:cs="Calibri" w:hint="eastAsia"/>
                <w:kern w:val="0"/>
                <w:sz w:val="22"/>
              </w:rPr>
              <w:t>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E5D28D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Liocichla steerii</w:t>
            </w:r>
          </w:p>
        </w:tc>
      </w:tr>
      <w:tr w:rsidR="006C332F" w:rsidRPr="002A0B2A" w14:paraId="5808D2A3" w14:textId="77777777" w:rsidTr="00D47637">
        <w:trPr>
          <w:trHeight w:val="300"/>
        </w:trPr>
        <w:tc>
          <w:tcPr>
            <w:tcW w:w="2029" w:type="pct"/>
            <w:tcBorders>
              <w:top w:val="nil"/>
              <w:bottom w:val="nil"/>
            </w:tcBorders>
            <w:shd w:val="clear" w:color="auto" w:fill="auto"/>
            <w:hideMark/>
          </w:tcPr>
          <w:p w14:paraId="5651B24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173143F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Garrulax taewanus</w:t>
            </w:r>
          </w:p>
        </w:tc>
      </w:tr>
      <w:tr w:rsidR="006C332F" w:rsidRPr="002A0B2A" w14:paraId="1525D970" w14:textId="77777777" w:rsidTr="00D47637">
        <w:trPr>
          <w:trHeight w:val="300"/>
        </w:trPr>
        <w:tc>
          <w:tcPr>
            <w:tcW w:w="2029" w:type="pct"/>
            <w:tcBorders>
              <w:top w:val="nil"/>
              <w:bottom w:val="nil"/>
            </w:tcBorders>
            <w:shd w:val="clear" w:color="auto" w:fill="auto"/>
            <w:hideMark/>
          </w:tcPr>
          <w:p w14:paraId="65859FBD"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黑喉噪眉</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24DFE6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Pterorhinus chinensis</w:t>
            </w:r>
          </w:p>
        </w:tc>
      </w:tr>
      <w:tr w:rsidR="006C332F" w:rsidRPr="002A0B2A" w14:paraId="0458C0A2" w14:textId="77777777" w:rsidTr="00D47637">
        <w:trPr>
          <w:trHeight w:val="300"/>
        </w:trPr>
        <w:tc>
          <w:tcPr>
            <w:tcW w:w="2029" w:type="pct"/>
            <w:tcBorders>
              <w:top w:val="nil"/>
              <w:bottom w:val="nil"/>
            </w:tcBorders>
            <w:shd w:val="clear" w:color="auto" w:fill="auto"/>
            <w:hideMark/>
          </w:tcPr>
          <w:p w14:paraId="6813689D"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w:t>
            </w:r>
            <w:proofErr w:type="gramStart"/>
            <w:r w:rsidRPr="00D47637">
              <w:rPr>
                <w:rFonts w:ascii="Times New Roman" w:eastAsia="標楷體" w:hAnsi="Times New Roman" w:cs="Calibri" w:hint="eastAsia"/>
                <w:kern w:val="0"/>
                <w:sz w:val="22"/>
              </w:rPr>
              <w:t>白喉噪眉</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BA1417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Pterorhinus ruficeps</w:t>
            </w:r>
          </w:p>
        </w:tc>
      </w:tr>
      <w:tr w:rsidR="006C332F" w:rsidRPr="002A0B2A" w14:paraId="406CBE9B" w14:textId="77777777" w:rsidTr="00D47637">
        <w:trPr>
          <w:trHeight w:val="300"/>
        </w:trPr>
        <w:tc>
          <w:tcPr>
            <w:tcW w:w="2029" w:type="pct"/>
            <w:tcBorders>
              <w:top w:val="nil"/>
              <w:bottom w:val="nil"/>
            </w:tcBorders>
            <w:shd w:val="clear" w:color="auto" w:fill="auto"/>
            <w:hideMark/>
          </w:tcPr>
          <w:p w14:paraId="5BE2B0E3"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棕噪眉</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2A8CA7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Pterorhinus poecilorhynchus</w:t>
            </w:r>
          </w:p>
        </w:tc>
      </w:tr>
      <w:tr w:rsidR="006C332F" w:rsidRPr="002A0B2A" w14:paraId="45DB368F" w14:textId="77777777" w:rsidTr="00D47637">
        <w:trPr>
          <w:trHeight w:val="300"/>
        </w:trPr>
        <w:tc>
          <w:tcPr>
            <w:tcW w:w="2029" w:type="pct"/>
            <w:tcBorders>
              <w:top w:val="nil"/>
              <w:bottom w:val="nil"/>
            </w:tcBorders>
            <w:shd w:val="clear" w:color="auto" w:fill="auto"/>
            <w:hideMark/>
          </w:tcPr>
          <w:p w14:paraId="26D905B2"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火冠戴菊鳥</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6EBC38C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Regulus goodfellowi</w:t>
            </w:r>
          </w:p>
        </w:tc>
      </w:tr>
      <w:tr w:rsidR="006C332F" w:rsidRPr="002A0B2A" w14:paraId="7A53B8B9" w14:textId="77777777" w:rsidTr="00D47637">
        <w:trPr>
          <w:trHeight w:val="300"/>
        </w:trPr>
        <w:tc>
          <w:tcPr>
            <w:tcW w:w="2029" w:type="pct"/>
            <w:tcBorders>
              <w:top w:val="nil"/>
              <w:bottom w:val="nil"/>
            </w:tcBorders>
            <w:shd w:val="clear" w:color="auto" w:fill="auto"/>
            <w:hideMark/>
          </w:tcPr>
          <w:p w14:paraId="05C8E6F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茶腹鳾</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75245FD"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Sitta europaea</w:t>
            </w:r>
          </w:p>
        </w:tc>
      </w:tr>
      <w:tr w:rsidR="006C332F" w:rsidRPr="002A0B2A" w14:paraId="40C93797" w14:textId="77777777" w:rsidTr="00D47637">
        <w:trPr>
          <w:trHeight w:val="300"/>
        </w:trPr>
        <w:tc>
          <w:tcPr>
            <w:tcW w:w="2029" w:type="pct"/>
            <w:tcBorders>
              <w:top w:val="nil"/>
              <w:bottom w:val="nil"/>
            </w:tcBorders>
            <w:shd w:val="clear" w:color="auto" w:fill="auto"/>
            <w:hideMark/>
          </w:tcPr>
          <w:p w14:paraId="78E28BC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鷦鷯</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619A48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Troglodytes troglodytes</w:t>
            </w:r>
          </w:p>
        </w:tc>
      </w:tr>
      <w:tr w:rsidR="006C332F" w:rsidRPr="002A0B2A" w14:paraId="759A656E" w14:textId="77777777" w:rsidTr="00D47637">
        <w:trPr>
          <w:trHeight w:val="300"/>
        </w:trPr>
        <w:tc>
          <w:tcPr>
            <w:tcW w:w="2029" w:type="pct"/>
            <w:tcBorders>
              <w:top w:val="nil"/>
              <w:bottom w:val="nil"/>
            </w:tcBorders>
            <w:shd w:val="clear" w:color="auto" w:fill="auto"/>
            <w:hideMark/>
          </w:tcPr>
          <w:p w14:paraId="02667B51"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河烏</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09595A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Cinclus pallasii</w:t>
            </w:r>
          </w:p>
        </w:tc>
      </w:tr>
      <w:tr w:rsidR="006C332F" w:rsidRPr="002A0B2A" w14:paraId="7A0DF8F3" w14:textId="77777777" w:rsidTr="00D47637">
        <w:trPr>
          <w:trHeight w:val="300"/>
        </w:trPr>
        <w:tc>
          <w:tcPr>
            <w:tcW w:w="2029" w:type="pct"/>
            <w:tcBorders>
              <w:top w:val="nil"/>
              <w:bottom w:val="nil"/>
            </w:tcBorders>
            <w:shd w:val="clear" w:color="auto" w:fill="auto"/>
            <w:hideMark/>
          </w:tcPr>
          <w:p w14:paraId="3F322E4A"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亞洲輝</w:t>
            </w:r>
            <w:proofErr w:type="gramStart"/>
            <w:r w:rsidRPr="00D47637">
              <w:rPr>
                <w:rFonts w:ascii="Times New Roman" w:eastAsia="標楷體" w:hAnsi="Times New Roman" w:cs="Calibri" w:hint="eastAsia"/>
                <w:kern w:val="0"/>
                <w:sz w:val="22"/>
              </w:rPr>
              <w:t>椋</w:t>
            </w:r>
            <w:proofErr w:type="gramEnd"/>
            <w:r w:rsidRPr="00D47637">
              <w:rPr>
                <w:rFonts w:ascii="Times New Roman" w:eastAsia="標楷體" w:hAnsi="Times New Roman" w:cs="Calibri" w:hint="eastAsia"/>
                <w:kern w:val="0"/>
                <w:sz w:val="22"/>
              </w:rPr>
              <w:t>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326942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Aplonis panayensis</w:t>
            </w:r>
          </w:p>
        </w:tc>
      </w:tr>
      <w:tr w:rsidR="006C332F" w:rsidRPr="002A0B2A" w14:paraId="6338AF84" w14:textId="77777777" w:rsidTr="00D47637">
        <w:trPr>
          <w:trHeight w:val="300"/>
        </w:trPr>
        <w:tc>
          <w:tcPr>
            <w:tcW w:w="2029" w:type="pct"/>
            <w:tcBorders>
              <w:top w:val="nil"/>
              <w:bottom w:val="nil"/>
            </w:tcBorders>
            <w:shd w:val="clear" w:color="auto" w:fill="auto"/>
            <w:hideMark/>
          </w:tcPr>
          <w:p w14:paraId="05147440"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黑領</w:t>
            </w:r>
            <w:proofErr w:type="gramStart"/>
            <w:r w:rsidRPr="00D47637">
              <w:rPr>
                <w:rFonts w:ascii="Times New Roman" w:eastAsia="標楷體" w:hAnsi="Times New Roman" w:cs="Calibri" w:hint="eastAsia"/>
                <w:kern w:val="0"/>
                <w:sz w:val="22"/>
              </w:rPr>
              <w:t>椋</w:t>
            </w:r>
            <w:proofErr w:type="gramEnd"/>
            <w:r w:rsidRPr="00D47637">
              <w:rPr>
                <w:rFonts w:ascii="Times New Roman" w:eastAsia="標楷體" w:hAnsi="Times New Roman" w:cs="Calibri" w:hint="eastAsia"/>
                <w:kern w:val="0"/>
                <w:sz w:val="22"/>
              </w:rPr>
              <w:t>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CBC69ED"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Gracupica nigricollis</w:t>
            </w:r>
          </w:p>
        </w:tc>
      </w:tr>
      <w:tr w:rsidR="006C332F" w:rsidRPr="002A0B2A" w14:paraId="1F4E86B8" w14:textId="77777777" w:rsidTr="00D47637">
        <w:trPr>
          <w:trHeight w:val="300"/>
        </w:trPr>
        <w:tc>
          <w:tcPr>
            <w:tcW w:w="2029" w:type="pct"/>
            <w:tcBorders>
              <w:top w:val="nil"/>
              <w:bottom w:val="nil"/>
            </w:tcBorders>
            <w:shd w:val="clear" w:color="auto" w:fill="auto"/>
            <w:hideMark/>
          </w:tcPr>
          <w:p w14:paraId="10B25610"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灰頭</w:t>
            </w:r>
            <w:proofErr w:type="gramStart"/>
            <w:r w:rsidRPr="00D47637">
              <w:rPr>
                <w:rFonts w:ascii="Times New Roman" w:eastAsia="標楷體" w:hAnsi="Times New Roman" w:cs="Calibri" w:hint="eastAsia"/>
                <w:kern w:val="0"/>
                <w:sz w:val="22"/>
              </w:rPr>
              <w:t>椋</w:t>
            </w:r>
            <w:proofErr w:type="gramEnd"/>
            <w:r w:rsidRPr="00D47637">
              <w:rPr>
                <w:rFonts w:ascii="Times New Roman" w:eastAsia="標楷體" w:hAnsi="Times New Roman" w:cs="Calibri" w:hint="eastAsia"/>
                <w:kern w:val="0"/>
                <w:sz w:val="22"/>
              </w:rPr>
              <w:t>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49C680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Sturnia malabarica</w:t>
            </w:r>
          </w:p>
        </w:tc>
      </w:tr>
      <w:tr w:rsidR="006C332F" w:rsidRPr="002A0B2A" w14:paraId="2F71F366" w14:textId="77777777" w:rsidTr="00D47637">
        <w:trPr>
          <w:trHeight w:val="300"/>
        </w:trPr>
        <w:tc>
          <w:tcPr>
            <w:tcW w:w="2029" w:type="pct"/>
            <w:tcBorders>
              <w:top w:val="nil"/>
              <w:bottom w:val="nil"/>
            </w:tcBorders>
            <w:shd w:val="clear" w:color="auto" w:fill="auto"/>
            <w:hideMark/>
          </w:tcPr>
          <w:p w14:paraId="2292F598"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家八哥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AE49D42"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Acridotheres tristis</w:t>
            </w:r>
          </w:p>
        </w:tc>
      </w:tr>
      <w:tr w:rsidR="006C332F" w:rsidRPr="002A0B2A" w14:paraId="57E7A21C" w14:textId="77777777" w:rsidTr="00D47637">
        <w:trPr>
          <w:trHeight w:val="300"/>
        </w:trPr>
        <w:tc>
          <w:tcPr>
            <w:tcW w:w="2029" w:type="pct"/>
            <w:tcBorders>
              <w:top w:val="nil"/>
              <w:bottom w:val="nil"/>
            </w:tcBorders>
            <w:shd w:val="clear" w:color="auto" w:fill="auto"/>
            <w:hideMark/>
          </w:tcPr>
          <w:p w14:paraId="419364CC"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白尾八哥</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E8ED0A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Acridotheres javanicus</w:t>
            </w:r>
          </w:p>
        </w:tc>
      </w:tr>
      <w:tr w:rsidR="006C332F" w:rsidRPr="002A0B2A" w14:paraId="38156472" w14:textId="77777777" w:rsidTr="002B2C60">
        <w:trPr>
          <w:trHeight w:val="300"/>
        </w:trPr>
        <w:tc>
          <w:tcPr>
            <w:tcW w:w="2029" w:type="pct"/>
            <w:tcBorders>
              <w:top w:val="nil"/>
              <w:bottom w:val="nil"/>
            </w:tcBorders>
            <w:shd w:val="clear" w:color="auto" w:fill="auto"/>
            <w:hideMark/>
          </w:tcPr>
          <w:p w14:paraId="6C42E748"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白頭</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5DAFB09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Turdus niveiceps</w:t>
            </w:r>
          </w:p>
        </w:tc>
      </w:tr>
      <w:tr w:rsidR="006C332F" w:rsidRPr="002A0B2A" w14:paraId="2355DB65" w14:textId="77777777" w:rsidTr="002B2C60">
        <w:trPr>
          <w:trHeight w:val="300"/>
        </w:trPr>
        <w:tc>
          <w:tcPr>
            <w:tcW w:w="2029" w:type="pct"/>
            <w:tcBorders>
              <w:top w:val="nil"/>
              <w:bottom w:val="single" w:sz="4" w:space="0" w:color="auto"/>
            </w:tcBorders>
            <w:shd w:val="clear" w:color="auto" w:fill="auto"/>
            <w:hideMark/>
          </w:tcPr>
          <w:p w14:paraId="27BB44FA"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赤</w:t>
            </w:r>
            <w:proofErr w:type="gramEnd"/>
            <w:r w:rsidRPr="00D47637">
              <w:rPr>
                <w:rFonts w:ascii="Times New Roman" w:eastAsia="標楷體" w:hAnsi="Times New Roman" w:cs="Calibri" w:hint="eastAsia"/>
                <w:kern w:val="0"/>
                <w:sz w:val="22"/>
              </w:rPr>
              <w:t>腹</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p>
        </w:tc>
        <w:tc>
          <w:tcPr>
            <w:tcW w:w="2971" w:type="pct"/>
            <w:tcBorders>
              <w:top w:val="nil"/>
              <w:bottom w:val="single" w:sz="4" w:space="0" w:color="auto"/>
            </w:tcBorders>
            <w:shd w:val="clear" w:color="auto" w:fill="auto"/>
            <w:noWrap/>
            <w:vAlign w:val="bottom"/>
            <w:hideMark/>
          </w:tcPr>
          <w:p w14:paraId="5652034F"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Turdus chrysolaus</w:t>
            </w:r>
          </w:p>
        </w:tc>
      </w:tr>
      <w:tr w:rsidR="006C332F" w:rsidRPr="002A0B2A" w14:paraId="637AF707" w14:textId="77777777" w:rsidTr="002B2C60">
        <w:trPr>
          <w:trHeight w:val="300"/>
        </w:trPr>
        <w:tc>
          <w:tcPr>
            <w:tcW w:w="2029" w:type="pct"/>
            <w:tcBorders>
              <w:top w:val="single" w:sz="4" w:space="0" w:color="auto"/>
              <w:bottom w:val="nil"/>
            </w:tcBorders>
            <w:shd w:val="clear" w:color="auto" w:fill="auto"/>
            <w:hideMark/>
          </w:tcPr>
          <w:p w14:paraId="2FCE888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紅尾</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p>
        </w:tc>
        <w:tc>
          <w:tcPr>
            <w:tcW w:w="2971" w:type="pct"/>
            <w:tcBorders>
              <w:top w:val="single" w:sz="4" w:space="0" w:color="auto"/>
              <w:bottom w:val="nil"/>
            </w:tcBorders>
            <w:shd w:val="clear" w:color="auto" w:fill="auto"/>
            <w:noWrap/>
            <w:vAlign w:val="bottom"/>
            <w:hideMark/>
          </w:tcPr>
          <w:p w14:paraId="2158B741"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Turdus naumanni</w:t>
            </w:r>
          </w:p>
        </w:tc>
      </w:tr>
      <w:tr w:rsidR="006C332F" w:rsidRPr="002A0B2A" w14:paraId="5C808DBA" w14:textId="77777777" w:rsidTr="00D47637">
        <w:trPr>
          <w:trHeight w:val="300"/>
        </w:trPr>
        <w:tc>
          <w:tcPr>
            <w:tcW w:w="2029" w:type="pct"/>
            <w:tcBorders>
              <w:top w:val="nil"/>
              <w:bottom w:val="nil"/>
            </w:tcBorders>
            <w:shd w:val="clear" w:color="auto" w:fill="auto"/>
            <w:hideMark/>
          </w:tcPr>
          <w:p w14:paraId="7F63AD2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紅尾</w:t>
            </w:r>
            <w:proofErr w:type="gramStart"/>
            <w:r w:rsidRPr="00D47637">
              <w:rPr>
                <w:rFonts w:ascii="Times New Roman" w:eastAsia="標楷體" w:hAnsi="Times New Roman" w:cs="Calibri" w:hint="eastAsia"/>
                <w:kern w:val="0"/>
                <w:sz w:val="22"/>
              </w:rPr>
              <w:t>鶲</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DF649F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Muscicapa ferruginea</w:t>
            </w:r>
          </w:p>
        </w:tc>
      </w:tr>
      <w:tr w:rsidR="006C332F" w:rsidRPr="002A0B2A" w14:paraId="73BBAD3E" w14:textId="77777777" w:rsidTr="00D47637">
        <w:trPr>
          <w:trHeight w:val="300"/>
        </w:trPr>
        <w:tc>
          <w:tcPr>
            <w:tcW w:w="2029" w:type="pct"/>
            <w:tcBorders>
              <w:top w:val="nil"/>
              <w:bottom w:val="nil"/>
            </w:tcBorders>
            <w:shd w:val="clear" w:color="auto" w:fill="auto"/>
            <w:hideMark/>
          </w:tcPr>
          <w:p w14:paraId="4ACA0238"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鵲</w:t>
            </w:r>
            <w:proofErr w:type="gramStart"/>
            <w:r w:rsidRPr="00D47637">
              <w:rPr>
                <w:rFonts w:ascii="Times New Roman" w:eastAsia="標楷體" w:hAnsi="Times New Roman" w:cs="Calibri" w:hint="eastAsia"/>
                <w:kern w:val="0"/>
                <w:sz w:val="22"/>
              </w:rPr>
              <w:t>鴝</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2C3FC8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Copsychus saularis</w:t>
            </w:r>
          </w:p>
        </w:tc>
      </w:tr>
      <w:tr w:rsidR="006C332F" w:rsidRPr="002A0B2A" w14:paraId="01008159" w14:textId="77777777" w:rsidTr="00D47637">
        <w:trPr>
          <w:trHeight w:val="300"/>
        </w:trPr>
        <w:tc>
          <w:tcPr>
            <w:tcW w:w="2029" w:type="pct"/>
            <w:tcBorders>
              <w:top w:val="nil"/>
              <w:bottom w:val="nil"/>
            </w:tcBorders>
            <w:shd w:val="clear" w:color="auto" w:fill="auto"/>
            <w:hideMark/>
          </w:tcPr>
          <w:p w14:paraId="01F21A70"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白腰鵲鴝</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FECF85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Copsychus malabaricus</w:t>
            </w:r>
          </w:p>
        </w:tc>
      </w:tr>
      <w:tr w:rsidR="006C332F" w:rsidRPr="002A0B2A" w14:paraId="32B9171B" w14:textId="77777777" w:rsidTr="00D47637">
        <w:trPr>
          <w:trHeight w:val="300"/>
        </w:trPr>
        <w:tc>
          <w:tcPr>
            <w:tcW w:w="2029" w:type="pct"/>
            <w:tcBorders>
              <w:top w:val="nil"/>
              <w:bottom w:val="nil"/>
            </w:tcBorders>
            <w:shd w:val="clear" w:color="auto" w:fill="auto"/>
            <w:hideMark/>
          </w:tcPr>
          <w:p w14:paraId="0B6EE5FD"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黃腹琉璃</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879C64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Niltava vivida</w:t>
            </w:r>
          </w:p>
        </w:tc>
      </w:tr>
      <w:tr w:rsidR="006C332F" w:rsidRPr="002A0B2A" w14:paraId="3AF3A8DA" w14:textId="77777777" w:rsidTr="00D47637">
        <w:trPr>
          <w:trHeight w:val="300"/>
        </w:trPr>
        <w:tc>
          <w:tcPr>
            <w:tcW w:w="2029" w:type="pct"/>
            <w:tcBorders>
              <w:top w:val="nil"/>
              <w:bottom w:val="nil"/>
            </w:tcBorders>
            <w:shd w:val="clear" w:color="auto" w:fill="auto"/>
            <w:hideMark/>
          </w:tcPr>
          <w:p w14:paraId="01B83F8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小翼</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469D3E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Brachypteryx goodfellowi</w:t>
            </w:r>
          </w:p>
        </w:tc>
      </w:tr>
      <w:tr w:rsidR="006C332F" w:rsidRPr="002A0B2A" w14:paraId="5BB0C785" w14:textId="77777777" w:rsidTr="00D47637">
        <w:trPr>
          <w:trHeight w:val="300"/>
        </w:trPr>
        <w:tc>
          <w:tcPr>
            <w:tcW w:w="2029" w:type="pct"/>
            <w:tcBorders>
              <w:top w:val="nil"/>
              <w:bottom w:val="nil"/>
            </w:tcBorders>
            <w:shd w:val="clear" w:color="auto" w:fill="auto"/>
            <w:hideMark/>
          </w:tcPr>
          <w:p w14:paraId="30A192C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臺灣紫嘯</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189B9F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Myophonus insularis</w:t>
            </w:r>
          </w:p>
        </w:tc>
      </w:tr>
      <w:tr w:rsidR="006C332F" w:rsidRPr="002A0B2A" w14:paraId="725E4221" w14:textId="77777777" w:rsidTr="00D47637">
        <w:trPr>
          <w:trHeight w:val="300"/>
        </w:trPr>
        <w:tc>
          <w:tcPr>
            <w:tcW w:w="2029" w:type="pct"/>
            <w:tcBorders>
              <w:top w:val="nil"/>
              <w:bottom w:val="nil"/>
            </w:tcBorders>
            <w:shd w:val="clear" w:color="auto" w:fill="auto"/>
            <w:hideMark/>
          </w:tcPr>
          <w:p w14:paraId="27E3246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白尾</w:t>
            </w:r>
            <w:proofErr w:type="gramStart"/>
            <w:r w:rsidRPr="00D47637">
              <w:rPr>
                <w:rFonts w:ascii="Times New Roman" w:eastAsia="標楷體" w:hAnsi="Times New Roman" w:cs="Calibri" w:hint="eastAsia"/>
                <w:kern w:val="0"/>
                <w:sz w:val="22"/>
              </w:rPr>
              <w:t>鴝</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4FF7D97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Myiomela leucura</w:t>
            </w:r>
          </w:p>
        </w:tc>
      </w:tr>
      <w:tr w:rsidR="006C332F" w:rsidRPr="002A0B2A" w14:paraId="45BBED42" w14:textId="77777777" w:rsidTr="00D47637">
        <w:trPr>
          <w:trHeight w:val="300"/>
        </w:trPr>
        <w:tc>
          <w:tcPr>
            <w:tcW w:w="2029" w:type="pct"/>
            <w:tcBorders>
              <w:top w:val="nil"/>
              <w:bottom w:val="nil"/>
            </w:tcBorders>
            <w:shd w:val="clear" w:color="auto" w:fill="auto"/>
            <w:hideMark/>
          </w:tcPr>
          <w:p w14:paraId="251BEA0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臺灣白眉林</w:t>
            </w:r>
            <w:proofErr w:type="gramStart"/>
            <w:r w:rsidRPr="00D47637">
              <w:rPr>
                <w:rFonts w:ascii="Times New Roman" w:eastAsia="標楷體" w:hAnsi="Times New Roman" w:cs="Calibri" w:hint="eastAsia"/>
                <w:kern w:val="0"/>
                <w:sz w:val="22"/>
              </w:rPr>
              <w:t>鴝</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AED896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Tarsiger formosanus</w:t>
            </w:r>
          </w:p>
        </w:tc>
      </w:tr>
      <w:tr w:rsidR="006C332F" w:rsidRPr="002A0B2A" w14:paraId="0DA3B4D3" w14:textId="77777777" w:rsidTr="00D47637">
        <w:trPr>
          <w:trHeight w:val="300"/>
        </w:trPr>
        <w:tc>
          <w:tcPr>
            <w:tcW w:w="2029" w:type="pct"/>
            <w:tcBorders>
              <w:top w:val="nil"/>
              <w:bottom w:val="nil"/>
            </w:tcBorders>
            <w:shd w:val="clear" w:color="auto" w:fill="auto"/>
            <w:hideMark/>
          </w:tcPr>
          <w:p w14:paraId="5589DE75"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栗背林鴝</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2528146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Tarsiger johnstoniae</w:t>
            </w:r>
          </w:p>
        </w:tc>
      </w:tr>
      <w:tr w:rsidR="006C332F" w:rsidRPr="002A0B2A" w14:paraId="3385F8F3" w14:textId="77777777" w:rsidTr="00D47637">
        <w:trPr>
          <w:trHeight w:val="300"/>
        </w:trPr>
        <w:tc>
          <w:tcPr>
            <w:tcW w:w="2029" w:type="pct"/>
            <w:tcBorders>
              <w:top w:val="nil"/>
              <w:bottom w:val="nil"/>
            </w:tcBorders>
            <w:shd w:val="clear" w:color="auto" w:fill="auto"/>
            <w:hideMark/>
          </w:tcPr>
          <w:p w14:paraId="5C5CAA5D"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黃胸青</w:t>
            </w:r>
            <w:proofErr w:type="gramStart"/>
            <w:r w:rsidRPr="00D47637">
              <w:rPr>
                <w:rFonts w:ascii="Times New Roman" w:eastAsia="標楷體" w:hAnsi="Times New Roman" w:cs="Calibri" w:hint="eastAsia"/>
                <w:kern w:val="0"/>
                <w:sz w:val="22"/>
              </w:rPr>
              <w:t>鶲</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A0095F6"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Ficedula hyperythra</w:t>
            </w:r>
          </w:p>
        </w:tc>
      </w:tr>
      <w:tr w:rsidR="006C332F" w:rsidRPr="002A0B2A" w14:paraId="79C067A6" w14:textId="77777777" w:rsidTr="00D47637">
        <w:trPr>
          <w:trHeight w:val="300"/>
        </w:trPr>
        <w:tc>
          <w:tcPr>
            <w:tcW w:w="2029" w:type="pct"/>
            <w:tcBorders>
              <w:top w:val="nil"/>
              <w:bottom w:val="nil"/>
            </w:tcBorders>
            <w:shd w:val="clear" w:color="auto" w:fill="auto"/>
            <w:hideMark/>
          </w:tcPr>
          <w:p w14:paraId="72261BFF"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鉛色水</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B0CEBD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Phoenicurus fuliginosus</w:t>
            </w:r>
          </w:p>
        </w:tc>
      </w:tr>
      <w:tr w:rsidR="006C332F" w:rsidRPr="002A0B2A" w14:paraId="65B166EC" w14:textId="77777777" w:rsidTr="00D47637">
        <w:trPr>
          <w:trHeight w:val="300"/>
        </w:trPr>
        <w:tc>
          <w:tcPr>
            <w:tcW w:w="2029" w:type="pct"/>
            <w:tcBorders>
              <w:top w:val="nil"/>
              <w:bottom w:val="nil"/>
            </w:tcBorders>
            <w:shd w:val="clear" w:color="auto" w:fill="auto"/>
            <w:hideMark/>
          </w:tcPr>
          <w:p w14:paraId="6555559F"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綠啄花</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5C29A9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Dicaeum minullum</w:t>
            </w:r>
          </w:p>
        </w:tc>
      </w:tr>
      <w:tr w:rsidR="006C332F" w:rsidRPr="002A0B2A" w14:paraId="60514B76" w14:textId="77777777" w:rsidTr="00D47637">
        <w:trPr>
          <w:trHeight w:val="300"/>
        </w:trPr>
        <w:tc>
          <w:tcPr>
            <w:tcW w:w="2029" w:type="pct"/>
            <w:tcBorders>
              <w:top w:val="nil"/>
              <w:bottom w:val="nil"/>
            </w:tcBorders>
            <w:shd w:val="clear" w:color="auto" w:fill="auto"/>
            <w:hideMark/>
          </w:tcPr>
          <w:p w14:paraId="61C6644B"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w:t>
            </w:r>
            <w:proofErr w:type="gramStart"/>
            <w:r w:rsidRPr="00D47637">
              <w:rPr>
                <w:rFonts w:ascii="Times New Roman" w:eastAsia="標楷體" w:hAnsi="Times New Roman" w:cs="Calibri" w:hint="eastAsia"/>
                <w:kern w:val="0"/>
                <w:sz w:val="22"/>
              </w:rPr>
              <w:t>胸啄花</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302750E"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Dicaeum ignipectus</w:t>
            </w:r>
          </w:p>
        </w:tc>
      </w:tr>
      <w:tr w:rsidR="006C332F" w:rsidRPr="002A0B2A" w14:paraId="0DB379BD" w14:textId="77777777" w:rsidTr="00D47637">
        <w:trPr>
          <w:trHeight w:val="300"/>
        </w:trPr>
        <w:tc>
          <w:tcPr>
            <w:tcW w:w="2029" w:type="pct"/>
            <w:tcBorders>
              <w:top w:val="nil"/>
              <w:bottom w:val="nil"/>
            </w:tcBorders>
            <w:shd w:val="clear" w:color="auto" w:fill="auto"/>
            <w:hideMark/>
          </w:tcPr>
          <w:p w14:paraId="29C8E29B"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斑文鳥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AAA2E0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Lonchura punctulata</w:t>
            </w:r>
          </w:p>
        </w:tc>
      </w:tr>
      <w:tr w:rsidR="006C332F" w:rsidRPr="002A0B2A" w14:paraId="385396FC" w14:textId="77777777" w:rsidTr="00D47637">
        <w:trPr>
          <w:trHeight w:val="300"/>
        </w:trPr>
        <w:tc>
          <w:tcPr>
            <w:tcW w:w="2029" w:type="pct"/>
            <w:tcBorders>
              <w:top w:val="nil"/>
              <w:bottom w:val="nil"/>
            </w:tcBorders>
            <w:shd w:val="clear" w:color="auto" w:fill="auto"/>
            <w:hideMark/>
          </w:tcPr>
          <w:p w14:paraId="395202EE" w14:textId="08557909"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w:t>
            </w:r>
            <w:proofErr w:type="gramStart"/>
            <w:r w:rsidRPr="00D47637">
              <w:rPr>
                <w:rFonts w:ascii="Times New Roman" w:eastAsia="標楷體" w:hAnsi="Times New Roman" w:cs="Calibri" w:hint="eastAsia"/>
                <w:kern w:val="0"/>
                <w:sz w:val="22"/>
              </w:rPr>
              <w:t>鶺鴒</w:t>
            </w:r>
            <w:proofErr w:type="gramEnd"/>
            <w:r w:rsidRPr="00D47637">
              <w:rPr>
                <w:rFonts w:ascii="Times New Roman" w:eastAsia="標楷體" w:hAnsi="Times New Roman" w:cs="Calibri"/>
                <w:kern w:val="0"/>
                <w:sz w:val="22"/>
              </w:rPr>
              <w:t xml:space="preserve"> </w:t>
            </w:r>
            <w:r w:rsidRPr="00D47637">
              <w:rPr>
                <w:rFonts w:ascii="Segoe UI Symbol" w:eastAsia="標楷體" w:hAnsi="Segoe UI Symbol" w:cs="Segoe UI Symbol" w:hint="eastAsia"/>
                <w:szCs w:val="24"/>
              </w:rPr>
              <w:t>★</w:t>
            </w:r>
          </w:p>
        </w:tc>
        <w:tc>
          <w:tcPr>
            <w:tcW w:w="2971" w:type="pct"/>
            <w:tcBorders>
              <w:top w:val="nil"/>
              <w:bottom w:val="nil"/>
            </w:tcBorders>
            <w:shd w:val="clear" w:color="auto" w:fill="auto"/>
            <w:noWrap/>
            <w:vAlign w:val="bottom"/>
            <w:hideMark/>
          </w:tcPr>
          <w:p w14:paraId="1A4731F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Motacilla flava / Motacilla tschutschensis</w:t>
            </w:r>
          </w:p>
        </w:tc>
      </w:tr>
      <w:tr w:rsidR="006C332F" w:rsidRPr="002A0B2A" w14:paraId="210456C1" w14:textId="77777777" w:rsidTr="00D47637">
        <w:trPr>
          <w:trHeight w:val="300"/>
        </w:trPr>
        <w:tc>
          <w:tcPr>
            <w:tcW w:w="2029" w:type="pct"/>
            <w:tcBorders>
              <w:top w:val="nil"/>
              <w:bottom w:val="nil"/>
            </w:tcBorders>
            <w:shd w:val="clear" w:color="auto" w:fill="auto"/>
            <w:hideMark/>
          </w:tcPr>
          <w:p w14:paraId="79D4105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岩</w:t>
            </w:r>
            <w:proofErr w:type="gramStart"/>
            <w:r w:rsidRPr="00D47637">
              <w:rPr>
                <w:rFonts w:ascii="Times New Roman" w:eastAsia="標楷體" w:hAnsi="Times New Roman" w:cs="Calibri" w:hint="eastAsia"/>
                <w:kern w:val="0"/>
                <w:sz w:val="22"/>
              </w:rPr>
              <w:t>鷚</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5784E9A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Prunella collaris</w:t>
            </w:r>
          </w:p>
        </w:tc>
      </w:tr>
      <w:tr w:rsidR="006C332F" w:rsidRPr="002A0B2A" w14:paraId="1BB3E89E" w14:textId="77777777" w:rsidTr="00D47637">
        <w:trPr>
          <w:trHeight w:val="300"/>
        </w:trPr>
        <w:tc>
          <w:tcPr>
            <w:tcW w:w="2029" w:type="pct"/>
            <w:tcBorders>
              <w:top w:val="nil"/>
              <w:bottom w:val="nil"/>
            </w:tcBorders>
            <w:shd w:val="clear" w:color="auto" w:fill="auto"/>
            <w:hideMark/>
          </w:tcPr>
          <w:p w14:paraId="3E80EE9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山麻雀</w:t>
            </w:r>
            <w:r w:rsidRPr="00D47637">
              <w:rPr>
                <w:rFonts w:ascii="Times New Roman" w:eastAsia="標楷體" w:hAnsi="Times New Roman" w:cs="Calibri"/>
                <w:kern w:val="0"/>
                <w:sz w:val="22"/>
              </w:rPr>
              <w:t xml:space="preserve"> I</w:t>
            </w:r>
          </w:p>
        </w:tc>
        <w:tc>
          <w:tcPr>
            <w:tcW w:w="2971" w:type="pct"/>
            <w:tcBorders>
              <w:top w:val="nil"/>
              <w:bottom w:val="nil"/>
            </w:tcBorders>
            <w:shd w:val="clear" w:color="auto" w:fill="auto"/>
            <w:noWrap/>
            <w:vAlign w:val="bottom"/>
            <w:hideMark/>
          </w:tcPr>
          <w:p w14:paraId="734E3E2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Passer cinnamomeus</w:t>
            </w:r>
          </w:p>
        </w:tc>
      </w:tr>
      <w:tr w:rsidR="006C332F" w:rsidRPr="002A0B2A" w14:paraId="03B35190" w14:textId="77777777" w:rsidTr="00D47637">
        <w:trPr>
          <w:trHeight w:val="300"/>
        </w:trPr>
        <w:tc>
          <w:tcPr>
            <w:tcW w:w="2029" w:type="pct"/>
            <w:tcBorders>
              <w:top w:val="nil"/>
              <w:bottom w:val="nil"/>
            </w:tcBorders>
            <w:shd w:val="clear" w:color="auto" w:fill="auto"/>
            <w:hideMark/>
          </w:tcPr>
          <w:p w14:paraId="5FEFA593"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麻雀</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7AFF0BE"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Passer montanus</w:t>
            </w:r>
          </w:p>
        </w:tc>
      </w:tr>
      <w:tr w:rsidR="006C332F" w:rsidRPr="002A0B2A" w14:paraId="64EC4C7F" w14:textId="77777777" w:rsidTr="00D47637">
        <w:trPr>
          <w:trHeight w:val="300"/>
        </w:trPr>
        <w:tc>
          <w:tcPr>
            <w:tcW w:w="2029" w:type="pct"/>
            <w:tcBorders>
              <w:top w:val="nil"/>
              <w:bottom w:val="nil"/>
            </w:tcBorders>
            <w:shd w:val="clear" w:color="auto" w:fill="auto"/>
            <w:hideMark/>
          </w:tcPr>
          <w:p w14:paraId="114CBF0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灰</w:t>
            </w:r>
            <w:proofErr w:type="gramStart"/>
            <w:r w:rsidRPr="00D47637">
              <w:rPr>
                <w:rFonts w:ascii="Times New Roman" w:eastAsia="標楷體" w:hAnsi="Times New Roman" w:cs="Calibri" w:hint="eastAsia"/>
                <w:kern w:val="0"/>
                <w:sz w:val="22"/>
              </w:rPr>
              <w:t>鶺鴒</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84A4956"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Motacilla cinerea</w:t>
            </w:r>
          </w:p>
        </w:tc>
      </w:tr>
      <w:tr w:rsidR="006C332F" w:rsidRPr="002A0B2A" w14:paraId="20297A32" w14:textId="77777777" w:rsidTr="00D47637">
        <w:trPr>
          <w:trHeight w:val="300"/>
        </w:trPr>
        <w:tc>
          <w:tcPr>
            <w:tcW w:w="2029" w:type="pct"/>
            <w:tcBorders>
              <w:top w:val="nil"/>
              <w:bottom w:val="nil"/>
            </w:tcBorders>
            <w:shd w:val="clear" w:color="auto" w:fill="auto"/>
            <w:hideMark/>
          </w:tcPr>
          <w:p w14:paraId="583F7F53"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w:t>
            </w:r>
            <w:proofErr w:type="gramStart"/>
            <w:r w:rsidRPr="00D47637">
              <w:rPr>
                <w:rFonts w:ascii="Times New Roman" w:eastAsia="標楷體" w:hAnsi="Times New Roman" w:cs="Calibri" w:hint="eastAsia"/>
                <w:kern w:val="0"/>
                <w:sz w:val="22"/>
              </w:rPr>
              <w:t>鶺鴒</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7046F2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Motacilla alba</w:t>
            </w:r>
          </w:p>
        </w:tc>
      </w:tr>
      <w:tr w:rsidR="006C332F" w:rsidRPr="002A0B2A" w14:paraId="61C3E1D7" w14:textId="77777777" w:rsidTr="00D47637">
        <w:trPr>
          <w:trHeight w:val="300"/>
        </w:trPr>
        <w:tc>
          <w:tcPr>
            <w:tcW w:w="2029" w:type="pct"/>
            <w:tcBorders>
              <w:top w:val="nil"/>
              <w:bottom w:val="nil"/>
            </w:tcBorders>
            <w:shd w:val="clear" w:color="auto" w:fill="auto"/>
            <w:hideMark/>
          </w:tcPr>
          <w:p w14:paraId="7241A521"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臺灣朱雀</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5B68E271"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Carpodacus formosanus</w:t>
            </w:r>
          </w:p>
        </w:tc>
      </w:tr>
      <w:tr w:rsidR="006C332F" w:rsidRPr="002A0B2A" w14:paraId="4C026737" w14:textId="77777777" w:rsidTr="00D47637">
        <w:trPr>
          <w:trHeight w:val="300"/>
        </w:trPr>
        <w:tc>
          <w:tcPr>
            <w:tcW w:w="2029" w:type="pct"/>
            <w:tcBorders>
              <w:top w:val="nil"/>
            </w:tcBorders>
            <w:shd w:val="clear" w:color="auto" w:fill="auto"/>
            <w:hideMark/>
          </w:tcPr>
          <w:p w14:paraId="32BBD850"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雞</w:t>
            </w:r>
          </w:p>
        </w:tc>
        <w:tc>
          <w:tcPr>
            <w:tcW w:w="2971" w:type="pct"/>
            <w:tcBorders>
              <w:top w:val="nil"/>
            </w:tcBorders>
            <w:shd w:val="clear" w:color="auto" w:fill="auto"/>
            <w:noWrap/>
            <w:vAlign w:val="bottom"/>
            <w:hideMark/>
          </w:tcPr>
          <w:p w14:paraId="6B663B6B" w14:textId="7C22FAF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Gallus gallus</w:t>
            </w:r>
            <w:r w:rsidRPr="00D47637">
              <w:rPr>
                <w:rFonts w:ascii="Times New Roman" w:eastAsia="標楷體" w:hAnsi="Times New Roman" w:cs="Calibri"/>
                <w:iCs/>
                <w:kern w:val="0"/>
                <w:sz w:val="22"/>
              </w:rPr>
              <w:t xml:space="preserve"> (Domestic type)</w:t>
            </w:r>
          </w:p>
        </w:tc>
      </w:tr>
      <w:tr w:rsidR="006C332F" w:rsidRPr="002A0B2A" w14:paraId="122BC222" w14:textId="77777777" w:rsidTr="00D47637">
        <w:trPr>
          <w:trHeight w:val="58"/>
        </w:trPr>
        <w:tc>
          <w:tcPr>
            <w:tcW w:w="2029" w:type="pct"/>
            <w:shd w:val="clear" w:color="auto" w:fill="auto"/>
            <w:hideMark/>
          </w:tcPr>
          <w:p w14:paraId="133E7FD3" w14:textId="048CA43B"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共計</w:t>
            </w:r>
            <w:r w:rsidRPr="00D47637">
              <w:rPr>
                <w:rFonts w:ascii="Times New Roman" w:eastAsia="標楷體" w:hAnsi="Times New Roman" w:cs="Calibri"/>
                <w:kern w:val="0"/>
                <w:sz w:val="22"/>
              </w:rPr>
              <w:t>120</w:t>
            </w:r>
            <w:r w:rsidRPr="00D47637">
              <w:rPr>
                <w:rFonts w:ascii="Times New Roman" w:eastAsia="標楷體" w:hAnsi="Times New Roman" w:cs="Calibri" w:hint="eastAsia"/>
                <w:kern w:val="0"/>
                <w:sz w:val="22"/>
              </w:rPr>
              <w:t>種</w:t>
            </w:r>
          </w:p>
        </w:tc>
        <w:tc>
          <w:tcPr>
            <w:tcW w:w="2971" w:type="pct"/>
            <w:shd w:val="clear" w:color="auto" w:fill="auto"/>
            <w:noWrap/>
            <w:vAlign w:val="bottom"/>
            <w:hideMark/>
          </w:tcPr>
          <w:p w14:paraId="5FBA8922" w14:textId="77777777" w:rsidR="006C332F" w:rsidRPr="00D47637" w:rsidRDefault="006C332F" w:rsidP="006C332F">
            <w:pPr>
              <w:spacing w:line="276" w:lineRule="auto"/>
              <w:jc w:val="both"/>
              <w:rPr>
                <w:rFonts w:ascii="Times New Roman" w:eastAsia="標楷體" w:hAnsi="Times New Roman" w:cs="Calibri"/>
                <w:i/>
                <w:iCs/>
                <w:kern w:val="0"/>
                <w:sz w:val="22"/>
              </w:rPr>
            </w:pPr>
          </w:p>
        </w:tc>
      </w:tr>
    </w:tbl>
    <w:p w14:paraId="1027FB21" w14:textId="77777777" w:rsidR="00766BD5" w:rsidRPr="00D47637" w:rsidRDefault="00766BD5" w:rsidP="00766BD5">
      <w:pPr>
        <w:rPr>
          <w:rFonts w:ascii="Times New Roman" w:eastAsia="標楷體" w:hAnsi="Times New Roman" w:cs="Times New Roman"/>
        </w:rPr>
      </w:pPr>
    </w:p>
    <w:p w14:paraId="68D9E2D9" w14:textId="77777777" w:rsidR="00766BD5" w:rsidRPr="00D47637" w:rsidRDefault="00766BD5" w:rsidP="00766BD5">
      <w:pPr>
        <w:widowControl/>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註</w:t>
      </w:r>
      <w:proofErr w:type="gramEnd"/>
      <w:r w:rsidRPr="00D47637">
        <w:rPr>
          <w:rFonts w:ascii="Times New Roman" w:eastAsia="標楷體" w:hAnsi="Times New Roman" w:cs="Times New Roman" w:hint="eastAsia"/>
          <w:szCs w:val="24"/>
        </w:rPr>
        <w:t>：</w:t>
      </w:r>
    </w:p>
    <w:p w14:paraId="09E09213" w14:textId="77777777" w:rsidR="00766BD5" w:rsidRPr="00D47637" w:rsidRDefault="00766BD5" w:rsidP="00766BD5">
      <w:pPr>
        <w:pStyle w:val="a3"/>
        <w:widowControl/>
        <w:numPr>
          <w:ilvl w:val="0"/>
          <w:numId w:val="23"/>
        </w:numPr>
        <w:ind w:leftChars="0"/>
        <w:rPr>
          <w:rFonts w:ascii="Times New Roman" w:eastAsia="標楷體" w:hAnsi="Times New Roman" w:cs="Times New Roman"/>
          <w:szCs w:val="24"/>
        </w:rPr>
      </w:pPr>
      <w:r w:rsidRPr="00D47637">
        <w:rPr>
          <w:rFonts w:ascii="Times New Roman" w:eastAsia="標楷體" w:hAnsi="Times New Roman" w:cs="Times New Roman" w:hint="eastAsia"/>
          <w:szCs w:val="24"/>
        </w:rPr>
        <w:t>鳥種名、學名的認定均依據中華民國野鳥學會公布之臺灣鳥類名錄</w:t>
      </w:r>
      <w:r w:rsidRPr="00D47637">
        <w:rPr>
          <w:rFonts w:ascii="Times New Roman" w:eastAsia="標楷體" w:hAnsi="Times New Roman" w:cs="Times New Roman"/>
          <w:szCs w:val="24"/>
        </w:rPr>
        <w:t>(2023</w:t>
      </w:r>
      <w:r w:rsidRPr="00D47637">
        <w:rPr>
          <w:rFonts w:ascii="Times New Roman" w:eastAsia="標楷體" w:hAnsi="Times New Roman" w:cs="Times New Roman" w:hint="eastAsia"/>
          <w:szCs w:val="24"/>
        </w:rPr>
        <w:t>年版，分類依據</w:t>
      </w:r>
      <w:r w:rsidRPr="00D47637">
        <w:rPr>
          <w:rFonts w:ascii="Times New Roman" w:eastAsia="標楷體" w:hAnsi="Times New Roman" w:cs="Times New Roman"/>
          <w:szCs w:val="24"/>
        </w:rPr>
        <w:t xml:space="preserve"> Clements </w:t>
      </w:r>
      <w:r w:rsidRPr="00D47637">
        <w:rPr>
          <w:rFonts w:ascii="Times New Roman" w:eastAsia="標楷體" w:hAnsi="Times New Roman" w:cs="Times New Roman"/>
          <w:i/>
          <w:szCs w:val="24"/>
        </w:rPr>
        <w:t>et al</w:t>
      </w:r>
      <w:r w:rsidRPr="00D47637">
        <w:rPr>
          <w:rFonts w:ascii="Times New Roman" w:eastAsia="標楷體" w:hAnsi="Times New Roman" w:cs="Times New Roman"/>
          <w:szCs w:val="24"/>
        </w:rPr>
        <w:t xml:space="preserve"> .</w:t>
      </w:r>
      <w:commentRangeStart w:id="94"/>
      <w:r w:rsidRPr="00D47637">
        <w:rPr>
          <w:rFonts w:ascii="Times New Roman" w:eastAsia="標楷體" w:hAnsi="Times New Roman" w:cs="Times New Roman"/>
          <w:szCs w:val="24"/>
        </w:rPr>
        <w:t>2022</w:t>
      </w:r>
      <w:commentRangeEnd w:id="94"/>
      <w:r w:rsidR="00D44ECD">
        <w:rPr>
          <w:rStyle w:val="af0"/>
        </w:rPr>
        <w:commentReference w:id="94"/>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w:t>
      </w:r>
    </w:p>
    <w:p w14:paraId="0750A452" w14:textId="77777777" w:rsidR="00766BD5" w:rsidRPr="00D47637" w:rsidRDefault="00766BD5" w:rsidP="00766BD5">
      <w:pPr>
        <w:pStyle w:val="a3"/>
        <w:widowControl/>
        <w:numPr>
          <w:ilvl w:val="0"/>
          <w:numId w:val="23"/>
        </w:numPr>
        <w:ind w:leftChars="0"/>
        <w:rPr>
          <w:rFonts w:ascii="Times New Roman" w:eastAsia="標楷體" w:hAnsi="Times New Roman" w:cs="Times New Roman"/>
          <w:szCs w:val="24"/>
        </w:rPr>
      </w:pPr>
      <w:r w:rsidRPr="00D47637">
        <w:rPr>
          <w:rFonts w:ascii="Times New Roman" w:eastAsia="標楷體" w:hAnsi="Times New Roman" w:cs="Times New Roman" w:hint="eastAsia"/>
          <w:szCs w:val="24"/>
        </w:rPr>
        <w:t>標示</w:t>
      </w:r>
      <w:r w:rsidRPr="00D47637">
        <w:rPr>
          <w:rFonts w:ascii="新細明體" w:eastAsia="新細明體" w:hAnsi="新細明體" w:cs="新細明體" w:hint="eastAsia"/>
          <w:szCs w:val="24"/>
        </w:rPr>
        <w:t>◎</w:t>
      </w:r>
      <w:r w:rsidRPr="00D47637">
        <w:rPr>
          <w:rFonts w:ascii="Times New Roman" w:eastAsia="標楷體" w:hAnsi="Times New Roman" w:cs="Times New Roman" w:hint="eastAsia"/>
          <w:szCs w:val="24"/>
        </w:rPr>
        <w:t>與※分別為</w:t>
      </w:r>
      <w:proofErr w:type="gramStart"/>
      <w:r w:rsidRPr="00D47637">
        <w:rPr>
          <w:rFonts w:ascii="Times New Roman" w:eastAsia="標楷體" w:hAnsi="Times New Roman" w:cs="Times New Roman" w:hint="eastAsia"/>
          <w:szCs w:val="24"/>
        </w:rPr>
        <w:t>註</w:t>
      </w:r>
      <w:proofErr w:type="gramEnd"/>
      <w:r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之臺灣鳥類名錄所公布之臺灣特有種、臺灣特有亞種。</w:t>
      </w:r>
    </w:p>
    <w:p w14:paraId="3BBC80DB" w14:textId="77777777" w:rsidR="00766BD5" w:rsidRPr="00D47637" w:rsidRDefault="00766BD5" w:rsidP="00766BD5">
      <w:pPr>
        <w:pStyle w:val="a3"/>
        <w:widowControl/>
        <w:numPr>
          <w:ilvl w:val="0"/>
          <w:numId w:val="23"/>
        </w:numPr>
        <w:ind w:leftChars="0"/>
        <w:rPr>
          <w:rFonts w:ascii="Times New Roman" w:eastAsia="標楷體" w:hAnsi="Times New Roman" w:cs="Times New Roman"/>
          <w:szCs w:val="24"/>
        </w:rPr>
      </w:pPr>
      <w:r w:rsidRPr="00D47637">
        <w:rPr>
          <w:rFonts w:ascii="Times New Roman" w:eastAsia="標楷體" w:hAnsi="Times New Roman" w:cs="Times New Roman" w:hint="eastAsia"/>
          <w:szCs w:val="24"/>
        </w:rPr>
        <w:t>標示</w:t>
      </w:r>
      <w:r w:rsidRPr="00D47637">
        <w:rPr>
          <w:rFonts w:ascii="Times New Roman" w:eastAsia="標楷體" w:hAnsi="Times New Roman" w:cs="Times New Roman"/>
          <w:szCs w:val="24"/>
        </w:rPr>
        <w:t>II</w:t>
      </w:r>
      <w:r w:rsidRPr="00D47637">
        <w:rPr>
          <w:rFonts w:ascii="Times New Roman" w:eastAsia="標楷體" w:hAnsi="Times New Roman" w:cs="Times New Roman" w:hint="eastAsia"/>
          <w:szCs w:val="24"/>
        </w:rPr>
        <w:t>為農業部公告之第二級珍貴稀有保育類、</w:t>
      </w:r>
      <w:r w:rsidRPr="00D47637">
        <w:rPr>
          <w:rFonts w:ascii="Times New Roman" w:eastAsia="標楷體" w:hAnsi="Times New Roman" w:cs="Times New Roman"/>
          <w:szCs w:val="24"/>
        </w:rPr>
        <w:t>III</w:t>
      </w:r>
      <w:r w:rsidRPr="00D47637">
        <w:rPr>
          <w:rFonts w:ascii="Times New Roman" w:eastAsia="標楷體" w:hAnsi="Times New Roman" w:cs="Times New Roman" w:hint="eastAsia"/>
          <w:szCs w:val="24"/>
        </w:rPr>
        <w:t>為第三級其他應予保育類。</w:t>
      </w:r>
    </w:p>
    <w:p w14:paraId="49A82BB2" w14:textId="165F5F0A" w:rsidR="00766BD5" w:rsidRPr="00D47637" w:rsidRDefault="00766BD5" w:rsidP="00766BD5">
      <w:pPr>
        <w:pStyle w:val="a3"/>
        <w:widowControl/>
        <w:numPr>
          <w:ilvl w:val="0"/>
          <w:numId w:val="23"/>
        </w:numPr>
        <w:ind w:leftChars="0"/>
        <w:jc w:val="both"/>
        <w:rPr>
          <w:rFonts w:ascii="Times New Roman" w:eastAsia="標楷體" w:hAnsi="Times New Roman" w:cs="Times New Roman"/>
        </w:rPr>
      </w:pPr>
      <w:r w:rsidRPr="00D47637">
        <w:rPr>
          <w:rFonts w:ascii="Times New Roman" w:eastAsia="標楷體" w:hAnsi="Times New Roman" w:cs="Times New Roman" w:hint="eastAsia"/>
          <w:szCs w:val="24"/>
        </w:rPr>
        <w:t>標示為</w:t>
      </w:r>
      <w:r w:rsidRPr="00D47637">
        <w:rPr>
          <w:rFonts w:ascii="Segoe UI Symbol" w:eastAsia="標楷體" w:hAnsi="Segoe UI Symbol" w:cs="Segoe UI Symbol" w:hint="eastAsia"/>
          <w:szCs w:val="24"/>
        </w:rPr>
        <w:t>★</w:t>
      </w:r>
      <w:r w:rsidRPr="00D47637">
        <w:rPr>
          <w:rFonts w:ascii="Times New Roman" w:eastAsia="標楷體" w:hAnsi="Times New Roman" w:cs="Times New Roman" w:hint="eastAsia"/>
          <w:kern w:val="0"/>
          <w:szCs w:val="24"/>
        </w:rPr>
        <w:t>的鳥類在近年由亞種</w:t>
      </w:r>
      <w:proofErr w:type="gramStart"/>
      <w:r w:rsidRPr="00D47637">
        <w:rPr>
          <w:rFonts w:ascii="Times New Roman" w:eastAsia="標楷體" w:hAnsi="Times New Roman" w:cs="Times New Roman" w:hint="eastAsia"/>
          <w:kern w:val="0"/>
          <w:szCs w:val="24"/>
        </w:rPr>
        <w:t>提升為種</w:t>
      </w:r>
      <w:proofErr w:type="gramEnd"/>
      <w:r w:rsidRPr="00D47637">
        <w:rPr>
          <w:rFonts w:ascii="Times New Roman" w:eastAsia="標楷體" w:hAnsi="Times New Roman" w:cs="Times New Roman" w:hint="eastAsia"/>
          <w:kern w:val="0"/>
          <w:szCs w:val="24"/>
        </w:rPr>
        <w:t>，因野外區別不易，故不以新分類鳥種表示，而</w:t>
      </w:r>
      <w:proofErr w:type="gramStart"/>
      <w:r w:rsidRPr="00D47637">
        <w:rPr>
          <w:rFonts w:ascii="Times New Roman" w:eastAsia="標楷體" w:hAnsi="Times New Roman" w:cs="Times New Roman" w:hint="eastAsia"/>
          <w:kern w:val="0"/>
          <w:szCs w:val="24"/>
        </w:rPr>
        <w:t>採</w:t>
      </w:r>
      <w:proofErr w:type="gramEnd"/>
      <w:r w:rsidRPr="00D47637">
        <w:rPr>
          <w:rFonts w:ascii="Times New Roman" w:eastAsia="標楷體" w:hAnsi="Times New Roman" w:cs="Times New Roman" w:hint="eastAsia"/>
          <w:kern w:val="0"/>
          <w:szCs w:val="24"/>
        </w:rPr>
        <w:t>用舊有分類種。例如：</w:t>
      </w:r>
      <w:r w:rsidRPr="00D47637">
        <w:rPr>
          <w:rFonts w:ascii="Times New Roman" w:eastAsia="標楷體" w:hAnsi="Times New Roman" w:cs="Times New Roman" w:hint="eastAsia"/>
          <w:szCs w:val="24"/>
        </w:rPr>
        <w:t>黃</w:t>
      </w:r>
      <w:proofErr w:type="gramStart"/>
      <w:r w:rsidRPr="00D47637">
        <w:rPr>
          <w:rFonts w:ascii="Times New Roman" w:eastAsia="標楷體" w:hAnsi="Times New Roman" w:cs="Times New Roman" w:hint="eastAsia"/>
          <w:szCs w:val="24"/>
        </w:rPr>
        <w:t>鶺鴒</w:t>
      </w:r>
      <w:proofErr w:type="gramEnd"/>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含西方黃</w:t>
      </w:r>
      <w:proofErr w:type="gramStart"/>
      <w:r w:rsidRPr="00D47637">
        <w:rPr>
          <w:rFonts w:ascii="Times New Roman" w:eastAsia="標楷體" w:hAnsi="Times New Roman" w:cs="Times New Roman" w:hint="eastAsia"/>
          <w:szCs w:val="24"/>
        </w:rPr>
        <w:t>鶺鴒</w:t>
      </w:r>
      <w:proofErr w:type="gramEnd"/>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東方黃</w:t>
      </w:r>
      <w:proofErr w:type="gramStart"/>
      <w:r w:rsidRPr="00D47637">
        <w:rPr>
          <w:rFonts w:ascii="Times New Roman" w:eastAsia="標楷體" w:hAnsi="Times New Roman" w:cs="Times New Roman" w:hint="eastAsia"/>
          <w:szCs w:val="24"/>
        </w:rPr>
        <w:t>鶺鴒</w:t>
      </w:r>
      <w:proofErr w:type="gramEnd"/>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w:t>
      </w:r>
    </w:p>
    <w:p w14:paraId="53A13935" w14:textId="77777777" w:rsidR="00766BD5" w:rsidRPr="00DC66F5" w:rsidRDefault="00766BD5" w:rsidP="00766BD5">
      <w:pPr>
        <w:spacing w:line="360" w:lineRule="auto"/>
        <w:rPr>
          <w:rFonts w:ascii="Times New Roman" w:eastAsia="標楷體" w:hAnsi="Times New Roman" w:cs="Times New Roman"/>
          <w:color w:val="4472C4" w:themeColor="accent5"/>
        </w:rPr>
      </w:pPr>
    </w:p>
    <w:p w14:paraId="42A10567" w14:textId="77777777" w:rsidR="00766BD5" w:rsidRPr="00DC66F5" w:rsidRDefault="00766BD5" w:rsidP="00766BD5">
      <w:pPr>
        <w:spacing w:line="360" w:lineRule="auto"/>
        <w:rPr>
          <w:rFonts w:ascii="Times New Roman" w:eastAsia="標楷體" w:hAnsi="Times New Roman" w:cs="Times New Roman"/>
          <w:color w:val="4472C4" w:themeColor="accent5"/>
        </w:rPr>
      </w:pPr>
    </w:p>
    <w:p w14:paraId="14AC88F3" w14:textId="3A7B54D8" w:rsidR="007D0304" w:rsidRPr="00DC66F5" w:rsidRDefault="007D0304">
      <w:pPr>
        <w:widowControl/>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50DDA057" w14:textId="06054D92" w:rsidR="007D0304" w:rsidRPr="00D47637" w:rsidRDefault="006C1F10" w:rsidP="007D0304">
      <w:pPr>
        <w:rPr>
          <w:rFonts w:ascii="Times New Roman" w:eastAsia="標楷體" w:hAnsi="Times New Roman"/>
        </w:rPr>
      </w:pPr>
      <w:r w:rsidRPr="00D47637">
        <w:rPr>
          <w:rFonts w:ascii="Times New Roman" w:eastAsia="標楷體" w:hAnsi="Times New Roman" w:cs="Times New Roman" w:hint="eastAsia"/>
        </w:rPr>
        <w:t>附表</w:t>
      </w:r>
      <w:r w:rsidRPr="00D47637">
        <w:rPr>
          <w:rFonts w:ascii="Times New Roman" w:eastAsia="標楷體" w:hAnsi="Times New Roman" w:cs="Times New Roman"/>
        </w:rPr>
        <w:t>2</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hint="eastAsia"/>
        </w:rPr>
        <w:t>在</w:t>
      </w:r>
      <w:bookmarkStart w:id="95" w:name="_Hlk200616584"/>
      <w:r w:rsidR="007D0304" w:rsidRPr="00D47637">
        <w:rPr>
          <w:rFonts w:ascii="Times New Roman" w:eastAsia="標楷體" w:hAnsi="Times New Roman"/>
        </w:rPr>
        <w:t>202</w:t>
      </w:r>
      <w:r w:rsidR="006C332F" w:rsidRPr="00D47637">
        <w:rPr>
          <w:rFonts w:ascii="Times New Roman" w:eastAsia="標楷體" w:hAnsi="Times New Roman"/>
        </w:rPr>
        <w:t>5</w:t>
      </w:r>
      <w:r w:rsidR="007D0304" w:rsidRPr="00D47637">
        <w:rPr>
          <w:rFonts w:ascii="Times New Roman" w:eastAsia="標楷體" w:hAnsi="Times New Roman" w:hint="eastAsia"/>
        </w:rPr>
        <w:t>年</w:t>
      </w:r>
      <w:r w:rsidR="00F33FAB"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w:t>
      </w:r>
      <w:r w:rsidR="00F33FAB" w:rsidRPr="00D47637">
        <w:rPr>
          <w:rFonts w:ascii="Times New Roman" w:eastAsia="標楷體" w:hAnsi="Times New Roman" w:hint="eastAsia"/>
        </w:rPr>
        <w:t>所</w:t>
      </w:r>
      <w:bookmarkStart w:id="96" w:name="_Hlk200616692"/>
      <w:r w:rsidR="007D0304" w:rsidRPr="00D47637">
        <w:rPr>
          <w:rFonts w:ascii="Times New Roman" w:eastAsia="標楷體" w:hAnsi="Times New Roman" w:hint="eastAsia"/>
        </w:rPr>
        <w:t>記錄</w:t>
      </w:r>
      <w:r w:rsidR="00F33FAB" w:rsidRPr="00D47637">
        <w:rPr>
          <w:rFonts w:ascii="Times New Roman" w:eastAsia="標楷體" w:hAnsi="Times New Roman" w:hint="eastAsia"/>
        </w:rPr>
        <w:t>到</w:t>
      </w:r>
      <w:r w:rsidR="007D0304" w:rsidRPr="00D47637">
        <w:rPr>
          <w:rFonts w:ascii="Times New Roman" w:eastAsia="標楷體" w:hAnsi="Times New Roman" w:hint="eastAsia"/>
        </w:rPr>
        <w:t>的</w:t>
      </w:r>
      <w:bookmarkStart w:id="97" w:name="_Hlk200616680"/>
      <w:r w:rsidR="007D0304" w:rsidRPr="00D47637">
        <w:rPr>
          <w:rFonts w:ascii="Times New Roman" w:eastAsia="標楷體" w:hAnsi="Times New Roman" w:hint="eastAsia"/>
        </w:rPr>
        <w:t>鳥種名錄、數量</w:t>
      </w:r>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r w:rsidR="007D0304" w:rsidRPr="00D47637">
        <w:rPr>
          <w:rFonts w:ascii="Times New Roman" w:eastAsia="標楷體" w:hAnsi="Times New Roman" w:hint="eastAsia"/>
        </w:rPr>
        <w:t>及樣區占比</w:t>
      </w:r>
      <w:bookmarkEnd w:id="95"/>
      <w:bookmarkEnd w:id="96"/>
      <w:bookmarkEnd w:id="97"/>
    </w:p>
    <w:tbl>
      <w:tblPr>
        <w:tblStyle w:val="afff9"/>
        <w:tblW w:w="5000" w:type="pct"/>
        <w:tblLook w:val="0420" w:firstRow="1" w:lastRow="0" w:firstColumn="0" w:lastColumn="0" w:noHBand="0" w:noVBand="1"/>
      </w:tblPr>
      <w:tblGrid>
        <w:gridCol w:w="4211"/>
        <w:gridCol w:w="1925"/>
        <w:gridCol w:w="2170"/>
      </w:tblGrid>
      <w:tr w:rsidR="00862872" w:rsidRPr="00A44B80" w14:paraId="4405A81C" w14:textId="77777777" w:rsidTr="00D47637">
        <w:tc>
          <w:tcPr>
            <w:tcW w:w="2535" w:type="pct"/>
            <w:tcBorders>
              <w:top w:val="single" w:sz="4" w:space="0" w:color="auto"/>
              <w:bottom w:val="single" w:sz="4" w:space="0" w:color="auto"/>
            </w:tcBorders>
          </w:tcPr>
          <w:p w14:paraId="40970BDD" w14:textId="77777777" w:rsidR="00862872" w:rsidRPr="00A44B80" w:rsidRDefault="00862872" w:rsidP="000E1A8F">
            <w:pPr>
              <w:jc w:val="left"/>
            </w:pPr>
            <w:r w:rsidRPr="00A44B80">
              <w:rPr>
                <w:rFonts w:ascii="Times New Roman" w:eastAsia="標楷體" w:hAnsi="Times New Roman" w:cs="Times New Roman"/>
              </w:rPr>
              <w:t>鳥種</w:t>
            </w:r>
          </w:p>
        </w:tc>
        <w:tc>
          <w:tcPr>
            <w:tcW w:w="1159" w:type="pct"/>
            <w:tcBorders>
              <w:top w:val="single" w:sz="4" w:space="0" w:color="auto"/>
              <w:bottom w:val="single" w:sz="4" w:space="0" w:color="auto"/>
            </w:tcBorders>
          </w:tcPr>
          <w:p w14:paraId="3DAFC843" w14:textId="77777777" w:rsidR="00862872" w:rsidRPr="00A44B80" w:rsidRDefault="00862872" w:rsidP="000E1A8F">
            <w:r w:rsidRPr="00A44B80">
              <w:rPr>
                <w:rFonts w:ascii="Times New Roman" w:eastAsia="標楷體" w:hAnsi="Times New Roman" w:cs="Times New Roman"/>
              </w:rPr>
              <w:t>數量</w:t>
            </w:r>
            <w:r w:rsidRPr="00A44B80">
              <w:rPr>
                <w:rFonts w:ascii="Times New Roman" w:eastAsia="標楷體" w:hAnsi="Times New Roman" w:cs="Times New Roman"/>
              </w:rPr>
              <w:t>(</w:t>
            </w:r>
            <w:proofErr w:type="gramStart"/>
            <w:r w:rsidRPr="00A44B80">
              <w:rPr>
                <w:rFonts w:ascii="Times New Roman" w:eastAsia="標楷體" w:hAnsi="Times New Roman" w:cs="Times New Roman"/>
              </w:rPr>
              <w:t>隻次</w:t>
            </w:r>
            <w:proofErr w:type="gramEnd"/>
            <w:r w:rsidRPr="00A44B80">
              <w:rPr>
                <w:rFonts w:ascii="Times New Roman" w:eastAsia="標楷體" w:hAnsi="Times New Roman" w:cs="Times New Roman"/>
              </w:rPr>
              <w:t>)</w:t>
            </w:r>
          </w:p>
        </w:tc>
        <w:tc>
          <w:tcPr>
            <w:tcW w:w="1306" w:type="pct"/>
            <w:tcBorders>
              <w:top w:val="single" w:sz="4" w:space="0" w:color="auto"/>
              <w:bottom w:val="single" w:sz="4" w:space="0" w:color="auto"/>
            </w:tcBorders>
          </w:tcPr>
          <w:p w14:paraId="1BA27F98" w14:textId="77777777" w:rsidR="00862872" w:rsidRPr="00A44B80" w:rsidRDefault="00862872" w:rsidP="000E1A8F">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862872" w:rsidRPr="00A44B80" w14:paraId="26DFFECA" w14:textId="77777777" w:rsidTr="00D47637">
        <w:tc>
          <w:tcPr>
            <w:tcW w:w="2535" w:type="pct"/>
            <w:tcBorders>
              <w:top w:val="single" w:sz="4" w:space="0" w:color="auto"/>
            </w:tcBorders>
          </w:tcPr>
          <w:p w14:paraId="280F155D"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臺灣山鷓鴣</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Borders>
              <w:top w:val="single" w:sz="4" w:space="0" w:color="auto"/>
            </w:tcBorders>
          </w:tcPr>
          <w:p w14:paraId="29A1EC4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108</w:t>
            </w:r>
          </w:p>
        </w:tc>
        <w:tc>
          <w:tcPr>
            <w:tcW w:w="1306" w:type="pct"/>
            <w:tcBorders>
              <w:top w:val="single" w:sz="4" w:space="0" w:color="auto"/>
            </w:tcBorders>
          </w:tcPr>
          <w:p w14:paraId="43F19B4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2E78AC97" w14:textId="77777777" w:rsidTr="00D47637">
        <w:tc>
          <w:tcPr>
            <w:tcW w:w="2535" w:type="pct"/>
          </w:tcPr>
          <w:p w14:paraId="7A3E6418"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黑長尾雉</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0DF3E75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w:t>
            </w:r>
          </w:p>
        </w:tc>
        <w:tc>
          <w:tcPr>
            <w:tcW w:w="1306" w:type="pct"/>
          </w:tcPr>
          <w:p w14:paraId="60FEEA8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1114B4E" w14:textId="77777777" w:rsidTr="00D47637">
        <w:tc>
          <w:tcPr>
            <w:tcW w:w="2535" w:type="pct"/>
          </w:tcPr>
          <w:p w14:paraId="6681EB61"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藍腹</w:t>
            </w:r>
            <w:proofErr w:type="gramStart"/>
            <w:r w:rsidRPr="00A44B80">
              <w:rPr>
                <w:rFonts w:ascii="Times New Roman" w:eastAsia="標楷體" w:hAnsi="Times New Roman" w:cs="Times New Roman"/>
              </w:rPr>
              <w:t>鷴</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4246332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c>
          <w:tcPr>
            <w:tcW w:w="1306" w:type="pct"/>
          </w:tcPr>
          <w:p w14:paraId="1A24CE7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08DDDCF" w14:textId="77777777" w:rsidTr="00D47637">
        <w:tc>
          <w:tcPr>
            <w:tcW w:w="2535" w:type="pct"/>
          </w:tcPr>
          <w:p w14:paraId="5F8298EB"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臺灣竹雞</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727B589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91</w:t>
            </w:r>
          </w:p>
        </w:tc>
        <w:tc>
          <w:tcPr>
            <w:tcW w:w="1306" w:type="pct"/>
          </w:tcPr>
          <w:p w14:paraId="01038EE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02224C1E" w14:textId="77777777" w:rsidTr="00D47637">
        <w:tc>
          <w:tcPr>
            <w:tcW w:w="2535" w:type="pct"/>
          </w:tcPr>
          <w:p w14:paraId="5D82EFEB" w14:textId="77777777" w:rsidR="00862872" w:rsidRPr="00A44B80" w:rsidRDefault="00862872" w:rsidP="000E1A8F">
            <w:pPr>
              <w:jc w:val="left"/>
              <w:rPr>
                <w:rFonts w:ascii="Times New Roman" w:eastAsia="標楷體" w:hAnsi="Times New Roman" w:cs="Times New Roman"/>
              </w:rPr>
            </w:pPr>
            <w:r w:rsidRPr="00A254FE">
              <w:rPr>
                <w:rFonts w:ascii="Times New Roman" w:eastAsia="標楷體" w:hAnsi="Times New Roman" w:cs="Times New Roman" w:hint="eastAsia"/>
              </w:rPr>
              <w:t>野鴿</w:t>
            </w:r>
          </w:p>
        </w:tc>
        <w:tc>
          <w:tcPr>
            <w:tcW w:w="1159" w:type="pct"/>
          </w:tcPr>
          <w:p w14:paraId="0589B3C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0EC3A1C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443492BA" w14:textId="77777777" w:rsidTr="00D47637">
        <w:tc>
          <w:tcPr>
            <w:tcW w:w="2535" w:type="pct"/>
          </w:tcPr>
          <w:p w14:paraId="78CED6A7"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灰林鴿</w:t>
            </w:r>
            <w:proofErr w:type="gramEnd"/>
            <w:r w:rsidRPr="00A44B80">
              <w:rPr>
                <w:rFonts w:ascii="Times New Roman" w:eastAsia="標楷體" w:hAnsi="Times New Roman" w:cs="Times New Roman"/>
              </w:rPr>
              <w:t xml:space="preserve"> </w:t>
            </w:r>
          </w:p>
        </w:tc>
        <w:tc>
          <w:tcPr>
            <w:tcW w:w="1159" w:type="pct"/>
          </w:tcPr>
          <w:p w14:paraId="5196423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c>
          <w:tcPr>
            <w:tcW w:w="1306" w:type="pct"/>
          </w:tcPr>
          <w:p w14:paraId="0C76CA1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F7611F1" w14:textId="77777777" w:rsidTr="00D47637">
        <w:tc>
          <w:tcPr>
            <w:tcW w:w="2535" w:type="pct"/>
          </w:tcPr>
          <w:p w14:paraId="2FEDBB65"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金背</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 </w:t>
            </w:r>
          </w:p>
        </w:tc>
        <w:tc>
          <w:tcPr>
            <w:tcW w:w="1159" w:type="pct"/>
          </w:tcPr>
          <w:p w14:paraId="41B03D0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17</w:t>
            </w:r>
          </w:p>
        </w:tc>
        <w:tc>
          <w:tcPr>
            <w:tcW w:w="1306" w:type="pct"/>
          </w:tcPr>
          <w:p w14:paraId="21218EF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9A1A014" w14:textId="77777777" w:rsidTr="00D47637">
        <w:tc>
          <w:tcPr>
            <w:tcW w:w="2535" w:type="pct"/>
          </w:tcPr>
          <w:p w14:paraId="0F9B023A"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紅</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w:t>
            </w:r>
          </w:p>
        </w:tc>
        <w:tc>
          <w:tcPr>
            <w:tcW w:w="1159" w:type="pct"/>
          </w:tcPr>
          <w:p w14:paraId="4DB1553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w:t>
            </w:r>
          </w:p>
        </w:tc>
        <w:tc>
          <w:tcPr>
            <w:tcW w:w="1306" w:type="pct"/>
          </w:tcPr>
          <w:p w14:paraId="2720351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A4240B8" w14:textId="77777777" w:rsidTr="00D47637">
        <w:tc>
          <w:tcPr>
            <w:tcW w:w="2535" w:type="pct"/>
          </w:tcPr>
          <w:p w14:paraId="6886E83E"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珠頸斑鳩</w:t>
            </w:r>
            <w:proofErr w:type="gramEnd"/>
            <w:r w:rsidRPr="00A44B80">
              <w:rPr>
                <w:rFonts w:ascii="Times New Roman" w:eastAsia="標楷體" w:hAnsi="Times New Roman" w:cs="Times New Roman"/>
              </w:rPr>
              <w:t xml:space="preserve"> </w:t>
            </w:r>
          </w:p>
        </w:tc>
        <w:tc>
          <w:tcPr>
            <w:tcW w:w="1159" w:type="pct"/>
          </w:tcPr>
          <w:p w14:paraId="03F900A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34</w:t>
            </w:r>
          </w:p>
        </w:tc>
        <w:tc>
          <w:tcPr>
            <w:tcW w:w="1306" w:type="pct"/>
          </w:tcPr>
          <w:p w14:paraId="029BB38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57AC7637" w14:textId="77777777" w:rsidTr="00D47637">
        <w:tc>
          <w:tcPr>
            <w:tcW w:w="2535" w:type="pct"/>
          </w:tcPr>
          <w:p w14:paraId="4AB9990E"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翠翼</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w:t>
            </w:r>
          </w:p>
        </w:tc>
        <w:tc>
          <w:tcPr>
            <w:tcW w:w="1159" w:type="pct"/>
          </w:tcPr>
          <w:p w14:paraId="7F0D6E3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414A3A5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BEF207C" w14:textId="77777777" w:rsidTr="00D47637">
        <w:tc>
          <w:tcPr>
            <w:tcW w:w="2535" w:type="pct"/>
          </w:tcPr>
          <w:p w14:paraId="0E4003AF"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綠</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w:t>
            </w:r>
          </w:p>
        </w:tc>
        <w:tc>
          <w:tcPr>
            <w:tcW w:w="1159" w:type="pct"/>
          </w:tcPr>
          <w:p w14:paraId="71191E8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29</w:t>
            </w:r>
          </w:p>
        </w:tc>
        <w:tc>
          <w:tcPr>
            <w:tcW w:w="1306" w:type="pct"/>
          </w:tcPr>
          <w:p w14:paraId="6BB50E3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05B4CA64" w14:textId="77777777" w:rsidTr="00D47637">
        <w:tc>
          <w:tcPr>
            <w:tcW w:w="2535" w:type="pct"/>
          </w:tcPr>
          <w:p w14:paraId="3FBDFA0E"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紅頭綠</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 II</w:t>
            </w:r>
          </w:p>
        </w:tc>
        <w:tc>
          <w:tcPr>
            <w:tcW w:w="1159" w:type="pct"/>
          </w:tcPr>
          <w:p w14:paraId="7CF1D67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64BEC5B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28E5869" w14:textId="77777777" w:rsidTr="00D47637">
        <w:tc>
          <w:tcPr>
            <w:tcW w:w="2535" w:type="pct"/>
          </w:tcPr>
          <w:p w14:paraId="03C512EF"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番</w:t>
            </w:r>
            <w:proofErr w:type="gramStart"/>
            <w:r w:rsidRPr="00A44B80">
              <w:rPr>
                <w:rFonts w:ascii="Times New Roman" w:eastAsia="標楷體" w:hAnsi="Times New Roman" w:cs="Times New Roman"/>
              </w:rPr>
              <w:t>鵑</w:t>
            </w:r>
            <w:proofErr w:type="gramEnd"/>
            <w:r w:rsidRPr="00A44B80">
              <w:rPr>
                <w:rFonts w:ascii="Times New Roman" w:eastAsia="標楷體" w:hAnsi="Times New Roman" w:cs="Times New Roman"/>
              </w:rPr>
              <w:t xml:space="preserve"> </w:t>
            </w:r>
          </w:p>
        </w:tc>
        <w:tc>
          <w:tcPr>
            <w:tcW w:w="1159" w:type="pct"/>
          </w:tcPr>
          <w:p w14:paraId="0E86D1F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653237A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E255165" w14:textId="77777777" w:rsidTr="00D47637">
        <w:tc>
          <w:tcPr>
            <w:tcW w:w="2535" w:type="pct"/>
          </w:tcPr>
          <w:p w14:paraId="39E2A450"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鷹</w:t>
            </w:r>
            <w:proofErr w:type="gramStart"/>
            <w:r w:rsidRPr="00A44B80">
              <w:rPr>
                <w:rFonts w:ascii="Times New Roman" w:eastAsia="標楷體" w:hAnsi="Times New Roman" w:cs="Times New Roman"/>
              </w:rPr>
              <w:t>鵑</w:t>
            </w:r>
            <w:proofErr w:type="gramEnd"/>
            <w:r w:rsidRPr="00A44B80">
              <w:rPr>
                <w:rFonts w:ascii="Times New Roman" w:eastAsia="標楷體" w:hAnsi="Times New Roman" w:cs="Times New Roman"/>
              </w:rPr>
              <w:t xml:space="preserve"> </w:t>
            </w:r>
          </w:p>
        </w:tc>
        <w:tc>
          <w:tcPr>
            <w:tcW w:w="1159" w:type="pct"/>
          </w:tcPr>
          <w:p w14:paraId="4484572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41</w:t>
            </w:r>
          </w:p>
        </w:tc>
        <w:tc>
          <w:tcPr>
            <w:tcW w:w="1306" w:type="pct"/>
          </w:tcPr>
          <w:p w14:paraId="24103DF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66BB4E65" w14:textId="77777777" w:rsidTr="00D47637">
        <w:tc>
          <w:tcPr>
            <w:tcW w:w="2535" w:type="pct"/>
          </w:tcPr>
          <w:p w14:paraId="18B0596C"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北方中杜鵑</w:t>
            </w:r>
            <w:r w:rsidRPr="00A44B80">
              <w:rPr>
                <w:rFonts w:ascii="Times New Roman" w:eastAsia="標楷體" w:hAnsi="Times New Roman" w:cs="Times New Roman"/>
              </w:rPr>
              <w:t xml:space="preserve"> </w:t>
            </w:r>
          </w:p>
        </w:tc>
        <w:tc>
          <w:tcPr>
            <w:tcW w:w="1159" w:type="pct"/>
          </w:tcPr>
          <w:p w14:paraId="3D95E22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36</w:t>
            </w:r>
          </w:p>
        </w:tc>
        <w:tc>
          <w:tcPr>
            <w:tcW w:w="1306" w:type="pct"/>
          </w:tcPr>
          <w:p w14:paraId="3A122FA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5429E1DE" w14:textId="77777777" w:rsidTr="00D47637">
        <w:tc>
          <w:tcPr>
            <w:tcW w:w="2535" w:type="pct"/>
          </w:tcPr>
          <w:p w14:paraId="3ABB5707"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小雨燕</w:t>
            </w:r>
            <w:r w:rsidRPr="00A44B80">
              <w:rPr>
                <w:rFonts w:ascii="Times New Roman" w:eastAsia="標楷體" w:hAnsi="Times New Roman" w:cs="Times New Roman"/>
              </w:rPr>
              <w:t xml:space="preserve"> ※ </w:t>
            </w:r>
          </w:p>
        </w:tc>
        <w:tc>
          <w:tcPr>
            <w:tcW w:w="1159" w:type="pct"/>
          </w:tcPr>
          <w:p w14:paraId="52CF931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156</w:t>
            </w:r>
          </w:p>
        </w:tc>
        <w:tc>
          <w:tcPr>
            <w:tcW w:w="1306" w:type="pct"/>
          </w:tcPr>
          <w:p w14:paraId="004AE46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2F2E748A" w14:textId="77777777" w:rsidTr="00D47637">
        <w:tc>
          <w:tcPr>
            <w:tcW w:w="2535" w:type="pct"/>
          </w:tcPr>
          <w:p w14:paraId="65CAEB4C"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灰腳秧雞</w:t>
            </w:r>
            <w:proofErr w:type="gramEnd"/>
            <w:r w:rsidRPr="00A44B80">
              <w:rPr>
                <w:rFonts w:ascii="Times New Roman" w:eastAsia="標楷體" w:hAnsi="Times New Roman" w:cs="Times New Roman"/>
              </w:rPr>
              <w:t xml:space="preserve"> ※ </w:t>
            </w:r>
          </w:p>
        </w:tc>
        <w:tc>
          <w:tcPr>
            <w:tcW w:w="1159" w:type="pct"/>
          </w:tcPr>
          <w:p w14:paraId="1F9A591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7F59B2D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6B448F2" w14:textId="77777777" w:rsidTr="00D47637">
        <w:tc>
          <w:tcPr>
            <w:tcW w:w="2535" w:type="pct"/>
          </w:tcPr>
          <w:p w14:paraId="24399FFC"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小白鷺</w:t>
            </w:r>
            <w:r w:rsidRPr="00A44B80">
              <w:rPr>
                <w:rFonts w:ascii="Times New Roman" w:eastAsia="標楷體" w:hAnsi="Times New Roman" w:cs="Times New Roman"/>
              </w:rPr>
              <w:t xml:space="preserve"> </w:t>
            </w:r>
          </w:p>
        </w:tc>
        <w:tc>
          <w:tcPr>
            <w:tcW w:w="1159" w:type="pct"/>
          </w:tcPr>
          <w:p w14:paraId="1AD839E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7430FF0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9173091" w14:textId="77777777" w:rsidTr="00D47637">
        <w:tc>
          <w:tcPr>
            <w:tcW w:w="2535" w:type="pct"/>
          </w:tcPr>
          <w:p w14:paraId="1D5F3592"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黃頭鷺</w:t>
            </w:r>
            <w:r w:rsidRPr="00A44B80">
              <w:rPr>
                <w:rFonts w:ascii="Times New Roman" w:eastAsia="標楷體" w:hAnsi="Times New Roman" w:cs="Times New Roman"/>
              </w:rPr>
              <w:t xml:space="preserve"> </w:t>
            </w:r>
          </w:p>
        </w:tc>
        <w:tc>
          <w:tcPr>
            <w:tcW w:w="1159" w:type="pct"/>
          </w:tcPr>
          <w:p w14:paraId="00B7760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1937B49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4F38CD50" w14:textId="77777777" w:rsidTr="00D47637">
        <w:tc>
          <w:tcPr>
            <w:tcW w:w="2535" w:type="pct"/>
          </w:tcPr>
          <w:p w14:paraId="59AEDC64"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夜鷺</w:t>
            </w:r>
            <w:r w:rsidRPr="00A44B80">
              <w:rPr>
                <w:rFonts w:ascii="Times New Roman" w:eastAsia="標楷體" w:hAnsi="Times New Roman" w:cs="Times New Roman"/>
              </w:rPr>
              <w:t xml:space="preserve"> </w:t>
            </w:r>
          </w:p>
        </w:tc>
        <w:tc>
          <w:tcPr>
            <w:tcW w:w="1159" w:type="pct"/>
          </w:tcPr>
          <w:p w14:paraId="3CC60C1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w:t>
            </w:r>
          </w:p>
        </w:tc>
        <w:tc>
          <w:tcPr>
            <w:tcW w:w="1306" w:type="pct"/>
          </w:tcPr>
          <w:p w14:paraId="14CB1D8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F2F8701" w14:textId="77777777" w:rsidTr="00D47637">
        <w:tc>
          <w:tcPr>
            <w:tcW w:w="2535" w:type="pct"/>
          </w:tcPr>
          <w:p w14:paraId="512946E9"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黑冠麻鷺</w:t>
            </w:r>
            <w:proofErr w:type="gramEnd"/>
            <w:r w:rsidRPr="00A44B80">
              <w:rPr>
                <w:rFonts w:ascii="Times New Roman" w:eastAsia="標楷體" w:hAnsi="Times New Roman" w:cs="Times New Roman"/>
              </w:rPr>
              <w:t xml:space="preserve"> </w:t>
            </w:r>
          </w:p>
        </w:tc>
        <w:tc>
          <w:tcPr>
            <w:tcW w:w="1159" w:type="pct"/>
          </w:tcPr>
          <w:p w14:paraId="7E99315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6</w:t>
            </w:r>
          </w:p>
        </w:tc>
        <w:tc>
          <w:tcPr>
            <w:tcW w:w="1306" w:type="pct"/>
          </w:tcPr>
          <w:p w14:paraId="5607AAC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97947D3" w14:textId="77777777" w:rsidTr="00D47637">
        <w:tc>
          <w:tcPr>
            <w:tcW w:w="2535" w:type="pct"/>
          </w:tcPr>
          <w:p w14:paraId="5D5B3516"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東方蜂</w:t>
            </w:r>
            <w:proofErr w:type="gramEnd"/>
            <w:r w:rsidRPr="00A44B80">
              <w:rPr>
                <w:rFonts w:ascii="Times New Roman" w:eastAsia="標楷體" w:hAnsi="Times New Roman" w:cs="Times New Roman"/>
              </w:rPr>
              <w:t>鷹</w:t>
            </w:r>
            <w:r w:rsidRPr="00A44B80">
              <w:rPr>
                <w:rFonts w:ascii="Times New Roman" w:eastAsia="標楷體" w:hAnsi="Times New Roman" w:cs="Times New Roman"/>
              </w:rPr>
              <w:t xml:space="preserve"> II</w:t>
            </w:r>
          </w:p>
        </w:tc>
        <w:tc>
          <w:tcPr>
            <w:tcW w:w="1159" w:type="pct"/>
          </w:tcPr>
          <w:p w14:paraId="0528B55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05C108B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4622F66B" w14:textId="77777777" w:rsidTr="00D47637">
        <w:tc>
          <w:tcPr>
            <w:tcW w:w="2535" w:type="pct"/>
          </w:tcPr>
          <w:p w14:paraId="1CC54B96"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大冠</w:t>
            </w:r>
            <w:proofErr w:type="gramStart"/>
            <w:r w:rsidRPr="00A44B80">
              <w:rPr>
                <w:rFonts w:ascii="Times New Roman" w:eastAsia="標楷體" w:hAnsi="Times New Roman" w:cs="Times New Roman"/>
              </w:rPr>
              <w:t>鷲</w:t>
            </w:r>
            <w:proofErr w:type="gramEnd"/>
            <w:r w:rsidRPr="00A44B80">
              <w:rPr>
                <w:rFonts w:ascii="Times New Roman" w:eastAsia="標楷體" w:hAnsi="Times New Roman" w:cs="Times New Roman"/>
              </w:rPr>
              <w:t xml:space="preserve"> ※ II</w:t>
            </w:r>
          </w:p>
        </w:tc>
        <w:tc>
          <w:tcPr>
            <w:tcW w:w="1159" w:type="pct"/>
          </w:tcPr>
          <w:p w14:paraId="66413CF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68</w:t>
            </w:r>
          </w:p>
        </w:tc>
        <w:tc>
          <w:tcPr>
            <w:tcW w:w="1306" w:type="pct"/>
          </w:tcPr>
          <w:p w14:paraId="6FCDD2F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14C833EA" w14:textId="77777777" w:rsidTr="00D47637">
        <w:tc>
          <w:tcPr>
            <w:tcW w:w="2535" w:type="pct"/>
          </w:tcPr>
          <w:p w14:paraId="465432A0"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林</w:t>
            </w:r>
            <w:proofErr w:type="gramStart"/>
            <w:r w:rsidRPr="00A44B80">
              <w:rPr>
                <w:rFonts w:ascii="Times New Roman" w:eastAsia="標楷體" w:hAnsi="Times New Roman" w:cs="Times New Roman"/>
              </w:rPr>
              <w:t>鵰</w:t>
            </w:r>
            <w:proofErr w:type="gramEnd"/>
            <w:r w:rsidRPr="00A44B80">
              <w:rPr>
                <w:rFonts w:ascii="Times New Roman" w:eastAsia="標楷體" w:hAnsi="Times New Roman" w:cs="Times New Roman"/>
              </w:rPr>
              <w:t xml:space="preserve"> II</w:t>
            </w:r>
          </w:p>
        </w:tc>
        <w:tc>
          <w:tcPr>
            <w:tcW w:w="1159" w:type="pct"/>
          </w:tcPr>
          <w:p w14:paraId="1BD5F65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7A57C90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41C83C1" w14:textId="77777777" w:rsidTr="00D47637">
        <w:tblPrEx>
          <w:tblLook w:val="04A0" w:firstRow="1" w:lastRow="0" w:firstColumn="1" w:lastColumn="0" w:noHBand="0" w:noVBand="1"/>
        </w:tblPrEx>
        <w:tc>
          <w:tcPr>
            <w:tcW w:w="2535" w:type="pct"/>
          </w:tcPr>
          <w:p w14:paraId="6BABCEED"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灰面</w:t>
            </w:r>
            <w:proofErr w:type="gramStart"/>
            <w:r w:rsidRPr="00A44B80">
              <w:rPr>
                <w:rFonts w:ascii="Times New Roman" w:eastAsia="標楷體" w:hAnsi="Times New Roman" w:cs="Times New Roman"/>
              </w:rPr>
              <w:t>鵟</w:t>
            </w:r>
            <w:proofErr w:type="gramEnd"/>
            <w:r w:rsidRPr="00A44B80">
              <w:rPr>
                <w:rFonts w:ascii="Times New Roman" w:eastAsia="標楷體" w:hAnsi="Times New Roman" w:cs="Times New Roman"/>
              </w:rPr>
              <w:t>鷹</w:t>
            </w:r>
            <w:r w:rsidRPr="00A44B80">
              <w:rPr>
                <w:rFonts w:ascii="Times New Roman" w:eastAsia="標楷體" w:hAnsi="Times New Roman" w:cs="Times New Roman"/>
              </w:rPr>
              <w:t xml:space="preserve"> II</w:t>
            </w:r>
          </w:p>
        </w:tc>
        <w:tc>
          <w:tcPr>
            <w:tcW w:w="1159" w:type="pct"/>
          </w:tcPr>
          <w:p w14:paraId="402046C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12</w:t>
            </w:r>
          </w:p>
        </w:tc>
        <w:tc>
          <w:tcPr>
            <w:tcW w:w="1306" w:type="pct"/>
          </w:tcPr>
          <w:p w14:paraId="3147372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03DA1CA" w14:textId="77777777" w:rsidTr="00D47637">
        <w:tblPrEx>
          <w:tblLook w:val="04A0" w:firstRow="1" w:lastRow="0" w:firstColumn="1" w:lastColumn="0" w:noHBand="0" w:noVBand="1"/>
        </w:tblPrEx>
        <w:tc>
          <w:tcPr>
            <w:tcW w:w="2535" w:type="pct"/>
          </w:tcPr>
          <w:p w14:paraId="24F744C1"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鳳頭蒼鷹</w:t>
            </w:r>
            <w:r w:rsidRPr="00A44B80">
              <w:rPr>
                <w:rFonts w:ascii="Times New Roman" w:eastAsia="標楷體" w:hAnsi="Times New Roman" w:cs="Times New Roman"/>
              </w:rPr>
              <w:t xml:space="preserve"> ※ II</w:t>
            </w:r>
          </w:p>
        </w:tc>
        <w:tc>
          <w:tcPr>
            <w:tcW w:w="1159" w:type="pct"/>
          </w:tcPr>
          <w:p w14:paraId="76E111C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9</w:t>
            </w:r>
          </w:p>
        </w:tc>
        <w:tc>
          <w:tcPr>
            <w:tcW w:w="1306" w:type="pct"/>
          </w:tcPr>
          <w:p w14:paraId="33737AE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DA6DD2B" w14:textId="77777777" w:rsidTr="00D47637">
        <w:tblPrEx>
          <w:tblLook w:val="04A0" w:firstRow="1" w:lastRow="0" w:firstColumn="1" w:lastColumn="0" w:noHBand="0" w:noVBand="1"/>
        </w:tblPrEx>
        <w:tc>
          <w:tcPr>
            <w:tcW w:w="2535" w:type="pct"/>
          </w:tcPr>
          <w:p w14:paraId="0774A7FD"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赤腹鷹</w:t>
            </w:r>
            <w:proofErr w:type="gramEnd"/>
            <w:r w:rsidRPr="00A44B80">
              <w:rPr>
                <w:rFonts w:ascii="Times New Roman" w:eastAsia="標楷體" w:hAnsi="Times New Roman" w:cs="Times New Roman"/>
              </w:rPr>
              <w:t xml:space="preserve"> II</w:t>
            </w:r>
          </w:p>
        </w:tc>
        <w:tc>
          <w:tcPr>
            <w:tcW w:w="1159" w:type="pct"/>
          </w:tcPr>
          <w:p w14:paraId="146F3B7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c>
          <w:tcPr>
            <w:tcW w:w="1306" w:type="pct"/>
          </w:tcPr>
          <w:p w14:paraId="0A49008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B5CAEED" w14:textId="77777777" w:rsidTr="00D47637">
        <w:tblPrEx>
          <w:tblLook w:val="04A0" w:firstRow="1" w:lastRow="0" w:firstColumn="1" w:lastColumn="0" w:noHBand="0" w:noVBand="1"/>
        </w:tblPrEx>
        <w:tc>
          <w:tcPr>
            <w:tcW w:w="2535" w:type="pct"/>
          </w:tcPr>
          <w:p w14:paraId="757F7A15"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松雀鷹</w:t>
            </w:r>
            <w:r w:rsidRPr="00A44B80">
              <w:rPr>
                <w:rFonts w:ascii="Times New Roman" w:eastAsia="標楷體" w:hAnsi="Times New Roman" w:cs="Times New Roman"/>
              </w:rPr>
              <w:t xml:space="preserve"> ※ II</w:t>
            </w:r>
          </w:p>
        </w:tc>
        <w:tc>
          <w:tcPr>
            <w:tcW w:w="1159" w:type="pct"/>
          </w:tcPr>
          <w:p w14:paraId="38D3A22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2A00CA4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50814CC" w14:textId="77777777" w:rsidTr="00D47637">
        <w:tblPrEx>
          <w:tblLook w:val="04A0" w:firstRow="1" w:lastRow="0" w:firstColumn="1" w:lastColumn="0" w:noHBand="0" w:noVBand="1"/>
        </w:tblPrEx>
        <w:tc>
          <w:tcPr>
            <w:tcW w:w="2535" w:type="pct"/>
          </w:tcPr>
          <w:p w14:paraId="2DAFAF96"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鵂鶹</w:t>
            </w:r>
            <w:proofErr w:type="gramEnd"/>
            <w:r w:rsidRPr="00A44B80">
              <w:rPr>
                <w:rFonts w:ascii="Times New Roman" w:eastAsia="標楷體" w:hAnsi="Times New Roman" w:cs="Times New Roman"/>
              </w:rPr>
              <w:t xml:space="preserve"> ※ II</w:t>
            </w:r>
          </w:p>
        </w:tc>
        <w:tc>
          <w:tcPr>
            <w:tcW w:w="1159" w:type="pct"/>
          </w:tcPr>
          <w:p w14:paraId="587685F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29</w:t>
            </w:r>
          </w:p>
        </w:tc>
        <w:tc>
          <w:tcPr>
            <w:tcW w:w="1306" w:type="pct"/>
          </w:tcPr>
          <w:p w14:paraId="55FE3A1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085EA013" w14:textId="77777777" w:rsidTr="00D47637">
        <w:tblPrEx>
          <w:tblLook w:val="04A0" w:firstRow="1" w:lastRow="0" w:firstColumn="1" w:lastColumn="0" w:noHBand="0" w:noVBand="1"/>
        </w:tblPrEx>
        <w:tc>
          <w:tcPr>
            <w:tcW w:w="2535" w:type="pct"/>
          </w:tcPr>
          <w:p w14:paraId="72129AAB"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翠鳥</w:t>
            </w:r>
            <w:r w:rsidRPr="00A44B80">
              <w:rPr>
                <w:rFonts w:ascii="Times New Roman" w:eastAsia="標楷體" w:hAnsi="Times New Roman" w:cs="Times New Roman"/>
              </w:rPr>
              <w:t xml:space="preserve"> </w:t>
            </w:r>
          </w:p>
        </w:tc>
        <w:tc>
          <w:tcPr>
            <w:tcW w:w="1159" w:type="pct"/>
          </w:tcPr>
          <w:p w14:paraId="6196A0D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6AA6498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68B00928" w14:textId="77777777" w:rsidTr="00D47637">
        <w:tblPrEx>
          <w:tblLook w:val="04A0" w:firstRow="1" w:lastRow="0" w:firstColumn="1" w:lastColumn="0" w:noHBand="0" w:noVBand="1"/>
        </w:tblPrEx>
        <w:tc>
          <w:tcPr>
            <w:tcW w:w="2535" w:type="pct"/>
          </w:tcPr>
          <w:p w14:paraId="312FB3F2"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五色鳥</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29AD48F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443</w:t>
            </w:r>
          </w:p>
        </w:tc>
        <w:tc>
          <w:tcPr>
            <w:tcW w:w="1306" w:type="pct"/>
          </w:tcPr>
          <w:p w14:paraId="77D605F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70</w:t>
            </w:r>
          </w:p>
        </w:tc>
      </w:tr>
      <w:tr w:rsidR="00862872" w:rsidRPr="00A44B80" w14:paraId="7061C40E" w14:textId="77777777" w:rsidTr="00D47637">
        <w:tblPrEx>
          <w:tblLook w:val="04A0" w:firstRow="1" w:lastRow="0" w:firstColumn="1" w:lastColumn="0" w:noHBand="0" w:noVBand="1"/>
        </w:tblPrEx>
        <w:tc>
          <w:tcPr>
            <w:tcW w:w="2535" w:type="pct"/>
          </w:tcPr>
          <w:p w14:paraId="445C2C5B"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小啄木</w:t>
            </w:r>
            <w:proofErr w:type="gramEnd"/>
            <w:r w:rsidRPr="00A44B80">
              <w:rPr>
                <w:rFonts w:ascii="Times New Roman" w:eastAsia="標楷體" w:hAnsi="Times New Roman" w:cs="Times New Roman"/>
              </w:rPr>
              <w:t xml:space="preserve"> </w:t>
            </w:r>
          </w:p>
        </w:tc>
        <w:tc>
          <w:tcPr>
            <w:tcW w:w="1159" w:type="pct"/>
          </w:tcPr>
          <w:p w14:paraId="6FBA799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17</w:t>
            </w:r>
          </w:p>
        </w:tc>
        <w:tc>
          <w:tcPr>
            <w:tcW w:w="1306" w:type="pct"/>
          </w:tcPr>
          <w:p w14:paraId="5FD7AF0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2A74DD98" w14:textId="77777777" w:rsidTr="00D47637">
        <w:tblPrEx>
          <w:tblLook w:val="04A0" w:firstRow="1" w:lastRow="0" w:firstColumn="1" w:lastColumn="0" w:noHBand="0" w:noVBand="1"/>
        </w:tblPrEx>
        <w:tc>
          <w:tcPr>
            <w:tcW w:w="2535" w:type="pct"/>
          </w:tcPr>
          <w:p w14:paraId="71AB2F3D"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大</w:t>
            </w:r>
            <w:proofErr w:type="gramStart"/>
            <w:r w:rsidRPr="00A44B80">
              <w:rPr>
                <w:rFonts w:ascii="Times New Roman" w:eastAsia="標楷體" w:hAnsi="Times New Roman" w:cs="Times New Roman"/>
              </w:rPr>
              <w:t>赤啄木</w:t>
            </w:r>
            <w:proofErr w:type="gramEnd"/>
            <w:r w:rsidRPr="00A44B80">
              <w:rPr>
                <w:rFonts w:ascii="Times New Roman" w:eastAsia="標楷體" w:hAnsi="Times New Roman" w:cs="Times New Roman"/>
              </w:rPr>
              <w:t xml:space="preserve"> ※ II</w:t>
            </w:r>
          </w:p>
        </w:tc>
        <w:tc>
          <w:tcPr>
            <w:tcW w:w="1159" w:type="pct"/>
          </w:tcPr>
          <w:p w14:paraId="6D53BFA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40EBA06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099FB581" w14:textId="77777777" w:rsidTr="00D47637">
        <w:tblPrEx>
          <w:tblLook w:val="04A0" w:firstRow="1" w:lastRow="0" w:firstColumn="1" w:lastColumn="0" w:noHBand="0" w:noVBand="1"/>
        </w:tblPrEx>
        <w:tc>
          <w:tcPr>
            <w:tcW w:w="2535" w:type="pct"/>
          </w:tcPr>
          <w:p w14:paraId="6065CBB6"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綠啄木</w:t>
            </w:r>
            <w:proofErr w:type="gramEnd"/>
            <w:r w:rsidRPr="00A44B80">
              <w:rPr>
                <w:rFonts w:ascii="Times New Roman" w:eastAsia="標楷體" w:hAnsi="Times New Roman" w:cs="Times New Roman"/>
              </w:rPr>
              <w:t xml:space="preserve"> II</w:t>
            </w:r>
          </w:p>
        </w:tc>
        <w:tc>
          <w:tcPr>
            <w:tcW w:w="1159" w:type="pct"/>
          </w:tcPr>
          <w:p w14:paraId="3A71DFE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3DA8A3C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9050975" w14:textId="77777777" w:rsidTr="00D47637">
        <w:tblPrEx>
          <w:tblLook w:val="04A0" w:firstRow="1" w:lastRow="0" w:firstColumn="1" w:lastColumn="0" w:noHBand="0" w:noVBand="1"/>
        </w:tblPrEx>
        <w:tc>
          <w:tcPr>
            <w:tcW w:w="2535" w:type="pct"/>
          </w:tcPr>
          <w:p w14:paraId="4F02CFC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八色鳥</w:t>
            </w:r>
            <w:r w:rsidRPr="00A44B80">
              <w:rPr>
                <w:rFonts w:ascii="Times New Roman" w:eastAsia="標楷體" w:hAnsi="Times New Roman" w:cs="Times New Roman"/>
              </w:rPr>
              <w:t xml:space="preserve"> II</w:t>
            </w:r>
          </w:p>
        </w:tc>
        <w:tc>
          <w:tcPr>
            <w:tcW w:w="1159" w:type="pct"/>
          </w:tcPr>
          <w:p w14:paraId="643A6FC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30DF13B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CDFBCC8" w14:textId="77777777" w:rsidTr="00D47637">
        <w:tblPrEx>
          <w:tblLook w:val="04A0" w:firstRow="1" w:lastRow="0" w:firstColumn="1" w:lastColumn="0" w:noHBand="0" w:noVBand="1"/>
        </w:tblPrEx>
        <w:tc>
          <w:tcPr>
            <w:tcW w:w="2535" w:type="pct"/>
          </w:tcPr>
          <w:p w14:paraId="5148B880"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灰喉山椒</w:t>
            </w:r>
            <w:proofErr w:type="gramEnd"/>
            <w:r w:rsidRPr="00A44B80">
              <w:rPr>
                <w:rFonts w:ascii="Times New Roman" w:eastAsia="標楷體" w:hAnsi="Times New Roman" w:cs="Times New Roman"/>
              </w:rPr>
              <w:t>鳥</w:t>
            </w:r>
            <w:r w:rsidRPr="00A44B80">
              <w:rPr>
                <w:rFonts w:ascii="Times New Roman" w:eastAsia="標楷體" w:hAnsi="Times New Roman" w:cs="Times New Roman"/>
              </w:rPr>
              <w:t xml:space="preserve"> </w:t>
            </w:r>
          </w:p>
        </w:tc>
        <w:tc>
          <w:tcPr>
            <w:tcW w:w="1159" w:type="pct"/>
          </w:tcPr>
          <w:p w14:paraId="0310A1E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154</w:t>
            </w:r>
          </w:p>
        </w:tc>
        <w:tc>
          <w:tcPr>
            <w:tcW w:w="1306" w:type="pct"/>
          </w:tcPr>
          <w:p w14:paraId="3020FEE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4965FA1B" w14:textId="77777777" w:rsidTr="00D47637">
        <w:tblPrEx>
          <w:tblLook w:val="04A0" w:firstRow="1" w:lastRow="0" w:firstColumn="1" w:lastColumn="0" w:noHBand="0" w:noVBand="1"/>
        </w:tblPrEx>
        <w:tc>
          <w:tcPr>
            <w:tcW w:w="2535" w:type="pct"/>
          </w:tcPr>
          <w:p w14:paraId="2E5A45D6"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綠畫眉</w:t>
            </w:r>
            <w:r w:rsidRPr="00A44B80">
              <w:rPr>
                <w:rFonts w:ascii="Times New Roman" w:eastAsia="標楷體" w:hAnsi="Times New Roman" w:cs="Times New Roman"/>
              </w:rPr>
              <w:t xml:space="preserve"> </w:t>
            </w:r>
          </w:p>
        </w:tc>
        <w:tc>
          <w:tcPr>
            <w:tcW w:w="1159" w:type="pct"/>
          </w:tcPr>
          <w:p w14:paraId="25426A3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156</w:t>
            </w:r>
          </w:p>
        </w:tc>
        <w:tc>
          <w:tcPr>
            <w:tcW w:w="1306" w:type="pct"/>
          </w:tcPr>
          <w:p w14:paraId="7FF0868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51B1F647" w14:textId="77777777" w:rsidTr="00D47637">
        <w:tblPrEx>
          <w:tblLook w:val="04A0" w:firstRow="1" w:lastRow="0" w:firstColumn="1" w:lastColumn="0" w:noHBand="0" w:noVBand="1"/>
        </w:tblPrEx>
        <w:tc>
          <w:tcPr>
            <w:tcW w:w="2535" w:type="pct"/>
          </w:tcPr>
          <w:p w14:paraId="6838AA75"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朱鸝</w:t>
            </w:r>
            <w:r w:rsidRPr="00A44B80">
              <w:rPr>
                <w:rFonts w:ascii="Times New Roman" w:eastAsia="標楷體" w:hAnsi="Times New Roman" w:cs="Times New Roman"/>
              </w:rPr>
              <w:t xml:space="preserve"> ※ II</w:t>
            </w:r>
          </w:p>
        </w:tc>
        <w:tc>
          <w:tcPr>
            <w:tcW w:w="1159" w:type="pct"/>
          </w:tcPr>
          <w:p w14:paraId="7C637F7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101D5E2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E600886" w14:textId="77777777" w:rsidTr="00D47637">
        <w:tblPrEx>
          <w:tblLook w:val="04A0" w:firstRow="1" w:lastRow="0" w:firstColumn="1" w:lastColumn="0" w:noHBand="0" w:noVBand="1"/>
        </w:tblPrEx>
        <w:tc>
          <w:tcPr>
            <w:tcW w:w="2535" w:type="pct"/>
          </w:tcPr>
          <w:p w14:paraId="3341E227"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大卷尾</w:t>
            </w:r>
            <w:r w:rsidRPr="00A44B80">
              <w:rPr>
                <w:rFonts w:ascii="Times New Roman" w:eastAsia="標楷體" w:hAnsi="Times New Roman" w:cs="Times New Roman"/>
              </w:rPr>
              <w:t xml:space="preserve"> ※ </w:t>
            </w:r>
          </w:p>
        </w:tc>
        <w:tc>
          <w:tcPr>
            <w:tcW w:w="1159" w:type="pct"/>
          </w:tcPr>
          <w:p w14:paraId="357C958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c>
          <w:tcPr>
            <w:tcW w:w="1306" w:type="pct"/>
          </w:tcPr>
          <w:p w14:paraId="0782576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FF53CD2" w14:textId="77777777" w:rsidTr="00D47637">
        <w:tblPrEx>
          <w:tblLook w:val="04A0" w:firstRow="1" w:lastRow="0" w:firstColumn="1" w:lastColumn="0" w:noHBand="0" w:noVBand="1"/>
        </w:tblPrEx>
        <w:tc>
          <w:tcPr>
            <w:tcW w:w="2535" w:type="pct"/>
          </w:tcPr>
          <w:p w14:paraId="3533CB0E"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小卷尾</w:t>
            </w:r>
            <w:r w:rsidRPr="00A44B80">
              <w:rPr>
                <w:rFonts w:ascii="Times New Roman" w:eastAsia="標楷體" w:hAnsi="Times New Roman" w:cs="Times New Roman"/>
              </w:rPr>
              <w:t xml:space="preserve"> ※ </w:t>
            </w:r>
          </w:p>
        </w:tc>
        <w:tc>
          <w:tcPr>
            <w:tcW w:w="1159" w:type="pct"/>
          </w:tcPr>
          <w:p w14:paraId="1F0DE30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77</w:t>
            </w:r>
          </w:p>
        </w:tc>
        <w:tc>
          <w:tcPr>
            <w:tcW w:w="1306" w:type="pct"/>
          </w:tcPr>
          <w:p w14:paraId="72CB652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38BB3FB6" w14:textId="77777777" w:rsidTr="00D47637">
        <w:tblPrEx>
          <w:tblLook w:val="04A0" w:firstRow="1" w:lastRow="0" w:firstColumn="1" w:lastColumn="0" w:noHBand="0" w:noVBand="1"/>
        </w:tblPrEx>
        <w:tc>
          <w:tcPr>
            <w:tcW w:w="2535" w:type="pct"/>
          </w:tcPr>
          <w:p w14:paraId="7E2B3D98"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黑枕藍鶲</w:t>
            </w:r>
            <w:proofErr w:type="gramEnd"/>
            <w:r w:rsidRPr="00A44B80">
              <w:rPr>
                <w:rFonts w:ascii="Times New Roman" w:eastAsia="標楷體" w:hAnsi="Times New Roman" w:cs="Times New Roman"/>
              </w:rPr>
              <w:t xml:space="preserve"> ※ </w:t>
            </w:r>
          </w:p>
        </w:tc>
        <w:tc>
          <w:tcPr>
            <w:tcW w:w="1159" w:type="pct"/>
          </w:tcPr>
          <w:p w14:paraId="46152BC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59</w:t>
            </w:r>
          </w:p>
        </w:tc>
        <w:tc>
          <w:tcPr>
            <w:tcW w:w="1306" w:type="pct"/>
          </w:tcPr>
          <w:p w14:paraId="353E792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30</w:t>
            </w:r>
          </w:p>
        </w:tc>
      </w:tr>
      <w:tr w:rsidR="00862872" w:rsidRPr="00A44B80" w14:paraId="5BB5257A" w14:textId="77777777" w:rsidTr="00D47637">
        <w:tblPrEx>
          <w:tblLook w:val="04A0" w:firstRow="1" w:lastRow="0" w:firstColumn="1" w:lastColumn="0" w:noHBand="0" w:noVBand="1"/>
        </w:tblPrEx>
        <w:tc>
          <w:tcPr>
            <w:tcW w:w="2535" w:type="pct"/>
          </w:tcPr>
          <w:p w14:paraId="028801D6"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松</w:t>
            </w:r>
            <w:proofErr w:type="gramStart"/>
            <w:r w:rsidRPr="00A44B80">
              <w:rPr>
                <w:rFonts w:ascii="Times New Roman" w:eastAsia="標楷體" w:hAnsi="Times New Roman" w:cs="Times New Roman"/>
              </w:rPr>
              <w:t>鴉</w:t>
            </w:r>
            <w:proofErr w:type="gramEnd"/>
            <w:r w:rsidRPr="00A44B80">
              <w:rPr>
                <w:rFonts w:ascii="Times New Roman" w:eastAsia="標楷體" w:hAnsi="Times New Roman" w:cs="Times New Roman"/>
              </w:rPr>
              <w:t xml:space="preserve"> ※ </w:t>
            </w:r>
          </w:p>
        </w:tc>
        <w:tc>
          <w:tcPr>
            <w:tcW w:w="1159" w:type="pct"/>
          </w:tcPr>
          <w:p w14:paraId="44788BE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24</w:t>
            </w:r>
          </w:p>
        </w:tc>
        <w:tc>
          <w:tcPr>
            <w:tcW w:w="1306" w:type="pct"/>
          </w:tcPr>
          <w:p w14:paraId="5F9B165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191B298" w14:textId="77777777" w:rsidTr="00D47637">
        <w:tblPrEx>
          <w:tblLook w:val="04A0" w:firstRow="1" w:lastRow="0" w:firstColumn="1" w:lastColumn="0" w:noHBand="0" w:noVBand="1"/>
        </w:tblPrEx>
        <w:tc>
          <w:tcPr>
            <w:tcW w:w="2535" w:type="pct"/>
          </w:tcPr>
          <w:p w14:paraId="4F6BAEA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臺灣藍鵲</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4C792AF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24</w:t>
            </w:r>
          </w:p>
        </w:tc>
        <w:tc>
          <w:tcPr>
            <w:tcW w:w="1306" w:type="pct"/>
          </w:tcPr>
          <w:p w14:paraId="5F711DD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0FA2AA2D" w14:textId="77777777" w:rsidTr="00D47637">
        <w:tblPrEx>
          <w:tblLook w:val="04A0" w:firstRow="1" w:lastRow="0" w:firstColumn="1" w:lastColumn="0" w:noHBand="0" w:noVBand="1"/>
        </w:tblPrEx>
        <w:tc>
          <w:tcPr>
            <w:tcW w:w="2535" w:type="pct"/>
          </w:tcPr>
          <w:p w14:paraId="1D7D38A1"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樹鵲</w:t>
            </w:r>
            <w:r w:rsidRPr="00A44B80">
              <w:rPr>
                <w:rFonts w:ascii="Times New Roman" w:eastAsia="標楷體" w:hAnsi="Times New Roman" w:cs="Times New Roman"/>
              </w:rPr>
              <w:t xml:space="preserve"> ※ </w:t>
            </w:r>
          </w:p>
        </w:tc>
        <w:tc>
          <w:tcPr>
            <w:tcW w:w="1159" w:type="pct"/>
          </w:tcPr>
          <w:p w14:paraId="5125CD8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159</w:t>
            </w:r>
          </w:p>
        </w:tc>
        <w:tc>
          <w:tcPr>
            <w:tcW w:w="1306" w:type="pct"/>
          </w:tcPr>
          <w:p w14:paraId="324B590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4DD1CFF0" w14:textId="77777777" w:rsidTr="00D47637">
        <w:tblPrEx>
          <w:tblLook w:val="04A0" w:firstRow="1" w:lastRow="0" w:firstColumn="1" w:lastColumn="0" w:noHBand="0" w:noVBand="1"/>
        </w:tblPrEx>
        <w:tc>
          <w:tcPr>
            <w:tcW w:w="2535" w:type="pct"/>
          </w:tcPr>
          <w:p w14:paraId="6E672AE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喜鵲</w:t>
            </w:r>
            <w:r w:rsidRPr="00A44B80">
              <w:rPr>
                <w:rFonts w:ascii="Times New Roman" w:eastAsia="標楷體" w:hAnsi="Times New Roman" w:cs="Times New Roman"/>
              </w:rPr>
              <w:t xml:space="preserve"> </w:t>
            </w:r>
          </w:p>
        </w:tc>
        <w:tc>
          <w:tcPr>
            <w:tcW w:w="1159" w:type="pct"/>
          </w:tcPr>
          <w:p w14:paraId="3CD0CBA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6</w:t>
            </w:r>
          </w:p>
        </w:tc>
        <w:tc>
          <w:tcPr>
            <w:tcW w:w="1306" w:type="pct"/>
          </w:tcPr>
          <w:p w14:paraId="3120AE7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07C8B0E" w14:textId="77777777" w:rsidTr="00D47637">
        <w:tblPrEx>
          <w:tblLook w:val="04A0" w:firstRow="1" w:lastRow="0" w:firstColumn="1" w:lastColumn="0" w:noHBand="0" w:noVBand="1"/>
        </w:tblPrEx>
        <w:tc>
          <w:tcPr>
            <w:tcW w:w="2535" w:type="pct"/>
          </w:tcPr>
          <w:p w14:paraId="052319AF"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星</w:t>
            </w:r>
            <w:proofErr w:type="gramStart"/>
            <w:r w:rsidRPr="00A44B80">
              <w:rPr>
                <w:rFonts w:ascii="Times New Roman" w:eastAsia="標楷體" w:hAnsi="Times New Roman" w:cs="Times New Roman"/>
              </w:rPr>
              <w:t>鴉</w:t>
            </w:r>
            <w:proofErr w:type="gramEnd"/>
            <w:r w:rsidRPr="00A44B80">
              <w:rPr>
                <w:rFonts w:ascii="Times New Roman" w:eastAsia="標楷體" w:hAnsi="Times New Roman" w:cs="Times New Roman"/>
              </w:rPr>
              <w:t xml:space="preserve"> ※ </w:t>
            </w:r>
          </w:p>
        </w:tc>
        <w:tc>
          <w:tcPr>
            <w:tcW w:w="1159" w:type="pct"/>
          </w:tcPr>
          <w:p w14:paraId="5A026BC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35</w:t>
            </w:r>
          </w:p>
        </w:tc>
        <w:tc>
          <w:tcPr>
            <w:tcW w:w="1306" w:type="pct"/>
          </w:tcPr>
          <w:p w14:paraId="29ED525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364A497D" w14:textId="77777777" w:rsidTr="00D47637">
        <w:tblPrEx>
          <w:tblLook w:val="04A0" w:firstRow="1" w:lastRow="0" w:firstColumn="1" w:lastColumn="0" w:noHBand="0" w:noVBand="1"/>
        </w:tblPrEx>
        <w:tc>
          <w:tcPr>
            <w:tcW w:w="2535" w:type="pct"/>
          </w:tcPr>
          <w:p w14:paraId="14EF5B73"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巨嘴</w:t>
            </w:r>
            <w:proofErr w:type="gramStart"/>
            <w:r w:rsidRPr="00A44B80">
              <w:rPr>
                <w:rFonts w:ascii="Times New Roman" w:eastAsia="標楷體" w:hAnsi="Times New Roman" w:cs="Times New Roman"/>
              </w:rPr>
              <w:t>鴉</w:t>
            </w:r>
            <w:proofErr w:type="gramEnd"/>
            <w:r w:rsidRPr="00A44B80">
              <w:rPr>
                <w:rFonts w:ascii="Times New Roman" w:eastAsia="標楷體" w:hAnsi="Times New Roman" w:cs="Times New Roman"/>
              </w:rPr>
              <w:t xml:space="preserve"> </w:t>
            </w:r>
          </w:p>
        </w:tc>
        <w:tc>
          <w:tcPr>
            <w:tcW w:w="1159" w:type="pct"/>
          </w:tcPr>
          <w:p w14:paraId="733FE1C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101</w:t>
            </w:r>
          </w:p>
        </w:tc>
        <w:tc>
          <w:tcPr>
            <w:tcW w:w="1306" w:type="pct"/>
          </w:tcPr>
          <w:p w14:paraId="74C4A06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2FA9E625" w14:textId="77777777" w:rsidTr="00D47637">
        <w:tblPrEx>
          <w:tblLook w:val="04A0" w:firstRow="1" w:lastRow="0" w:firstColumn="1" w:lastColumn="0" w:noHBand="0" w:noVBand="1"/>
        </w:tblPrEx>
        <w:tc>
          <w:tcPr>
            <w:tcW w:w="2535" w:type="pct"/>
          </w:tcPr>
          <w:p w14:paraId="5AF2118E"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煤山雀</w:t>
            </w:r>
            <w:r w:rsidRPr="00A44B80">
              <w:rPr>
                <w:rFonts w:ascii="Times New Roman" w:eastAsia="標楷體" w:hAnsi="Times New Roman" w:cs="Times New Roman"/>
              </w:rPr>
              <w:t xml:space="preserve"> ※ III</w:t>
            </w:r>
          </w:p>
        </w:tc>
        <w:tc>
          <w:tcPr>
            <w:tcW w:w="1159" w:type="pct"/>
          </w:tcPr>
          <w:p w14:paraId="59246DC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28</w:t>
            </w:r>
          </w:p>
        </w:tc>
        <w:tc>
          <w:tcPr>
            <w:tcW w:w="1306" w:type="pct"/>
          </w:tcPr>
          <w:p w14:paraId="6595675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0C80CD6" w14:textId="77777777" w:rsidTr="00D47637">
        <w:tblPrEx>
          <w:tblLook w:val="04A0" w:firstRow="1" w:lastRow="0" w:firstColumn="1" w:lastColumn="0" w:noHBand="0" w:noVBand="1"/>
        </w:tblPrEx>
        <w:tc>
          <w:tcPr>
            <w:tcW w:w="2535" w:type="pct"/>
          </w:tcPr>
          <w:p w14:paraId="412CF98D"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赤</w:t>
            </w:r>
            <w:proofErr w:type="gramEnd"/>
            <w:r w:rsidRPr="00A44B80">
              <w:rPr>
                <w:rFonts w:ascii="Times New Roman" w:eastAsia="標楷體" w:hAnsi="Times New Roman" w:cs="Times New Roman"/>
              </w:rPr>
              <w:t>腹山雀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2718FB2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04677A3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BA0AD65" w14:textId="77777777" w:rsidTr="00D47637">
        <w:tblPrEx>
          <w:tblLook w:val="04A0" w:firstRow="1" w:lastRow="0" w:firstColumn="1" w:lastColumn="0" w:noHBand="0" w:noVBand="1"/>
        </w:tblPrEx>
        <w:tc>
          <w:tcPr>
            <w:tcW w:w="2535" w:type="pct"/>
          </w:tcPr>
          <w:p w14:paraId="65A12F74"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青背山雀</w:t>
            </w:r>
            <w:proofErr w:type="gramEnd"/>
            <w:r w:rsidRPr="00A44B80">
              <w:rPr>
                <w:rFonts w:ascii="Times New Roman" w:eastAsia="標楷體" w:hAnsi="Times New Roman" w:cs="Times New Roman"/>
              </w:rPr>
              <w:t xml:space="preserve"> ※ III</w:t>
            </w:r>
          </w:p>
        </w:tc>
        <w:tc>
          <w:tcPr>
            <w:tcW w:w="1159" w:type="pct"/>
          </w:tcPr>
          <w:p w14:paraId="4FE8911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88</w:t>
            </w:r>
          </w:p>
        </w:tc>
        <w:tc>
          <w:tcPr>
            <w:tcW w:w="1306" w:type="pct"/>
          </w:tcPr>
          <w:p w14:paraId="2812284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61234F80" w14:textId="77777777" w:rsidTr="00D47637">
        <w:tblPrEx>
          <w:tblLook w:val="04A0" w:firstRow="1" w:lastRow="0" w:firstColumn="1" w:lastColumn="0" w:noHBand="0" w:noVBand="1"/>
        </w:tblPrEx>
        <w:tc>
          <w:tcPr>
            <w:tcW w:w="2535" w:type="pct"/>
          </w:tcPr>
          <w:p w14:paraId="3E28E7F7"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黃山雀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39AB5DC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w:t>
            </w:r>
          </w:p>
        </w:tc>
        <w:tc>
          <w:tcPr>
            <w:tcW w:w="1306" w:type="pct"/>
          </w:tcPr>
          <w:p w14:paraId="7E38B92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D86B7E7" w14:textId="77777777" w:rsidTr="00D47637">
        <w:tblPrEx>
          <w:tblLook w:val="04A0" w:firstRow="1" w:lastRow="0" w:firstColumn="1" w:lastColumn="0" w:noHBand="0" w:noVBand="1"/>
        </w:tblPrEx>
        <w:tc>
          <w:tcPr>
            <w:tcW w:w="2535" w:type="pct"/>
          </w:tcPr>
          <w:p w14:paraId="22ADCEF9"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灰頭</w:t>
            </w:r>
            <w:proofErr w:type="gramStart"/>
            <w:r w:rsidRPr="00A44B80">
              <w:rPr>
                <w:rFonts w:ascii="Times New Roman" w:eastAsia="標楷體" w:hAnsi="Times New Roman" w:cs="Times New Roman"/>
              </w:rPr>
              <w:t>鷦</w:t>
            </w:r>
            <w:proofErr w:type="gramEnd"/>
            <w:r w:rsidRPr="00A44B80">
              <w:rPr>
                <w:rFonts w:ascii="Times New Roman" w:eastAsia="標楷體" w:hAnsi="Times New Roman" w:cs="Times New Roman"/>
              </w:rPr>
              <w:t>鶯</w:t>
            </w:r>
            <w:r w:rsidRPr="00A44B80">
              <w:rPr>
                <w:rFonts w:ascii="Times New Roman" w:eastAsia="標楷體" w:hAnsi="Times New Roman" w:cs="Times New Roman"/>
              </w:rPr>
              <w:t xml:space="preserve"> </w:t>
            </w:r>
          </w:p>
        </w:tc>
        <w:tc>
          <w:tcPr>
            <w:tcW w:w="1159" w:type="pct"/>
          </w:tcPr>
          <w:p w14:paraId="28853E8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1ABCF16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0BCC90B3" w14:textId="77777777" w:rsidTr="00D47637">
        <w:tblPrEx>
          <w:tblLook w:val="04A0" w:firstRow="1" w:lastRow="0" w:firstColumn="1" w:lastColumn="0" w:noHBand="0" w:noVBand="1"/>
        </w:tblPrEx>
        <w:tc>
          <w:tcPr>
            <w:tcW w:w="2535" w:type="pct"/>
          </w:tcPr>
          <w:p w14:paraId="1449FE30"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褐頭</w:t>
            </w:r>
            <w:proofErr w:type="gramStart"/>
            <w:r w:rsidRPr="00A44B80">
              <w:rPr>
                <w:rFonts w:ascii="Times New Roman" w:eastAsia="標楷體" w:hAnsi="Times New Roman" w:cs="Times New Roman"/>
              </w:rPr>
              <w:t>鷦</w:t>
            </w:r>
            <w:proofErr w:type="gramEnd"/>
            <w:r w:rsidRPr="00A44B80">
              <w:rPr>
                <w:rFonts w:ascii="Times New Roman" w:eastAsia="標楷體" w:hAnsi="Times New Roman" w:cs="Times New Roman"/>
              </w:rPr>
              <w:t>鶯</w:t>
            </w:r>
            <w:r w:rsidRPr="00A44B80">
              <w:rPr>
                <w:rFonts w:ascii="Times New Roman" w:eastAsia="標楷體" w:hAnsi="Times New Roman" w:cs="Times New Roman"/>
              </w:rPr>
              <w:t xml:space="preserve"> ※ </w:t>
            </w:r>
          </w:p>
        </w:tc>
        <w:tc>
          <w:tcPr>
            <w:tcW w:w="1159" w:type="pct"/>
          </w:tcPr>
          <w:p w14:paraId="75CC059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2EFF1B7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3EEEC12" w14:textId="77777777" w:rsidTr="00D47637">
        <w:tblPrEx>
          <w:tblLook w:val="04A0" w:firstRow="1" w:lastRow="0" w:firstColumn="1" w:lastColumn="0" w:noHBand="0" w:noVBand="1"/>
        </w:tblPrEx>
        <w:tc>
          <w:tcPr>
            <w:tcW w:w="2535" w:type="pct"/>
          </w:tcPr>
          <w:p w14:paraId="41D7E3EA"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w:t>
            </w:r>
            <w:proofErr w:type="gramStart"/>
            <w:r w:rsidRPr="00A44B80">
              <w:rPr>
                <w:rFonts w:ascii="Times New Roman" w:eastAsia="標楷體" w:hAnsi="Times New Roman" w:cs="Times New Roman"/>
              </w:rPr>
              <w:t>叢樹鶯</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0C243F9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26</w:t>
            </w:r>
          </w:p>
        </w:tc>
        <w:tc>
          <w:tcPr>
            <w:tcW w:w="1306" w:type="pct"/>
          </w:tcPr>
          <w:p w14:paraId="65A8486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FD9A2C3" w14:textId="77777777" w:rsidTr="00D47637">
        <w:tblPrEx>
          <w:tblLook w:val="04A0" w:firstRow="1" w:lastRow="0" w:firstColumn="1" w:lastColumn="0" w:noHBand="0" w:noVBand="1"/>
        </w:tblPrEx>
        <w:tc>
          <w:tcPr>
            <w:tcW w:w="2535" w:type="pct"/>
          </w:tcPr>
          <w:p w14:paraId="7FE30EAE"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w:t>
            </w:r>
            <w:proofErr w:type="gramStart"/>
            <w:r w:rsidRPr="00A44B80">
              <w:rPr>
                <w:rFonts w:ascii="Times New Roman" w:eastAsia="標楷體" w:hAnsi="Times New Roman" w:cs="Times New Roman"/>
              </w:rPr>
              <w:t>鷦</w:t>
            </w:r>
            <w:proofErr w:type="gramEnd"/>
            <w:r w:rsidRPr="00A44B80">
              <w:rPr>
                <w:rFonts w:ascii="Times New Roman" w:eastAsia="標楷體" w:hAnsi="Times New Roman" w:cs="Times New Roman"/>
              </w:rPr>
              <w:t>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414C7E3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40</w:t>
            </w:r>
          </w:p>
        </w:tc>
        <w:tc>
          <w:tcPr>
            <w:tcW w:w="1306" w:type="pct"/>
          </w:tcPr>
          <w:p w14:paraId="2E93315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35E03E0D" w14:textId="77777777" w:rsidTr="00D47637">
        <w:tblPrEx>
          <w:tblLook w:val="04A0" w:firstRow="1" w:lastRow="0" w:firstColumn="1" w:lastColumn="0" w:noHBand="0" w:noVBand="1"/>
        </w:tblPrEx>
        <w:tc>
          <w:tcPr>
            <w:tcW w:w="2535" w:type="pct"/>
          </w:tcPr>
          <w:p w14:paraId="3B45F4D9"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家燕</w:t>
            </w:r>
            <w:r w:rsidRPr="00A44B80">
              <w:rPr>
                <w:rFonts w:ascii="Times New Roman" w:eastAsia="標楷體" w:hAnsi="Times New Roman" w:cs="Times New Roman"/>
              </w:rPr>
              <w:t xml:space="preserve"> </w:t>
            </w:r>
          </w:p>
        </w:tc>
        <w:tc>
          <w:tcPr>
            <w:tcW w:w="1159" w:type="pct"/>
          </w:tcPr>
          <w:p w14:paraId="6F44ED9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29</w:t>
            </w:r>
          </w:p>
        </w:tc>
        <w:tc>
          <w:tcPr>
            <w:tcW w:w="1306" w:type="pct"/>
          </w:tcPr>
          <w:p w14:paraId="425AF11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B06F268" w14:textId="77777777" w:rsidTr="00D47637">
        <w:tblPrEx>
          <w:tblLook w:val="04A0" w:firstRow="1" w:lastRow="0" w:firstColumn="1" w:lastColumn="0" w:noHBand="0" w:noVBand="1"/>
        </w:tblPrEx>
        <w:tc>
          <w:tcPr>
            <w:tcW w:w="2535" w:type="pct"/>
          </w:tcPr>
          <w:p w14:paraId="76B936C3"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洋燕</w:t>
            </w:r>
            <w:r w:rsidRPr="00A44B80">
              <w:rPr>
                <w:rFonts w:ascii="Times New Roman" w:eastAsia="標楷體" w:hAnsi="Times New Roman" w:cs="Times New Roman"/>
              </w:rPr>
              <w:t xml:space="preserve"> </w:t>
            </w:r>
          </w:p>
        </w:tc>
        <w:tc>
          <w:tcPr>
            <w:tcW w:w="1159" w:type="pct"/>
          </w:tcPr>
          <w:p w14:paraId="78AF3A9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31</w:t>
            </w:r>
          </w:p>
        </w:tc>
        <w:tc>
          <w:tcPr>
            <w:tcW w:w="1306" w:type="pct"/>
          </w:tcPr>
          <w:p w14:paraId="7566FD0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2C7BA97" w14:textId="77777777" w:rsidTr="00D47637">
        <w:tblPrEx>
          <w:tblLook w:val="04A0" w:firstRow="1" w:lastRow="0" w:firstColumn="1" w:lastColumn="0" w:noHBand="0" w:noVBand="1"/>
        </w:tblPrEx>
        <w:tc>
          <w:tcPr>
            <w:tcW w:w="2535" w:type="pct"/>
          </w:tcPr>
          <w:p w14:paraId="248E3E0C"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赤腰燕</w:t>
            </w:r>
            <w:proofErr w:type="gramEnd"/>
            <w:r w:rsidRPr="00A44B80">
              <w:rPr>
                <w:rFonts w:ascii="Times New Roman" w:eastAsia="標楷體" w:hAnsi="Times New Roman" w:cs="Times New Roman"/>
              </w:rPr>
              <w:t xml:space="preserve"> </w:t>
            </w:r>
          </w:p>
        </w:tc>
        <w:tc>
          <w:tcPr>
            <w:tcW w:w="1159" w:type="pct"/>
          </w:tcPr>
          <w:p w14:paraId="152C15F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5752E92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40A5083" w14:textId="77777777" w:rsidTr="00D47637">
        <w:tblPrEx>
          <w:tblLook w:val="04A0" w:firstRow="1" w:lastRow="0" w:firstColumn="1" w:lastColumn="0" w:noHBand="0" w:noVBand="1"/>
        </w:tblPrEx>
        <w:tc>
          <w:tcPr>
            <w:tcW w:w="2535" w:type="pct"/>
          </w:tcPr>
          <w:p w14:paraId="634DED86"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東方毛腳燕</w:t>
            </w:r>
            <w:proofErr w:type="gramEnd"/>
            <w:r w:rsidRPr="00A44B80">
              <w:rPr>
                <w:rFonts w:ascii="Times New Roman" w:eastAsia="標楷體" w:hAnsi="Times New Roman" w:cs="Times New Roman"/>
              </w:rPr>
              <w:t xml:space="preserve"> </w:t>
            </w:r>
          </w:p>
        </w:tc>
        <w:tc>
          <w:tcPr>
            <w:tcW w:w="1159" w:type="pct"/>
          </w:tcPr>
          <w:p w14:paraId="2DDDDC1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200</w:t>
            </w:r>
          </w:p>
        </w:tc>
        <w:tc>
          <w:tcPr>
            <w:tcW w:w="1306" w:type="pct"/>
          </w:tcPr>
          <w:p w14:paraId="335236B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756924C" w14:textId="77777777" w:rsidTr="00D47637">
        <w:tblPrEx>
          <w:tblLook w:val="04A0" w:firstRow="1" w:lastRow="0" w:firstColumn="1" w:lastColumn="0" w:noHBand="0" w:noVBand="1"/>
        </w:tblPrEx>
        <w:tc>
          <w:tcPr>
            <w:tcW w:w="2535" w:type="pct"/>
          </w:tcPr>
          <w:p w14:paraId="4ABFB4B7"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白環</w:t>
            </w:r>
            <w:proofErr w:type="gramStart"/>
            <w:r w:rsidRPr="00A44B80">
              <w:rPr>
                <w:rFonts w:ascii="Times New Roman" w:eastAsia="標楷體" w:hAnsi="Times New Roman" w:cs="Times New Roman"/>
              </w:rPr>
              <w:t>鸚</w:t>
            </w:r>
            <w:proofErr w:type="gramEnd"/>
            <w:r w:rsidRPr="00A44B80">
              <w:rPr>
                <w:rFonts w:ascii="Times New Roman" w:eastAsia="標楷體" w:hAnsi="Times New Roman" w:cs="Times New Roman"/>
              </w:rPr>
              <w:t>嘴</w:t>
            </w:r>
            <w:proofErr w:type="gramStart"/>
            <w:r w:rsidRPr="00A44B80">
              <w:rPr>
                <w:rFonts w:ascii="Times New Roman" w:eastAsia="標楷體" w:hAnsi="Times New Roman" w:cs="Times New Roman"/>
              </w:rPr>
              <w:t>鵯</w:t>
            </w:r>
            <w:proofErr w:type="gramEnd"/>
            <w:r w:rsidRPr="00A44B80">
              <w:rPr>
                <w:rFonts w:ascii="Times New Roman" w:eastAsia="標楷體" w:hAnsi="Times New Roman" w:cs="Times New Roman"/>
              </w:rPr>
              <w:t xml:space="preserve"> ※ </w:t>
            </w:r>
          </w:p>
        </w:tc>
        <w:tc>
          <w:tcPr>
            <w:tcW w:w="1159" w:type="pct"/>
          </w:tcPr>
          <w:p w14:paraId="76CEE5B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21</w:t>
            </w:r>
          </w:p>
        </w:tc>
        <w:tc>
          <w:tcPr>
            <w:tcW w:w="1306" w:type="pct"/>
          </w:tcPr>
          <w:p w14:paraId="7A50584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7CB096A" w14:textId="77777777" w:rsidTr="00D47637">
        <w:tblPrEx>
          <w:tblLook w:val="04A0" w:firstRow="1" w:lastRow="0" w:firstColumn="1" w:lastColumn="0" w:noHBand="0" w:noVBand="1"/>
        </w:tblPrEx>
        <w:tc>
          <w:tcPr>
            <w:tcW w:w="2535" w:type="pct"/>
          </w:tcPr>
          <w:p w14:paraId="4F3761F9"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烏頭翁</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6329DA5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45</w:t>
            </w:r>
          </w:p>
        </w:tc>
        <w:tc>
          <w:tcPr>
            <w:tcW w:w="1306" w:type="pct"/>
          </w:tcPr>
          <w:p w14:paraId="57A9CA8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00725EC" w14:textId="77777777" w:rsidTr="00D47637">
        <w:tblPrEx>
          <w:tblLook w:val="04A0" w:firstRow="1" w:lastRow="0" w:firstColumn="1" w:lastColumn="0" w:noHBand="0" w:noVBand="1"/>
        </w:tblPrEx>
        <w:tc>
          <w:tcPr>
            <w:tcW w:w="2535" w:type="pct"/>
          </w:tcPr>
          <w:p w14:paraId="3334EAB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白頭翁</w:t>
            </w:r>
            <w:r w:rsidRPr="00A44B80">
              <w:rPr>
                <w:rFonts w:ascii="Times New Roman" w:eastAsia="標楷體" w:hAnsi="Times New Roman" w:cs="Times New Roman"/>
              </w:rPr>
              <w:t xml:space="preserve"> ※ </w:t>
            </w:r>
          </w:p>
        </w:tc>
        <w:tc>
          <w:tcPr>
            <w:tcW w:w="1159" w:type="pct"/>
          </w:tcPr>
          <w:p w14:paraId="53C765C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131</w:t>
            </w:r>
          </w:p>
        </w:tc>
        <w:tc>
          <w:tcPr>
            <w:tcW w:w="1306" w:type="pct"/>
          </w:tcPr>
          <w:p w14:paraId="23982D1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30</w:t>
            </w:r>
          </w:p>
        </w:tc>
      </w:tr>
      <w:tr w:rsidR="00862872" w:rsidRPr="00A44B80" w14:paraId="3D149D8F" w14:textId="77777777" w:rsidTr="00D47637">
        <w:tblPrEx>
          <w:tblLook w:val="04A0" w:firstRow="1" w:lastRow="0" w:firstColumn="1" w:lastColumn="0" w:noHBand="0" w:noVBand="1"/>
        </w:tblPrEx>
        <w:tc>
          <w:tcPr>
            <w:tcW w:w="2535" w:type="pct"/>
          </w:tcPr>
          <w:p w14:paraId="4D46A2A7"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紅嘴黑</w:t>
            </w:r>
            <w:proofErr w:type="gramStart"/>
            <w:r w:rsidRPr="00A44B80">
              <w:rPr>
                <w:rFonts w:ascii="Times New Roman" w:eastAsia="標楷體" w:hAnsi="Times New Roman" w:cs="Times New Roman"/>
              </w:rPr>
              <w:t>鵯</w:t>
            </w:r>
            <w:proofErr w:type="gramEnd"/>
            <w:r w:rsidRPr="00A44B80">
              <w:rPr>
                <w:rFonts w:ascii="Times New Roman" w:eastAsia="標楷體" w:hAnsi="Times New Roman" w:cs="Times New Roman"/>
              </w:rPr>
              <w:t xml:space="preserve"> ※ </w:t>
            </w:r>
          </w:p>
        </w:tc>
        <w:tc>
          <w:tcPr>
            <w:tcW w:w="1159" w:type="pct"/>
          </w:tcPr>
          <w:p w14:paraId="49B5C1E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717</w:t>
            </w:r>
          </w:p>
        </w:tc>
        <w:tc>
          <w:tcPr>
            <w:tcW w:w="1306" w:type="pct"/>
          </w:tcPr>
          <w:p w14:paraId="5CDD9E7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70</w:t>
            </w:r>
          </w:p>
        </w:tc>
      </w:tr>
      <w:tr w:rsidR="00862872" w:rsidRPr="00A44B80" w14:paraId="3472D2E6" w14:textId="77777777" w:rsidTr="00D47637">
        <w:tblPrEx>
          <w:tblLook w:val="04A0" w:firstRow="1" w:lastRow="0" w:firstColumn="1" w:lastColumn="0" w:noHBand="0" w:noVBand="1"/>
        </w:tblPrEx>
        <w:tc>
          <w:tcPr>
            <w:tcW w:w="2535" w:type="pct"/>
          </w:tcPr>
          <w:p w14:paraId="5AED537C"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棕面鶯</w:t>
            </w:r>
            <w:proofErr w:type="gramEnd"/>
            <w:r w:rsidRPr="00A44B80">
              <w:rPr>
                <w:rFonts w:ascii="Times New Roman" w:eastAsia="標楷體" w:hAnsi="Times New Roman" w:cs="Times New Roman"/>
              </w:rPr>
              <w:t xml:space="preserve"> </w:t>
            </w:r>
          </w:p>
        </w:tc>
        <w:tc>
          <w:tcPr>
            <w:tcW w:w="1159" w:type="pct"/>
          </w:tcPr>
          <w:p w14:paraId="296B018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216</w:t>
            </w:r>
          </w:p>
        </w:tc>
        <w:tc>
          <w:tcPr>
            <w:tcW w:w="1306" w:type="pct"/>
          </w:tcPr>
          <w:p w14:paraId="0926E6D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110D786D" w14:textId="77777777" w:rsidTr="00D47637">
        <w:tblPrEx>
          <w:tblLook w:val="04A0" w:firstRow="1" w:lastRow="0" w:firstColumn="1" w:lastColumn="0" w:noHBand="0" w:noVBand="1"/>
        </w:tblPrEx>
        <w:tc>
          <w:tcPr>
            <w:tcW w:w="2535" w:type="pct"/>
          </w:tcPr>
          <w:p w14:paraId="341180A5"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遠東樹鶯</w:t>
            </w:r>
            <w:proofErr w:type="gramEnd"/>
            <w:r w:rsidRPr="00A44B80">
              <w:rPr>
                <w:rFonts w:ascii="Times New Roman" w:eastAsia="標楷體" w:hAnsi="Times New Roman" w:cs="Times New Roman"/>
              </w:rPr>
              <w:t xml:space="preserve"> </w:t>
            </w:r>
          </w:p>
        </w:tc>
        <w:tc>
          <w:tcPr>
            <w:tcW w:w="1159" w:type="pct"/>
          </w:tcPr>
          <w:p w14:paraId="588A753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52BF542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438E0745" w14:textId="77777777" w:rsidTr="00D47637">
        <w:tblPrEx>
          <w:tblLook w:val="04A0" w:firstRow="1" w:lastRow="0" w:firstColumn="1" w:lastColumn="0" w:noHBand="0" w:noVBand="1"/>
        </w:tblPrEx>
        <w:tc>
          <w:tcPr>
            <w:tcW w:w="2535" w:type="pct"/>
          </w:tcPr>
          <w:p w14:paraId="4CD1AFE9"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小鶯</w:t>
            </w:r>
            <w:proofErr w:type="gramEnd"/>
            <w:r w:rsidRPr="00A44B80">
              <w:rPr>
                <w:rFonts w:ascii="Times New Roman" w:eastAsia="標楷體" w:hAnsi="Times New Roman" w:cs="Times New Roman"/>
              </w:rPr>
              <w:t xml:space="preserve"> ※ </w:t>
            </w:r>
          </w:p>
        </w:tc>
        <w:tc>
          <w:tcPr>
            <w:tcW w:w="1159" w:type="pct"/>
          </w:tcPr>
          <w:p w14:paraId="40F9F22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4FCB411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92E6928" w14:textId="77777777" w:rsidTr="00D47637">
        <w:tblPrEx>
          <w:tblLook w:val="04A0" w:firstRow="1" w:lastRow="0" w:firstColumn="1" w:lastColumn="0" w:noHBand="0" w:noVBand="1"/>
        </w:tblPrEx>
        <w:tc>
          <w:tcPr>
            <w:tcW w:w="2535" w:type="pct"/>
          </w:tcPr>
          <w:p w14:paraId="3AB9C712"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深山鶯</w:t>
            </w:r>
            <w:r w:rsidRPr="00A44B80">
              <w:rPr>
                <w:rFonts w:ascii="Times New Roman" w:eastAsia="標楷體" w:hAnsi="Times New Roman" w:cs="Times New Roman"/>
              </w:rPr>
              <w:t xml:space="preserve"> ※ </w:t>
            </w:r>
          </w:p>
        </w:tc>
        <w:tc>
          <w:tcPr>
            <w:tcW w:w="1159" w:type="pct"/>
          </w:tcPr>
          <w:p w14:paraId="7A76FFB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77</w:t>
            </w:r>
          </w:p>
        </w:tc>
        <w:tc>
          <w:tcPr>
            <w:tcW w:w="1306" w:type="pct"/>
          </w:tcPr>
          <w:p w14:paraId="423DD55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2AD1AB2" w14:textId="77777777" w:rsidTr="00D47637">
        <w:tblPrEx>
          <w:tblLook w:val="04A0" w:firstRow="1" w:lastRow="0" w:firstColumn="1" w:lastColumn="0" w:noHBand="0" w:noVBand="1"/>
        </w:tblPrEx>
        <w:tc>
          <w:tcPr>
            <w:tcW w:w="2535" w:type="pct"/>
          </w:tcPr>
          <w:p w14:paraId="64851BB7"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紅頭山雀</w:t>
            </w:r>
            <w:r w:rsidRPr="00A44B80">
              <w:rPr>
                <w:rFonts w:ascii="Times New Roman" w:eastAsia="標楷體" w:hAnsi="Times New Roman" w:cs="Times New Roman"/>
              </w:rPr>
              <w:t xml:space="preserve"> </w:t>
            </w:r>
          </w:p>
        </w:tc>
        <w:tc>
          <w:tcPr>
            <w:tcW w:w="1159" w:type="pct"/>
          </w:tcPr>
          <w:p w14:paraId="4B95252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96</w:t>
            </w:r>
          </w:p>
        </w:tc>
        <w:tc>
          <w:tcPr>
            <w:tcW w:w="1306" w:type="pct"/>
          </w:tcPr>
          <w:p w14:paraId="33C0489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7720AAB2" w14:textId="77777777" w:rsidTr="00D47637">
        <w:tblPrEx>
          <w:tblLook w:val="04A0" w:firstRow="1" w:lastRow="0" w:firstColumn="1" w:lastColumn="0" w:noHBand="0" w:noVBand="1"/>
        </w:tblPrEx>
        <w:tc>
          <w:tcPr>
            <w:tcW w:w="2535" w:type="pct"/>
          </w:tcPr>
          <w:p w14:paraId="75E6230F"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褐頭花翼</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4958B90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6BBE1B0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F47ABFE" w14:textId="77777777" w:rsidTr="00D47637">
        <w:tblPrEx>
          <w:tblLook w:val="04A0" w:firstRow="1" w:lastRow="0" w:firstColumn="1" w:lastColumn="0" w:noHBand="0" w:noVBand="1"/>
        </w:tblPrEx>
        <w:tc>
          <w:tcPr>
            <w:tcW w:w="2535" w:type="pct"/>
          </w:tcPr>
          <w:p w14:paraId="3B415AF0"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粉紅</w:t>
            </w:r>
            <w:proofErr w:type="gramStart"/>
            <w:r w:rsidRPr="00A44B80">
              <w:rPr>
                <w:rFonts w:ascii="Times New Roman" w:eastAsia="標楷體" w:hAnsi="Times New Roman" w:cs="Times New Roman"/>
              </w:rPr>
              <w:t>鸚</w:t>
            </w:r>
            <w:proofErr w:type="gramEnd"/>
            <w:r w:rsidRPr="00A44B80">
              <w:rPr>
                <w:rFonts w:ascii="Times New Roman" w:eastAsia="標楷體" w:hAnsi="Times New Roman" w:cs="Times New Roman"/>
              </w:rPr>
              <w:t>嘴</w:t>
            </w:r>
            <w:r w:rsidRPr="00A44B80">
              <w:rPr>
                <w:rFonts w:ascii="Times New Roman" w:eastAsia="標楷體" w:hAnsi="Times New Roman" w:cs="Times New Roman"/>
              </w:rPr>
              <w:t xml:space="preserve"> ※ </w:t>
            </w:r>
          </w:p>
        </w:tc>
        <w:tc>
          <w:tcPr>
            <w:tcW w:w="1159" w:type="pct"/>
          </w:tcPr>
          <w:p w14:paraId="2389582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w:t>
            </w:r>
          </w:p>
        </w:tc>
        <w:tc>
          <w:tcPr>
            <w:tcW w:w="1306" w:type="pct"/>
          </w:tcPr>
          <w:p w14:paraId="6706E9E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24E9B66A" w14:textId="77777777" w:rsidTr="00D47637">
        <w:tblPrEx>
          <w:tblLook w:val="04A0" w:firstRow="1" w:lastRow="0" w:firstColumn="1" w:lastColumn="0" w:noHBand="0" w:noVBand="1"/>
        </w:tblPrEx>
        <w:tc>
          <w:tcPr>
            <w:tcW w:w="2535" w:type="pct"/>
          </w:tcPr>
          <w:p w14:paraId="4B9DF2C9"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冠羽畫眉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614FDA3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654</w:t>
            </w:r>
          </w:p>
        </w:tc>
        <w:tc>
          <w:tcPr>
            <w:tcW w:w="1306" w:type="pct"/>
          </w:tcPr>
          <w:p w14:paraId="4F73B4B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60D4FA29" w14:textId="77777777" w:rsidTr="00D47637">
        <w:tblPrEx>
          <w:tblLook w:val="04A0" w:firstRow="1" w:lastRow="0" w:firstColumn="1" w:lastColumn="0" w:noHBand="0" w:noVBand="1"/>
        </w:tblPrEx>
        <w:tc>
          <w:tcPr>
            <w:tcW w:w="2535" w:type="pct"/>
          </w:tcPr>
          <w:p w14:paraId="3507CEBC"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斯氏繡眼</w:t>
            </w:r>
            <w:r w:rsidRPr="00A44B80">
              <w:rPr>
                <w:rFonts w:ascii="Times New Roman" w:eastAsia="標楷體" w:hAnsi="Times New Roman" w:cs="Times New Roman"/>
              </w:rPr>
              <w:t xml:space="preserve"> </w:t>
            </w:r>
          </w:p>
        </w:tc>
        <w:tc>
          <w:tcPr>
            <w:tcW w:w="1159" w:type="pct"/>
          </w:tcPr>
          <w:p w14:paraId="25F794B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105</w:t>
            </w:r>
          </w:p>
        </w:tc>
        <w:tc>
          <w:tcPr>
            <w:tcW w:w="1306" w:type="pct"/>
          </w:tcPr>
          <w:p w14:paraId="261077E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30</w:t>
            </w:r>
          </w:p>
        </w:tc>
      </w:tr>
      <w:tr w:rsidR="00862872" w:rsidRPr="00A44B80" w14:paraId="3423A1E7" w14:textId="77777777" w:rsidTr="00D47637">
        <w:tblPrEx>
          <w:tblLook w:val="04A0" w:firstRow="1" w:lastRow="0" w:firstColumn="1" w:lastColumn="0" w:noHBand="0" w:noVBand="1"/>
        </w:tblPrEx>
        <w:tc>
          <w:tcPr>
            <w:tcW w:w="2535" w:type="pct"/>
          </w:tcPr>
          <w:p w14:paraId="4962C0DC"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山紅頭</w:t>
            </w:r>
            <w:r w:rsidRPr="00A44B80">
              <w:rPr>
                <w:rFonts w:ascii="Times New Roman" w:eastAsia="標楷體" w:hAnsi="Times New Roman" w:cs="Times New Roman"/>
              </w:rPr>
              <w:t xml:space="preserve"> ※ </w:t>
            </w:r>
          </w:p>
        </w:tc>
        <w:tc>
          <w:tcPr>
            <w:tcW w:w="1159" w:type="pct"/>
          </w:tcPr>
          <w:p w14:paraId="0F4E69C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279</w:t>
            </w:r>
          </w:p>
        </w:tc>
        <w:tc>
          <w:tcPr>
            <w:tcW w:w="1306" w:type="pct"/>
          </w:tcPr>
          <w:p w14:paraId="4E3DCE6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70</w:t>
            </w:r>
          </w:p>
        </w:tc>
      </w:tr>
      <w:tr w:rsidR="00862872" w:rsidRPr="00A44B80" w14:paraId="06521EA2" w14:textId="77777777" w:rsidTr="00D47637">
        <w:tblPrEx>
          <w:tblLook w:val="04A0" w:firstRow="1" w:lastRow="0" w:firstColumn="1" w:lastColumn="0" w:noHBand="0" w:noVBand="1"/>
        </w:tblPrEx>
        <w:tc>
          <w:tcPr>
            <w:tcW w:w="2535" w:type="pct"/>
          </w:tcPr>
          <w:p w14:paraId="5606F102"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小彎嘴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60FB44A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112</w:t>
            </w:r>
          </w:p>
        </w:tc>
        <w:tc>
          <w:tcPr>
            <w:tcW w:w="1306" w:type="pct"/>
          </w:tcPr>
          <w:p w14:paraId="2285E94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17C4D760" w14:textId="77777777" w:rsidTr="00D47637">
        <w:tblPrEx>
          <w:tblLook w:val="04A0" w:firstRow="1" w:lastRow="0" w:firstColumn="1" w:lastColumn="0" w:noHBand="0" w:noVBand="1"/>
        </w:tblPrEx>
        <w:tc>
          <w:tcPr>
            <w:tcW w:w="2535" w:type="pct"/>
          </w:tcPr>
          <w:p w14:paraId="176DF349"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大彎嘴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57FA592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70</w:t>
            </w:r>
          </w:p>
        </w:tc>
        <w:tc>
          <w:tcPr>
            <w:tcW w:w="1306" w:type="pct"/>
          </w:tcPr>
          <w:p w14:paraId="3A3B80B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58F55247" w14:textId="77777777" w:rsidTr="00D47637">
        <w:tblPrEx>
          <w:tblLook w:val="04A0" w:firstRow="1" w:lastRow="0" w:firstColumn="1" w:lastColumn="0" w:noHBand="0" w:noVBand="1"/>
        </w:tblPrEx>
        <w:tc>
          <w:tcPr>
            <w:tcW w:w="2535" w:type="pct"/>
          </w:tcPr>
          <w:p w14:paraId="758745E1"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頭烏線</w:t>
            </w:r>
            <w:proofErr w:type="gramEnd"/>
            <w:r w:rsidRPr="00A44B80">
              <w:rPr>
                <w:rFonts w:ascii="Times New Roman" w:eastAsia="標楷體" w:hAnsi="Times New Roman" w:cs="Times New Roman"/>
              </w:rPr>
              <w:t xml:space="preserve"> ※ </w:t>
            </w:r>
          </w:p>
        </w:tc>
        <w:tc>
          <w:tcPr>
            <w:tcW w:w="1159" w:type="pct"/>
          </w:tcPr>
          <w:p w14:paraId="07ED149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207</w:t>
            </w:r>
          </w:p>
        </w:tc>
        <w:tc>
          <w:tcPr>
            <w:tcW w:w="1306" w:type="pct"/>
          </w:tcPr>
          <w:p w14:paraId="2D3B59E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640DB7E2" w14:textId="77777777" w:rsidTr="00D47637">
        <w:tblPrEx>
          <w:tblLook w:val="04A0" w:firstRow="1" w:lastRow="0" w:firstColumn="1" w:lastColumn="0" w:noHBand="0" w:noVBand="1"/>
        </w:tblPrEx>
        <w:tc>
          <w:tcPr>
            <w:tcW w:w="2535" w:type="pct"/>
          </w:tcPr>
          <w:p w14:paraId="566259B0"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繡眼畫眉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240914B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495</w:t>
            </w:r>
          </w:p>
        </w:tc>
        <w:tc>
          <w:tcPr>
            <w:tcW w:w="1306" w:type="pct"/>
          </w:tcPr>
          <w:p w14:paraId="0B6CB2A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70</w:t>
            </w:r>
          </w:p>
        </w:tc>
      </w:tr>
      <w:tr w:rsidR="00862872" w:rsidRPr="00A44B80" w14:paraId="3491D122" w14:textId="77777777" w:rsidTr="00D47637">
        <w:tblPrEx>
          <w:tblLook w:val="04A0" w:firstRow="1" w:lastRow="0" w:firstColumn="1" w:lastColumn="0" w:noHBand="0" w:noVBand="1"/>
        </w:tblPrEx>
        <w:tc>
          <w:tcPr>
            <w:tcW w:w="2535" w:type="pct"/>
          </w:tcPr>
          <w:p w14:paraId="7D543A6E"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臺灣噪眉</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30DCD65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84</w:t>
            </w:r>
          </w:p>
        </w:tc>
        <w:tc>
          <w:tcPr>
            <w:tcW w:w="1306" w:type="pct"/>
          </w:tcPr>
          <w:p w14:paraId="2316965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496457C" w14:textId="77777777" w:rsidTr="00D47637">
        <w:tblPrEx>
          <w:tblLook w:val="04A0" w:firstRow="1" w:lastRow="0" w:firstColumn="1" w:lastColumn="0" w:noHBand="0" w:noVBand="1"/>
        </w:tblPrEx>
        <w:tc>
          <w:tcPr>
            <w:tcW w:w="2535" w:type="pct"/>
          </w:tcPr>
          <w:p w14:paraId="5910DD2B"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白耳畫眉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11FCCC4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803</w:t>
            </w:r>
          </w:p>
        </w:tc>
        <w:tc>
          <w:tcPr>
            <w:tcW w:w="1306" w:type="pct"/>
          </w:tcPr>
          <w:p w14:paraId="2A366A3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60</w:t>
            </w:r>
          </w:p>
        </w:tc>
      </w:tr>
      <w:tr w:rsidR="00862872" w:rsidRPr="00A44B80" w14:paraId="42B65739" w14:textId="77777777" w:rsidTr="00D47637">
        <w:tblPrEx>
          <w:tblLook w:val="04A0" w:firstRow="1" w:lastRow="0" w:firstColumn="1" w:lastColumn="0" w:noHBand="0" w:noVBand="1"/>
        </w:tblPrEx>
        <w:tc>
          <w:tcPr>
            <w:tcW w:w="2535" w:type="pct"/>
          </w:tcPr>
          <w:p w14:paraId="13F456AE"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紋翼畫眉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714D0D3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3401C38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303C6EE" w14:textId="77777777" w:rsidTr="00D47637">
        <w:tblPrEx>
          <w:tblLook w:val="04A0" w:firstRow="1" w:lastRow="0" w:firstColumn="1" w:lastColumn="0" w:noHBand="0" w:noVBand="1"/>
        </w:tblPrEx>
        <w:tc>
          <w:tcPr>
            <w:tcW w:w="2535" w:type="pct"/>
          </w:tcPr>
          <w:p w14:paraId="683D0F5B"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黃胸</w:t>
            </w:r>
            <w:proofErr w:type="gramStart"/>
            <w:r w:rsidRPr="00A44B80">
              <w:rPr>
                <w:rFonts w:ascii="Times New Roman" w:eastAsia="標楷體" w:hAnsi="Times New Roman" w:cs="Times New Roman"/>
              </w:rPr>
              <w:t>藪</w:t>
            </w:r>
            <w:proofErr w:type="gramEnd"/>
            <w:r w:rsidRPr="00A44B80">
              <w:rPr>
                <w:rFonts w:ascii="Times New Roman" w:eastAsia="標楷體" w:hAnsi="Times New Roman" w:cs="Times New Roman"/>
              </w:rPr>
              <w:t>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7FE0D4B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388</w:t>
            </w:r>
          </w:p>
        </w:tc>
        <w:tc>
          <w:tcPr>
            <w:tcW w:w="1306" w:type="pct"/>
          </w:tcPr>
          <w:p w14:paraId="6F4DB41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78D6DE9E" w14:textId="77777777" w:rsidTr="00D47637">
        <w:tblPrEx>
          <w:tblLook w:val="04A0" w:firstRow="1" w:lastRow="0" w:firstColumn="1" w:lastColumn="0" w:noHBand="0" w:noVBand="1"/>
        </w:tblPrEx>
        <w:tc>
          <w:tcPr>
            <w:tcW w:w="2535" w:type="pct"/>
          </w:tcPr>
          <w:p w14:paraId="12F35ED2"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3B4B98C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5E302A6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E46D112" w14:textId="77777777" w:rsidTr="00D47637">
        <w:tblPrEx>
          <w:tblLook w:val="04A0" w:firstRow="1" w:lastRow="0" w:firstColumn="1" w:lastColumn="0" w:noHBand="0" w:noVBand="1"/>
        </w:tblPrEx>
        <w:tc>
          <w:tcPr>
            <w:tcW w:w="2535" w:type="pct"/>
          </w:tcPr>
          <w:p w14:paraId="66275E9D"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黑喉噪眉</w:t>
            </w:r>
            <w:proofErr w:type="gramEnd"/>
            <w:r w:rsidRPr="00A44B80">
              <w:rPr>
                <w:rFonts w:ascii="Times New Roman" w:eastAsia="標楷體" w:hAnsi="Times New Roman" w:cs="Times New Roman"/>
              </w:rPr>
              <w:t xml:space="preserve"> </w:t>
            </w:r>
          </w:p>
        </w:tc>
        <w:tc>
          <w:tcPr>
            <w:tcW w:w="1159" w:type="pct"/>
          </w:tcPr>
          <w:p w14:paraId="47C8707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6F8F0F3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4606AC39" w14:textId="77777777" w:rsidTr="00D47637">
        <w:tblPrEx>
          <w:tblLook w:val="04A0" w:firstRow="1" w:lastRow="0" w:firstColumn="1" w:lastColumn="0" w:noHBand="0" w:noVBand="1"/>
        </w:tblPrEx>
        <w:tc>
          <w:tcPr>
            <w:tcW w:w="2535" w:type="pct"/>
          </w:tcPr>
          <w:p w14:paraId="5DCF8C8F"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w:t>
            </w:r>
            <w:proofErr w:type="gramStart"/>
            <w:r w:rsidRPr="00A44B80">
              <w:rPr>
                <w:rFonts w:ascii="Times New Roman" w:eastAsia="標楷體" w:hAnsi="Times New Roman" w:cs="Times New Roman"/>
              </w:rPr>
              <w:t>白喉噪眉</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65205B0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45</w:t>
            </w:r>
          </w:p>
        </w:tc>
        <w:tc>
          <w:tcPr>
            <w:tcW w:w="1306" w:type="pct"/>
          </w:tcPr>
          <w:p w14:paraId="2551967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C4A6AE6" w14:textId="77777777" w:rsidTr="00D47637">
        <w:tblPrEx>
          <w:tblLook w:val="04A0" w:firstRow="1" w:lastRow="0" w:firstColumn="1" w:lastColumn="0" w:noHBand="0" w:noVBand="1"/>
        </w:tblPrEx>
        <w:tc>
          <w:tcPr>
            <w:tcW w:w="2535" w:type="pct"/>
          </w:tcPr>
          <w:p w14:paraId="0909E1C0"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棕噪眉</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6237D50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12F5019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6E04E0A4" w14:textId="77777777" w:rsidTr="00D47637">
        <w:tblPrEx>
          <w:tblLook w:val="04A0" w:firstRow="1" w:lastRow="0" w:firstColumn="1" w:lastColumn="0" w:noHBand="0" w:noVBand="1"/>
        </w:tblPrEx>
        <w:tc>
          <w:tcPr>
            <w:tcW w:w="2535" w:type="pct"/>
          </w:tcPr>
          <w:p w14:paraId="2DF3D51E"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火冠戴菊鳥</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07059BA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33</w:t>
            </w:r>
          </w:p>
        </w:tc>
        <w:tc>
          <w:tcPr>
            <w:tcW w:w="1306" w:type="pct"/>
          </w:tcPr>
          <w:p w14:paraId="7D31793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4B14E2DE" w14:textId="77777777" w:rsidTr="00D47637">
        <w:tblPrEx>
          <w:tblLook w:val="04A0" w:firstRow="1" w:lastRow="0" w:firstColumn="1" w:lastColumn="0" w:noHBand="0" w:noVBand="1"/>
        </w:tblPrEx>
        <w:tc>
          <w:tcPr>
            <w:tcW w:w="2535" w:type="pct"/>
          </w:tcPr>
          <w:p w14:paraId="4C2AD882"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茶腹鳾</w:t>
            </w:r>
            <w:r w:rsidRPr="00A44B80">
              <w:rPr>
                <w:rFonts w:ascii="Times New Roman" w:eastAsia="標楷體" w:hAnsi="Times New Roman" w:cs="Times New Roman"/>
              </w:rPr>
              <w:t xml:space="preserve"> ※ </w:t>
            </w:r>
          </w:p>
        </w:tc>
        <w:tc>
          <w:tcPr>
            <w:tcW w:w="1159" w:type="pct"/>
          </w:tcPr>
          <w:p w14:paraId="57A4EC9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6D149E9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FD119DD" w14:textId="77777777" w:rsidTr="00D47637">
        <w:tblPrEx>
          <w:tblLook w:val="04A0" w:firstRow="1" w:lastRow="0" w:firstColumn="1" w:lastColumn="0" w:noHBand="0" w:noVBand="1"/>
        </w:tblPrEx>
        <w:tc>
          <w:tcPr>
            <w:tcW w:w="2535" w:type="pct"/>
          </w:tcPr>
          <w:p w14:paraId="7B503A95"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鷦鷯</w:t>
            </w:r>
            <w:r w:rsidRPr="00A44B80">
              <w:rPr>
                <w:rFonts w:ascii="Times New Roman" w:eastAsia="標楷體" w:hAnsi="Times New Roman" w:cs="Times New Roman"/>
              </w:rPr>
              <w:t xml:space="preserve"> ※ </w:t>
            </w:r>
          </w:p>
        </w:tc>
        <w:tc>
          <w:tcPr>
            <w:tcW w:w="1159" w:type="pct"/>
          </w:tcPr>
          <w:p w14:paraId="077BC51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w:t>
            </w:r>
          </w:p>
        </w:tc>
        <w:tc>
          <w:tcPr>
            <w:tcW w:w="1306" w:type="pct"/>
          </w:tcPr>
          <w:p w14:paraId="3245837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281CD8DF" w14:textId="77777777" w:rsidTr="00D47637">
        <w:tblPrEx>
          <w:tblLook w:val="04A0" w:firstRow="1" w:lastRow="0" w:firstColumn="1" w:lastColumn="0" w:noHBand="0" w:noVBand="1"/>
        </w:tblPrEx>
        <w:tc>
          <w:tcPr>
            <w:tcW w:w="2535" w:type="pct"/>
          </w:tcPr>
          <w:p w14:paraId="03D9FE84"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河烏</w:t>
            </w:r>
            <w:proofErr w:type="gramEnd"/>
            <w:r w:rsidRPr="00A44B80">
              <w:rPr>
                <w:rFonts w:ascii="Times New Roman" w:eastAsia="標楷體" w:hAnsi="Times New Roman" w:cs="Times New Roman"/>
              </w:rPr>
              <w:t xml:space="preserve"> </w:t>
            </w:r>
          </w:p>
        </w:tc>
        <w:tc>
          <w:tcPr>
            <w:tcW w:w="1159" w:type="pct"/>
          </w:tcPr>
          <w:p w14:paraId="42F6D25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11EF65B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BE1D088" w14:textId="77777777" w:rsidTr="00D47637">
        <w:tblPrEx>
          <w:tblLook w:val="04A0" w:firstRow="1" w:lastRow="0" w:firstColumn="1" w:lastColumn="0" w:noHBand="0" w:noVBand="1"/>
        </w:tblPrEx>
        <w:tc>
          <w:tcPr>
            <w:tcW w:w="2535" w:type="pct"/>
          </w:tcPr>
          <w:p w14:paraId="75B8A4DF"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亞洲輝</w:t>
            </w:r>
            <w:proofErr w:type="gramStart"/>
            <w:r w:rsidRPr="00A44B80">
              <w:rPr>
                <w:rFonts w:ascii="Times New Roman" w:eastAsia="標楷體" w:hAnsi="Times New Roman" w:cs="Times New Roman"/>
              </w:rPr>
              <w:t>椋</w:t>
            </w:r>
            <w:proofErr w:type="gramEnd"/>
            <w:r w:rsidRPr="00A44B80">
              <w:rPr>
                <w:rFonts w:ascii="Times New Roman" w:eastAsia="標楷體" w:hAnsi="Times New Roman" w:cs="Times New Roman"/>
              </w:rPr>
              <w:t>鳥</w:t>
            </w:r>
            <w:r w:rsidRPr="00A44B80">
              <w:rPr>
                <w:rFonts w:ascii="Times New Roman" w:eastAsia="標楷體" w:hAnsi="Times New Roman" w:cs="Times New Roman"/>
              </w:rPr>
              <w:t xml:space="preserve"> </w:t>
            </w:r>
          </w:p>
        </w:tc>
        <w:tc>
          <w:tcPr>
            <w:tcW w:w="1159" w:type="pct"/>
          </w:tcPr>
          <w:p w14:paraId="77EF692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36A2BAB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87E42A5" w14:textId="77777777" w:rsidTr="00D47637">
        <w:tblPrEx>
          <w:tblLook w:val="04A0" w:firstRow="1" w:lastRow="0" w:firstColumn="1" w:lastColumn="0" w:noHBand="0" w:noVBand="1"/>
        </w:tblPrEx>
        <w:tc>
          <w:tcPr>
            <w:tcW w:w="2535" w:type="pct"/>
          </w:tcPr>
          <w:p w14:paraId="4109A0E9"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黑領</w:t>
            </w:r>
            <w:proofErr w:type="gramStart"/>
            <w:r w:rsidRPr="00A44B80">
              <w:rPr>
                <w:rFonts w:ascii="Times New Roman" w:eastAsia="標楷體" w:hAnsi="Times New Roman" w:cs="Times New Roman"/>
              </w:rPr>
              <w:t>椋</w:t>
            </w:r>
            <w:proofErr w:type="gramEnd"/>
            <w:r w:rsidRPr="00A44B80">
              <w:rPr>
                <w:rFonts w:ascii="Times New Roman" w:eastAsia="標楷體" w:hAnsi="Times New Roman" w:cs="Times New Roman"/>
              </w:rPr>
              <w:t>鳥</w:t>
            </w:r>
            <w:r w:rsidRPr="00A44B80">
              <w:rPr>
                <w:rFonts w:ascii="Times New Roman" w:eastAsia="標楷體" w:hAnsi="Times New Roman" w:cs="Times New Roman"/>
              </w:rPr>
              <w:t xml:space="preserve"> </w:t>
            </w:r>
          </w:p>
        </w:tc>
        <w:tc>
          <w:tcPr>
            <w:tcW w:w="1159" w:type="pct"/>
          </w:tcPr>
          <w:p w14:paraId="1F2BF01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73A7694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EFCB0C5" w14:textId="77777777" w:rsidTr="00D47637">
        <w:tblPrEx>
          <w:tblLook w:val="04A0" w:firstRow="1" w:lastRow="0" w:firstColumn="1" w:lastColumn="0" w:noHBand="0" w:noVBand="1"/>
        </w:tblPrEx>
        <w:tc>
          <w:tcPr>
            <w:tcW w:w="2535" w:type="pct"/>
          </w:tcPr>
          <w:p w14:paraId="1ECFB85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灰頭</w:t>
            </w:r>
            <w:proofErr w:type="gramStart"/>
            <w:r w:rsidRPr="00A44B80">
              <w:rPr>
                <w:rFonts w:ascii="Times New Roman" w:eastAsia="標楷體" w:hAnsi="Times New Roman" w:cs="Times New Roman"/>
              </w:rPr>
              <w:t>椋</w:t>
            </w:r>
            <w:proofErr w:type="gramEnd"/>
            <w:r w:rsidRPr="00A44B80">
              <w:rPr>
                <w:rFonts w:ascii="Times New Roman" w:eastAsia="標楷體" w:hAnsi="Times New Roman" w:cs="Times New Roman"/>
              </w:rPr>
              <w:t>鳥</w:t>
            </w:r>
            <w:r w:rsidRPr="00A44B80">
              <w:rPr>
                <w:rFonts w:ascii="Times New Roman" w:eastAsia="標楷體" w:hAnsi="Times New Roman" w:cs="Times New Roman"/>
              </w:rPr>
              <w:t xml:space="preserve"> </w:t>
            </w:r>
          </w:p>
        </w:tc>
        <w:tc>
          <w:tcPr>
            <w:tcW w:w="1159" w:type="pct"/>
          </w:tcPr>
          <w:p w14:paraId="1EED58A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126F9D9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347E32B" w14:textId="77777777" w:rsidTr="00D47637">
        <w:tblPrEx>
          <w:tblLook w:val="04A0" w:firstRow="1" w:lastRow="0" w:firstColumn="1" w:lastColumn="0" w:noHBand="0" w:noVBand="1"/>
        </w:tblPrEx>
        <w:tc>
          <w:tcPr>
            <w:tcW w:w="2535" w:type="pct"/>
          </w:tcPr>
          <w:p w14:paraId="1F166164"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家八哥</w:t>
            </w:r>
            <w:r w:rsidRPr="00A44B80">
              <w:rPr>
                <w:rFonts w:ascii="Times New Roman" w:eastAsia="標楷體" w:hAnsi="Times New Roman" w:cs="Times New Roman"/>
              </w:rPr>
              <w:t xml:space="preserve"> </w:t>
            </w:r>
          </w:p>
        </w:tc>
        <w:tc>
          <w:tcPr>
            <w:tcW w:w="1159" w:type="pct"/>
          </w:tcPr>
          <w:p w14:paraId="5F93F34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35</w:t>
            </w:r>
          </w:p>
        </w:tc>
        <w:tc>
          <w:tcPr>
            <w:tcW w:w="1306" w:type="pct"/>
          </w:tcPr>
          <w:p w14:paraId="49E9394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8B08C8E" w14:textId="77777777" w:rsidTr="00D47637">
        <w:tblPrEx>
          <w:tblLook w:val="04A0" w:firstRow="1" w:lastRow="0" w:firstColumn="1" w:lastColumn="0" w:noHBand="0" w:noVBand="1"/>
        </w:tblPrEx>
        <w:tc>
          <w:tcPr>
            <w:tcW w:w="2535" w:type="pct"/>
          </w:tcPr>
          <w:p w14:paraId="47E291D5"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白尾八哥</w:t>
            </w:r>
            <w:proofErr w:type="gramEnd"/>
            <w:r w:rsidRPr="00A44B80">
              <w:rPr>
                <w:rFonts w:ascii="Times New Roman" w:eastAsia="標楷體" w:hAnsi="Times New Roman" w:cs="Times New Roman"/>
              </w:rPr>
              <w:t xml:space="preserve"> </w:t>
            </w:r>
          </w:p>
        </w:tc>
        <w:tc>
          <w:tcPr>
            <w:tcW w:w="1159" w:type="pct"/>
          </w:tcPr>
          <w:p w14:paraId="03F7E67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23</w:t>
            </w:r>
          </w:p>
        </w:tc>
        <w:tc>
          <w:tcPr>
            <w:tcW w:w="1306" w:type="pct"/>
          </w:tcPr>
          <w:p w14:paraId="5851E44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CA8D79E" w14:textId="77777777" w:rsidTr="00D47637">
        <w:tblPrEx>
          <w:tblLook w:val="04A0" w:firstRow="1" w:lastRow="0" w:firstColumn="1" w:lastColumn="0" w:noHBand="0" w:noVBand="1"/>
        </w:tblPrEx>
        <w:tc>
          <w:tcPr>
            <w:tcW w:w="2535" w:type="pct"/>
          </w:tcPr>
          <w:p w14:paraId="080D05F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白頭</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0FCF27F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193E0DE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1E65357" w14:textId="77777777" w:rsidTr="00D47637">
        <w:tblPrEx>
          <w:tblLook w:val="04A0" w:firstRow="1" w:lastRow="0" w:firstColumn="1" w:lastColumn="0" w:noHBand="0" w:noVBand="1"/>
        </w:tblPrEx>
        <w:tc>
          <w:tcPr>
            <w:tcW w:w="2535" w:type="pct"/>
          </w:tcPr>
          <w:p w14:paraId="7464D423"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紅尾</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w:t>
            </w:r>
          </w:p>
        </w:tc>
        <w:tc>
          <w:tcPr>
            <w:tcW w:w="1159" w:type="pct"/>
          </w:tcPr>
          <w:p w14:paraId="245452E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51FCFF9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3906A929" w14:textId="77777777" w:rsidTr="00D47637">
        <w:tblPrEx>
          <w:tblLook w:val="04A0" w:firstRow="1" w:lastRow="0" w:firstColumn="1" w:lastColumn="0" w:noHBand="0" w:noVBand="1"/>
        </w:tblPrEx>
        <w:tc>
          <w:tcPr>
            <w:tcW w:w="2535" w:type="pct"/>
          </w:tcPr>
          <w:p w14:paraId="7575912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紅尾</w:t>
            </w:r>
            <w:proofErr w:type="gramStart"/>
            <w:r w:rsidRPr="00A44B80">
              <w:rPr>
                <w:rFonts w:ascii="Times New Roman" w:eastAsia="標楷體" w:hAnsi="Times New Roman" w:cs="Times New Roman"/>
              </w:rPr>
              <w:t>鶲</w:t>
            </w:r>
            <w:proofErr w:type="gramEnd"/>
            <w:r w:rsidRPr="00A44B80">
              <w:rPr>
                <w:rFonts w:ascii="Times New Roman" w:eastAsia="標楷體" w:hAnsi="Times New Roman" w:cs="Times New Roman"/>
              </w:rPr>
              <w:t xml:space="preserve"> </w:t>
            </w:r>
          </w:p>
        </w:tc>
        <w:tc>
          <w:tcPr>
            <w:tcW w:w="1159" w:type="pct"/>
          </w:tcPr>
          <w:p w14:paraId="7411403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w:t>
            </w:r>
          </w:p>
        </w:tc>
        <w:tc>
          <w:tcPr>
            <w:tcW w:w="1306" w:type="pct"/>
          </w:tcPr>
          <w:p w14:paraId="54D98D1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6BEF6F62" w14:textId="77777777" w:rsidTr="00D47637">
        <w:tblPrEx>
          <w:tblLook w:val="04A0" w:firstRow="1" w:lastRow="0" w:firstColumn="1" w:lastColumn="0" w:noHBand="0" w:noVBand="1"/>
        </w:tblPrEx>
        <w:tc>
          <w:tcPr>
            <w:tcW w:w="2535" w:type="pct"/>
          </w:tcPr>
          <w:p w14:paraId="4F9462C2"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白腰鵲鴝</w:t>
            </w:r>
            <w:proofErr w:type="gramEnd"/>
            <w:r w:rsidRPr="00A44B80">
              <w:rPr>
                <w:rFonts w:ascii="Times New Roman" w:eastAsia="標楷體" w:hAnsi="Times New Roman" w:cs="Times New Roman"/>
              </w:rPr>
              <w:t xml:space="preserve"> </w:t>
            </w:r>
          </w:p>
        </w:tc>
        <w:tc>
          <w:tcPr>
            <w:tcW w:w="1159" w:type="pct"/>
          </w:tcPr>
          <w:p w14:paraId="5AA946E7"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21</w:t>
            </w:r>
          </w:p>
        </w:tc>
        <w:tc>
          <w:tcPr>
            <w:tcW w:w="1306" w:type="pct"/>
          </w:tcPr>
          <w:p w14:paraId="2B11FBA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4801957F" w14:textId="77777777" w:rsidTr="00D47637">
        <w:tblPrEx>
          <w:tblLook w:val="04A0" w:firstRow="1" w:lastRow="0" w:firstColumn="1" w:lastColumn="0" w:noHBand="0" w:noVBand="1"/>
        </w:tblPrEx>
        <w:tc>
          <w:tcPr>
            <w:tcW w:w="2535" w:type="pct"/>
          </w:tcPr>
          <w:p w14:paraId="5B90F444"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黃腹琉璃</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561A77B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112</w:t>
            </w:r>
          </w:p>
        </w:tc>
        <w:tc>
          <w:tcPr>
            <w:tcW w:w="1306" w:type="pct"/>
          </w:tcPr>
          <w:p w14:paraId="506EDC2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00BCF4D6" w14:textId="77777777" w:rsidTr="00D47637">
        <w:tblPrEx>
          <w:tblLook w:val="04A0" w:firstRow="1" w:lastRow="0" w:firstColumn="1" w:lastColumn="0" w:noHBand="0" w:noVBand="1"/>
        </w:tblPrEx>
        <w:tc>
          <w:tcPr>
            <w:tcW w:w="2535" w:type="pct"/>
          </w:tcPr>
          <w:p w14:paraId="7FD0F93B"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小翼</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1AE6AF61"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27</w:t>
            </w:r>
          </w:p>
        </w:tc>
        <w:tc>
          <w:tcPr>
            <w:tcW w:w="1306" w:type="pct"/>
          </w:tcPr>
          <w:p w14:paraId="1EE2E02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46337FFF" w14:textId="77777777" w:rsidTr="00D47637">
        <w:tblPrEx>
          <w:tblLook w:val="04A0" w:firstRow="1" w:lastRow="0" w:firstColumn="1" w:lastColumn="0" w:noHBand="0" w:noVBand="1"/>
        </w:tblPrEx>
        <w:tc>
          <w:tcPr>
            <w:tcW w:w="2535" w:type="pct"/>
          </w:tcPr>
          <w:p w14:paraId="6C09549C"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臺灣紫嘯</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3F0ACD8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53</w:t>
            </w:r>
          </w:p>
        </w:tc>
        <w:tc>
          <w:tcPr>
            <w:tcW w:w="1306" w:type="pct"/>
          </w:tcPr>
          <w:p w14:paraId="1C7B6DE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30</w:t>
            </w:r>
          </w:p>
        </w:tc>
      </w:tr>
      <w:tr w:rsidR="00862872" w:rsidRPr="00A44B80" w14:paraId="59F9015D" w14:textId="77777777" w:rsidTr="00D47637">
        <w:tblPrEx>
          <w:tblLook w:val="04A0" w:firstRow="1" w:lastRow="0" w:firstColumn="1" w:lastColumn="0" w:noHBand="0" w:noVBand="1"/>
        </w:tblPrEx>
        <w:tc>
          <w:tcPr>
            <w:tcW w:w="2535" w:type="pct"/>
          </w:tcPr>
          <w:p w14:paraId="40C22E02"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白尾</w:t>
            </w:r>
            <w:proofErr w:type="gramStart"/>
            <w:r w:rsidRPr="00A44B80">
              <w:rPr>
                <w:rFonts w:ascii="Times New Roman" w:eastAsia="標楷體" w:hAnsi="Times New Roman" w:cs="Times New Roman"/>
              </w:rPr>
              <w:t>鴝</w:t>
            </w:r>
            <w:proofErr w:type="gramEnd"/>
            <w:r w:rsidRPr="00A44B80">
              <w:rPr>
                <w:rFonts w:ascii="Times New Roman" w:eastAsia="標楷體" w:hAnsi="Times New Roman" w:cs="Times New Roman"/>
              </w:rPr>
              <w:t xml:space="preserve"> ※ III</w:t>
            </w:r>
          </w:p>
        </w:tc>
        <w:tc>
          <w:tcPr>
            <w:tcW w:w="1159" w:type="pct"/>
          </w:tcPr>
          <w:p w14:paraId="6641D7A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255</w:t>
            </w:r>
          </w:p>
        </w:tc>
        <w:tc>
          <w:tcPr>
            <w:tcW w:w="1306" w:type="pct"/>
          </w:tcPr>
          <w:p w14:paraId="06FAAE2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5D9298B1" w14:textId="77777777" w:rsidTr="00D47637">
        <w:tblPrEx>
          <w:tblLook w:val="04A0" w:firstRow="1" w:lastRow="0" w:firstColumn="1" w:lastColumn="0" w:noHBand="0" w:noVBand="1"/>
        </w:tblPrEx>
        <w:tc>
          <w:tcPr>
            <w:tcW w:w="2535" w:type="pct"/>
          </w:tcPr>
          <w:p w14:paraId="40B620C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臺灣白眉林</w:t>
            </w:r>
            <w:proofErr w:type="gramStart"/>
            <w:r w:rsidRPr="00A44B80">
              <w:rPr>
                <w:rFonts w:ascii="Times New Roman" w:eastAsia="標楷體" w:hAnsi="Times New Roman" w:cs="Times New Roman"/>
              </w:rPr>
              <w:t>鴝</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7748BD0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3C888CE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2B2699B" w14:textId="77777777" w:rsidTr="00D47637">
        <w:tblPrEx>
          <w:tblLook w:val="04A0" w:firstRow="1" w:lastRow="0" w:firstColumn="1" w:lastColumn="0" w:noHBand="0" w:noVBand="1"/>
        </w:tblPrEx>
        <w:tc>
          <w:tcPr>
            <w:tcW w:w="2535" w:type="pct"/>
          </w:tcPr>
          <w:p w14:paraId="5BF8942B"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栗背林鴝</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769EA8EE"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61</w:t>
            </w:r>
          </w:p>
        </w:tc>
        <w:tc>
          <w:tcPr>
            <w:tcW w:w="1306" w:type="pct"/>
          </w:tcPr>
          <w:p w14:paraId="3FC3B98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3546EC0A" w14:textId="77777777" w:rsidTr="00D47637">
        <w:tblPrEx>
          <w:tblLook w:val="04A0" w:firstRow="1" w:lastRow="0" w:firstColumn="1" w:lastColumn="0" w:noHBand="0" w:noVBand="1"/>
        </w:tblPrEx>
        <w:tc>
          <w:tcPr>
            <w:tcW w:w="2535" w:type="pct"/>
          </w:tcPr>
          <w:p w14:paraId="218A442A"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黃胸青</w:t>
            </w:r>
            <w:proofErr w:type="gramStart"/>
            <w:r w:rsidRPr="00A44B80">
              <w:rPr>
                <w:rFonts w:ascii="Times New Roman" w:eastAsia="標楷體" w:hAnsi="Times New Roman" w:cs="Times New Roman"/>
              </w:rPr>
              <w:t>鶲</w:t>
            </w:r>
            <w:proofErr w:type="gramEnd"/>
            <w:r w:rsidRPr="00A44B80">
              <w:rPr>
                <w:rFonts w:ascii="Times New Roman" w:eastAsia="標楷體" w:hAnsi="Times New Roman" w:cs="Times New Roman"/>
              </w:rPr>
              <w:t xml:space="preserve"> ※ </w:t>
            </w:r>
          </w:p>
        </w:tc>
        <w:tc>
          <w:tcPr>
            <w:tcW w:w="1159" w:type="pct"/>
          </w:tcPr>
          <w:p w14:paraId="6B5547A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41AA1726"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358FE2EA" w14:textId="77777777" w:rsidTr="00D47637">
        <w:tblPrEx>
          <w:tblLook w:val="04A0" w:firstRow="1" w:lastRow="0" w:firstColumn="1" w:lastColumn="0" w:noHBand="0" w:noVBand="1"/>
        </w:tblPrEx>
        <w:tc>
          <w:tcPr>
            <w:tcW w:w="2535" w:type="pct"/>
          </w:tcPr>
          <w:p w14:paraId="7CDA104C"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鉛色水</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 III</w:t>
            </w:r>
          </w:p>
        </w:tc>
        <w:tc>
          <w:tcPr>
            <w:tcW w:w="1159" w:type="pct"/>
          </w:tcPr>
          <w:p w14:paraId="0836338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13</w:t>
            </w:r>
          </w:p>
        </w:tc>
        <w:tc>
          <w:tcPr>
            <w:tcW w:w="1306" w:type="pct"/>
          </w:tcPr>
          <w:p w14:paraId="226270D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86882A4" w14:textId="77777777" w:rsidTr="00D47637">
        <w:tblPrEx>
          <w:tblLook w:val="04A0" w:firstRow="1" w:lastRow="0" w:firstColumn="1" w:lastColumn="0" w:noHBand="0" w:noVBand="1"/>
        </w:tblPrEx>
        <w:tc>
          <w:tcPr>
            <w:tcW w:w="2535" w:type="pct"/>
          </w:tcPr>
          <w:p w14:paraId="6C00F9AE" w14:textId="77777777" w:rsidR="00862872" w:rsidRPr="00A44B80" w:rsidRDefault="00862872" w:rsidP="000E1A8F">
            <w:pPr>
              <w:jc w:val="left"/>
              <w:rPr>
                <w:rFonts w:ascii="Times New Roman" w:eastAsia="標楷體" w:hAnsi="Times New Roman" w:cs="Times New Roman"/>
              </w:rPr>
            </w:pPr>
            <w:proofErr w:type="gramStart"/>
            <w:r w:rsidRPr="00A44B80">
              <w:rPr>
                <w:rFonts w:ascii="Times New Roman" w:eastAsia="標楷體" w:hAnsi="Times New Roman" w:cs="Times New Roman"/>
              </w:rPr>
              <w:t>綠啄花</w:t>
            </w:r>
            <w:proofErr w:type="gramEnd"/>
            <w:r w:rsidRPr="00A44B80">
              <w:rPr>
                <w:rFonts w:ascii="Times New Roman" w:eastAsia="標楷體" w:hAnsi="Times New Roman" w:cs="Times New Roman"/>
              </w:rPr>
              <w:t xml:space="preserve"> ※ </w:t>
            </w:r>
          </w:p>
        </w:tc>
        <w:tc>
          <w:tcPr>
            <w:tcW w:w="1159" w:type="pct"/>
          </w:tcPr>
          <w:p w14:paraId="0F20EE9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7D6F0D92"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5C7F4E1" w14:textId="77777777" w:rsidTr="00D47637">
        <w:tblPrEx>
          <w:tblLook w:val="04A0" w:firstRow="1" w:lastRow="0" w:firstColumn="1" w:lastColumn="0" w:noHBand="0" w:noVBand="1"/>
        </w:tblPrEx>
        <w:tc>
          <w:tcPr>
            <w:tcW w:w="2535" w:type="pct"/>
          </w:tcPr>
          <w:p w14:paraId="4C6896EF"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紅</w:t>
            </w:r>
            <w:proofErr w:type="gramStart"/>
            <w:r w:rsidRPr="00A44B80">
              <w:rPr>
                <w:rFonts w:ascii="Times New Roman" w:eastAsia="標楷體" w:hAnsi="Times New Roman" w:cs="Times New Roman"/>
              </w:rPr>
              <w:t>胸啄花</w:t>
            </w:r>
            <w:proofErr w:type="gramEnd"/>
            <w:r w:rsidRPr="00A44B80">
              <w:rPr>
                <w:rFonts w:ascii="Times New Roman" w:eastAsia="標楷體" w:hAnsi="Times New Roman" w:cs="Times New Roman"/>
              </w:rPr>
              <w:t xml:space="preserve"> ※ </w:t>
            </w:r>
          </w:p>
        </w:tc>
        <w:tc>
          <w:tcPr>
            <w:tcW w:w="1159" w:type="pct"/>
          </w:tcPr>
          <w:p w14:paraId="52EBFEF0"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34</w:t>
            </w:r>
          </w:p>
        </w:tc>
        <w:tc>
          <w:tcPr>
            <w:tcW w:w="1306" w:type="pct"/>
          </w:tcPr>
          <w:p w14:paraId="42A02C1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6494E354" w14:textId="77777777" w:rsidTr="00D47637">
        <w:tblPrEx>
          <w:tblLook w:val="04A0" w:firstRow="1" w:lastRow="0" w:firstColumn="1" w:lastColumn="0" w:noHBand="0" w:noVBand="1"/>
        </w:tblPrEx>
        <w:tc>
          <w:tcPr>
            <w:tcW w:w="2535" w:type="pct"/>
          </w:tcPr>
          <w:p w14:paraId="330A07A6"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斑文鳥</w:t>
            </w:r>
            <w:r w:rsidRPr="00A44B80">
              <w:rPr>
                <w:rFonts w:ascii="Times New Roman" w:eastAsia="標楷體" w:hAnsi="Times New Roman" w:cs="Times New Roman"/>
              </w:rPr>
              <w:t xml:space="preserve"> </w:t>
            </w:r>
          </w:p>
        </w:tc>
        <w:tc>
          <w:tcPr>
            <w:tcW w:w="1159" w:type="pct"/>
          </w:tcPr>
          <w:p w14:paraId="4137531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6</w:t>
            </w:r>
          </w:p>
        </w:tc>
        <w:tc>
          <w:tcPr>
            <w:tcW w:w="1306" w:type="pct"/>
          </w:tcPr>
          <w:p w14:paraId="027BDB33"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3179F861" w14:textId="77777777" w:rsidTr="00D47637">
        <w:tblPrEx>
          <w:tblLook w:val="04A0" w:firstRow="1" w:lastRow="0" w:firstColumn="1" w:lastColumn="0" w:noHBand="0" w:noVBand="1"/>
        </w:tblPrEx>
        <w:tc>
          <w:tcPr>
            <w:tcW w:w="2535" w:type="pct"/>
          </w:tcPr>
          <w:p w14:paraId="3EE20960" w14:textId="634D2D0E"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黃</w:t>
            </w:r>
            <w:proofErr w:type="gramStart"/>
            <w:r w:rsidRPr="00A44B80">
              <w:rPr>
                <w:rFonts w:ascii="Times New Roman" w:eastAsia="標楷體" w:hAnsi="Times New Roman" w:cs="Times New Roman"/>
              </w:rPr>
              <w:t>鶺鴒</w:t>
            </w:r>
            <w:proofErr w:type="gramEnd"/>
            <w:r w:rsidRPr="00A44B80">
              <w:rPr>
                <w:rFonts w:ascii="Times New Roman" w:eastAsia="標楷體" w:hAnsi="Times New Roman" w:cs="Times New Roman"/>
              </w:rPr>
              <w:t xml:space="preserve"> </w:t>
            </w:r>
            <w:r w:rsidRPr="00B81442">
              <w:rPr>
                <w:rFonts w:ascii="Segoe UI Symbol" w:eastAsia="標楷體" w:hAnsi="Segoe UI Symbol" w:cs="Segoe UI Symbol"/>
                <w:szCs w:val="24"/>
              </w:rPr>
              <w:t>★</w:t>
            </w:r>
          </w:p>
        </w:tc>
        <w:tc>
          <w:tcPr>
            <w:tcW w:w="1159" w:type="pct"/>
          </w:tcPr>
          <w:p w14:paraId="7538A4FA"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191E10D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61120A60" w14:textId="77777777" w:rsidTr="00D47637">
        <w:tblPrEx>
          <w:tblLook w:val="04A0" w:firstRow="1" w:lastRow="0" w:firstColumn="1" w:lastColumn="0" w:noHBand="0" w:noVBand="1"/>
        </w:tblPrEx>
        <w:tc>
          <w:tcPr>
            <w:tcW w:w="2535" w:type="pct"/>
          </w:tcPr>
          <w:p w14:paraId="2F3A7203"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山麻雀</w:t>
            </w:r>
            <w:r w:rsidRPr="00A44B80">
              <w:rPr>
                <w:rFonts w:ascii="Times New Roman" w:eastAsia="標楷體" w:hAnsi="Times New Roman" w:cs="Times New Roman"/>
              </w:rPr>
              <w:t xml:space="preserve"> I</w:t>
            </w:r>
          </w:p>
        </w:tc>
        <w:tc>
          <w:tcPr>
            <w:tcW w:w="1159" w:type="pct"/>
          </w:tcPr>
          <w:p w14:paraId="3040E6C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7</w:t>
            </w:r>
          </w:p>
        </w:tc>
        <w:tc>
          <w:tcPr>
            <w:tcW w:w="1306" w:type="pct"/>
          </w:tcPr>
          <w:p w14:paraId="44E35A7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0B8B36C" w14:textId="77777777" w:rsidTr="00D47637">
        <w:tblPrEx>
          <w:tblLook w:val="04A0" w:firstRow="1" w:lastRow="0" w:firstColumn="1" w:lastColumn="0" w:noHBand="0" w:noVBand="1"/>
        </w:tblPrEx>
        <w:tc>
          <w:tcPr>
            <w:tcW w:w="2535" w:type="pct"/>
          </w:tcPr>
          <w:p w14:paraId="0C24F6D8"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麻雀</w:t>
            </w:r>
            <w:r w:rsidRPr="00A44B80">
              <w:rPr>
                <w:rFonts w:ascii="Times New Roman" w:eastAsia="標楷體" w:hAnsi="Times New Roman" w:cs="Times New Roman"/>
              </w:rPr>
              <w:t xml:space="preserve"> </w:t>
            </w:r>
          </w:p>
        </w:tc>
        <w:tc>
          <w:tcPr>
            <w:tcW w:w="1159" w:type="pct"/>
          </w:tcPr>
          <w:p w14:paraId="094EB65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56</w:t>
            </w:r>
          </w:p>
        </w:tc>
        <w:tc>
          <w:tcPr>
            <w:tcW w:w="1306" w:type="pct"/>
          </w:tcPr>
          <w:p w14:paraId="2BB66E78"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E3F9B51" w14:textId="77777777" w:rsidTr="00D47637">
        <w:tblPrEx>
          <w:tblLook w:val="04A0" w:firstRow="1" w:lastRow="0" w:firstColumn="1" w:lastColumn="0" w:noHBand="0" w:noVBand="1"/>
        </w:tblPrEx>
        <w:tc>
          <w:tcPr>
            <w:tcW w:w="2535" w:type="pct"/>
          </w:tcPr>
          <w:p w14:paraId="18C7EC73"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灰</w:t>
            </w:r>
            <w:proofErr w:type="gramStart"/>
            <w:r w:rsidRPr="00A44B80">
              <w:rPr>
                <w:rFonts w:ascii="Times New Roman" w:eastAsia="標楷體" w:hAnsi="Times New Roman" w:cs="Times New Roman"/>
              </w:rPr>
              <w:t>鶺鴒</w:t>
            </w:r>
            <w:proofErr w:type="gramEnd"/>
            <w:r w:rsidRPr="00A44B80">
              <w:rPr>
                <w:rFonts w:ascii="Times New Roman" w:eastAsia="標楷體" w:hAnsi="Times New Roman" w:cs="Times New Roman"/>
              </w:rPr>
              <w:t xml:space="preserve"> </w:t>
            </w:r>
          </w:p>
        </w:tc>
        <w:tc>
          <w:tcPr>
            <w:tcW w:w="1159" w:type="pct"/>
          </w:tcPr>
          <w:p w14:paraId="082A83C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w:t>
            </w:r>
          </w:p>
        </w:tc>
        <w:tc>
          <w:tcPr>
            <w:tcW w:w="1306" w:type="pct"/>
          </w:tcPr>
          <w:p w14:paraId="620E6B84"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31DC9D1" w14:textId="77777777" w:rsidTr="00D47637">
        <w:tblPrEx>
          <w:tblLook w:val="04A0" w:firstRow="1" w:lastRow="0" w:firstColumn="1" w:lastColumn="0" w:noHBand="0" w:noVBand="1"/>
        </w:tblPrEx>
        <w:tc>
          <w:tcPr>
            <w:tcW w:w="2535" w:type="pct"/>
          </w:tcPr>
          <w:p w14:paraId="49364FA3"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白</w:t>
            </w:r>
            <w:proofErr w:type="gramStart"/>
            <w:r w:rsidRPr="00A44B80">
              <w:rPr>
                <w:rFonts w:ascii="Times New Roman" w:eastAsia="標楷體" w:hAnsi="Times New Roman" w:cs="Times New Roman"/>
              </w:rPr>
              <w:t>鶺鴒</w:t>
            </w:r>
            <w:proofErr w:type="gramEnd"/>
            <w:r w:rsidRPr="00A44B80">
              <w:rPr>
                <w:rFonts w:ascii="Times New Roman" w:eastAsia="標楷體" w:hAnsi="Times New Roman" w:cs="Times New Roman"/>
              </w:rPr>
              <w:t xml:space="preserve"> </w:t>
            </w:r>
          </w:p>
        </w:tc>
        <w:tc>
          <w:tcPr>
            <w:tcW w:w="1159" w:type="pct"/>
          </w:tcPr>
          <w:p w14:paraId="04E13F59"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5047F20D"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9C5337A" w14:textId="77777777" w:rsidTr="00D47637">
        <w:tblPrEx>
          <w:tblLook w:val="04A0" w:firstRow="1" w:lastRow="0" w:firstColumn="1" w:lastColumn="0" w:noHBand="0" w:noVBand="1"/>
        </w:tblPrEx>
        <w:tc>
          <w:tcPr>
            <w:tcW w:w="2535" w:type="pct"/>
          </w:tcPr>
          <w:p w14:paraId="58D442BF" w14:textId="77777777" w:rsidR="00862872" w:rsidRPr="00A44B80" w:rsidRDefault="00862872" w:rsidP="000E1A8F">
            <w:pPr>
              <w:jc w:val="left"/>
              <w:rPr>
                <w:rFonts w:ascii="Times New Roman" w:eastAsia="標楷體" w:hAnsi="Times New Roman" w:cs="Times New Roman"/>
              </w:rPr>
            </w:pPr>
            <w:r w:rsidRPr="00A44B80">
              <w:rPr>
                <w:rFonts w:ascii="Times New Roman" w:eastAsia="標楷體" w:hAnsi="Times New Roman" w:cs="Times New Roman"/>
              </w:rPr>
              <w:t>臺灣朱雀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54B1B065"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6</w:t>
            </w:r>
          </w:p>
        </w:tc>
        <w:tc>
          <w:tcPr>
            <w:tcW w:w="1306" w:type="pct"/>
          </w:tcPr>
          <w:p w14:paraId="3FC8E9FC"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089FC26" w14:textId="77777777" w:rsidTr="00D47637">
        <w:tblPrEx>
          <w:tblLook w:val="04A0" w:firstRow="1" w:lastRow="0" w:firstColumn="1" w:lastColumn="0" w:noHBand="0" w:noVBand="1"/>
        </w:tblPrEx>
        <w:tc>
          <w:tcPr>
            <w:tcW w:w="2535" w:type="pct"/>
          </w:tcPr>
          <w:p w14:paraId="3D549B5F" w14:textId="77777777" w:rsidR="00862872" w:rsidRPr="00577558" w:rsidRDefault="00862872" w:rsidP="000E1A8F">
            <w:pPr>
              <w:jc w:val="left"/>
              <w:rPr>
                <w:rFonts w:ascii="Times New Roman" w:eastAsia="標楷體" w:hAnsi="Times New Roman" w:cs="Times New Roman"/>
              </w:rPr>
            </w:pPr>
            <w:r w:rsidRPr="00577558">
              <w:rPr>
                <w:rFonts w:ascii="Times New Roman" w:eastAsia="標楷體" w:hAnsi="Times New Roman" w:cs="Times New Roman" w:hint="eastAsia"/>
              </w:rPr>
              <w:t>雞</w:t>
            </w:r>
          </w:p>
        </w:tc>
        <w:tc>
          <w:tcPr>
            <w:tcW w:w="1159" w:type="pct"/>
          </w:tcPr>
          <w:p w14:paraId="3E2B872F"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4</w:t>
            </w:r>
          </w:p>
        </w:tc>
        <w:tc>
          <w:tcPr>
            <w:tcW w:w="1306" w:type="pct"/>
          </w:tcPr>
          <w:p w14:paraId="26EDEC2B" w14:textId="77777777" w:rsidR="00862872" w:rsidRPr="00A44B80" w:rsidRDefault="00862872" w:rsidP="000E1A8F">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E820E5F" w14:textId="77777777" w:rsidTr="00D47637">
        <w:tblPrEx>
          <w:tblLook w:val="04A0" w:firstRow="1" w:lastRow="0" w:firstColumn="1" w:lastColumn="0" w:noHBand="0" w:noVBand="1"/>
        </w:tblPrEx>
        <w:tc>
          <w:tcPr>
            <w:tcW w:w="2535" w:type="pct"/>
          </w:tcPr>
          <w:p w14:paraId="189AFF12" w14:textId="77777777" w:rsidR="00862872" w:rsidRPr="00924438" w:rsidRDefault="00862872" w:rsidP="000E1A8F">
            <w:pPr>
              <w:jc w:val="left"/>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(116</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159" w:type="pct"/>
          </w:tcPr>
          <w:p w14:paraId="3AF2424A" w14:textId="77777777" w:rsidR="00862872" w:rsidRPr="00924438" w:rsidRDefault="00862872" w:rsidP="000E1A8F">
            <w:pPr>
              <w:rPr>
                <w:rFonts w:ascii="Times New Roman" w:eastAsia="標楷體" w:hAnsi="Times New Roman" w:cs="Times New Roman"/>
              </w:rPr>
            </w:pPr>
            <w:r w:rsidRPr="00924438">
              <w:rPr>
                <w:rFonts w:ascii="Times New Roman" w:eastAsia="標楷體" w:hAnsi="Times New Roman" w:cs="Times New Roman"/>
              </w:rPr>
              <w:t>7,920</w:t>
            </w:r>
          </w:p>
        </w:tc>
        <w:tc>
          <w:tcPr>
            <w:tcW w:w="1306" w:type="pct"/>
          </w:tcPr>
          <w:p w14:paraId="7AE5D750" w14:textId="77777777" w:rsidR="00862872" w:rsidRPr="00924438" w:rsidRDefault="00862872" w:rsidP="000E1A8F">
            <w:pPr>
              <w:rPr>
                <w:rFonts w:ascii="Times New Roman" w:eastAsia="標楷體" w:hAnsi="Times New Roman" w:cs="Times New Roman"/>
              </w:rPr>
            </w:pPr>
          </w:p>
        </w:tc>
      </w:tr>
    </w:tbl>
    <w:p w14:paraId="7836B5AC" w14:textId="77777777" w:rsidR="007D0304" w:rsidRPr="00DC66F5" w:rsidRDefault="007D0304" w:rsidP="007D0304">
      <w:pPr>
        <w:rPr>
          <w:rFonts w:ascii="Times New Roman" w:eastAsia="標楷體" w:hAnsi="Times New Roman" w:cs="Times New Roman"/>
          <w:color w:val="4472C4" w:themeColor="accent5"/>
        </w:rPr>
      </w:pPr>
    </w:p>
    <w:p w14:paraId="65E46F8F" w14:textId="77777777" w:rsidR="007D0304" w:rsidRPr="00DC66F5" w:rsidRDefault="007D0304" w:rsidP="007D0304">
      <w:pPr>
        <w:suppressAutoHyphens/>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0798A655" w14:textId="32F59F51" w:rsidR="007D0304" w:rsidRPr="00D47637" w:rsidRDefault="006C1F10" w:rsidP="007D0304">
      <w:pPr>
        <w:rPr>
          <w:rFonts w:ascii="Times New Roman" w:eastAsia="標楷體" w:hAnsi="Times New Roman"/>
        </w:rPr>
      </w:pPr>
      <w:bookmarkStart w:id="98" w:name="_Toc187943654"/>
      <w:bookmarkStart w:id="99" w:name="_Hlk200617402"/>
      <w:r w:rsidRPr="00D47637">
        <w:rPr>
          <w:rFonts w:ascii="Times New Roman" w:eastAsia="標楷體" w:hAnsi="Times New Roman" w:cs="Times New Roman" w:hint="eastAsia"/>
        </w:rPr>
        <w:t>附表</w:t>
      </w:r>
      <w:r w:rsidRPr="00D47637">
        <w:rPr>
          <w:rFonts w:ascii="Times New Roman" w:eastAsia="標楷體" w:hAnsi="Times New Roman" w:cs="Times New Roman"/>
        </w:rPr>
        <w:t>3</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7C6AAC" w:rsidRPr="00D47637">
        <w:rPr>
          <w:rFonts w:ascii="Times New Roman" w:eastAsia="標楷體" w:hAnsi="Times New Roman"/>
        </w:rPr>
        <w:t>5</w:t>
      </w:r>
      <w:r w:rsidR="007D0304" w:rsidRPr="00D47637">
        <w:rPr>
          <w:rFonts w:ascii="Times New Roman" w:eastAsia="標楷體" w:hAnsi="Times New Roman" w:hint="eastAsia"/>
        </w:rPr>
        <w:t>年</w:t>
      </w:r>
      <w:r w:rsidR="00F33FAB"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繁殖鳥類調查資料屬於優等之樣區中，在低海拔樣區</w:t>
      </w:r>
      <w:r w:rsidR="007D0304" w:rsidRPr="00D47637">
        <w:rPr>
          <w:rFonts w:ascii="Times New Roman" w:eastAsia="標楷體" w:hAnsi="Times New Roman"/>
        </w:rPr>
        <w:t>(</w:t>
      </w:r>
      <w:r w:rsidR="007D0304" w:rsidRPr="00D47637">
        <w:rPr>
          <w:rFonts w:ascii="Times New Roman" w:eastAsia="標楷體" w:hAnsi="Times New Roman" w:hint="eastAsia"/>
        </w:rPr>
        <w:t>海拔</w:t>
      </w:r>
      <w:r w:rsidR="007D0304" w:rsidRPr="00D47637">
        <w:rPr>
          <w:rFonts w:ascii="Times New Roman" w:eastAsia="標楷體" w:hAnsi="Times New Roman"/>
        </w:rPr>
        <w:t xml:space="preserve">0 </w:t>
      </w:r>
      <w:proofErr w:type="gramStart"/>
      <w:r w:rsidR="007D0304" w:rsidRPr="00D47637">
        <w:rPr>
          <w:rFonts w:ascii="Times New Roman" w:eastAsia="標楷體" w:hAnsi="Times New Roman"/>
        </w:rPr>
        <w:t>–</w:t>
      </w:r>
      <w:proofErr w:type="gramEnd"/>
      <w:r w:rsidR="007D0304" w:rsidRPr="00D47637">
        <w:rPr>
          <w:rFonts w:ascii="Times New Roman" w:eastAsia="標楷體" w:hAnsi="Times New Roman"/>
        </w:rPr>
        <w:t xml:space="preserve"> 1,000m)</w:t>
      </w:r>
      <w:r w:rsidR="007D0304" w:rsidRPr="00D47637">
        <w:rPr>
          <w:rFonts w:ascii="Times New Roman" w:eastAsia="標楷體" w:hAnsi="Times New Roman" w:hint="eastAsia"/>
        </w:rPr>
        <w:t>記錄的鳥種名錄、數量</w:t>
      </w:r>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r w:rsidR="007D0304" w:rsidRPr="00D47637">
        <w:rPr>
          <w:rFonts w:ascii="Times New Roman" w:eastAsia="標楷體" w:hAnsi="Times New Roman" w:hint="eastAsia"/>
        </w:rPr>
        <w:t>及樣區占比</w:t>
      </w:r>
      <w:bookmarkEnd w:id="98"/>
      <w:bookmarkEnd w:id="99"/>
    </w:p>
    <w:tbl>
      <w:tblPr>
        <w:tblStyle w:val="afff9"/>
        <w:tblW w:w="5000" w:type="pct"/>
        <w:tblLook w:val="0420" w:firstRow="1" w:lastRow="0" w:firstColumn="0" w:lastColumn="0" w:noHBand="0" w:noVBand="1"/>
      </w:tblPr>
      <w:tblGrid>
        <w:gridCol w:w="4211"/>
        <w:gridCol w:w="1925"/>
        <w:gridCol w:w="2170"/>
      </w:tblGrid>
      <w:tr w:rsidR="002747EF" w:rsidRPr="00945797" w14:paraId="6EE15531" w14:textId="77777777" w:rsidTr="00D47637">
        <w:tc>
          <w:tcPr>
            <w:tcW w:w="2535" w:type="pct"/>
            <w:tcBorders>
              <w:top w:val="single" w:sz="4" w:space="0" w:color="auto"/>
              <w:bottom w:val="single" w:sz="4" w:space="0" w:color="auto"/>
            </w:tcBorders>
          </w:tcPr>
          <w:p w14:paraId="638D56F4" w14:textId="77777777" w:rsidR="002747EF" w:rsidRPr="00BD36F2" w:rsidRDefault="002747EF" w:rsidP="000E1A8F">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159" w:type="pct"/>
            <w:tcBorders>
              <w:top w:val="single" w:sz="4" w:space="0" w:color="auto"/>
              <w:bottom w:val="single" w:sz="4" w:space="0" w:color="auto"/>
            </w:tcBorders>
          </w:tcPr>
          <w:p w14:paraId="031950C0" w14:textId="77777777" w:rsidR="002747EF" w:rsidRPr="00945797" w:rsidRDefault="002747EF" w:rsidP="000E1A8F">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proofErr w:type="gramStart"/>
            <w:r w:rsidRPr="00A44B80">
              <w:rPr>
                <w:rFonts w:ascii="Times New Roman" w:eastAsia="標楷體" w:hAnsi="Times New Roman" w:cs="Times New Roman"/>
              </w:rPr>
              <w:t>隻次</w:t>
            </w:r>
            <w:proofErr w:type="gramEnd"/>
            <w:r w:rsidRPr="00A44B80">
              <w:rPr>
                <w:rFonts w:ascii="Times New Roman" w:eastAsia="標楷體" w:hAnsi="Times New Roman" w:cs="Times New Roman"/>
              </w:rPr>
              <w:t>)</w:t>
            </w:r>
          </w:p>
        </w:tc>
        <w:tc>
          <w:tcPr>
            <w:tcW w:w="1306" w:type="pct"/>
            <w:tcBorders>
              <w:top w:val="single" w:sz="4" w:space="0" w:color="auto"/>
              <w:bottom w:val="single" w:sz="4" w:space="0" w:color="auto"/>
            </w:tcBorders>
          </w:tcPr>
          <w:p w14:paraId="7D3B816E" w14:textId="77777777" w:rsidR="002747EF" w:rsidRPr="00945797" w:rsidRDefault="002747EF" w:rsidP="000E1A8F">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2747EF" w:rsidRPr="00945797" w14:paraId="45A5ECB4" w14:textId="77777777" w:rsidTr="00D47637">
        <w:tc>
          <w:tcPr>
            <w:tcW w:w="2535" w:type="pct"/>
            <w:tcBorders>
              <w:top w:val="single" w:sz="4" w:space="0" w:color="auto"/>
            </w:tcBorders>
          </w:tcPr>
          <w:p w14:paraId="558E2FDC"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臺灣山鷓鴣</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Borders>
              <w:top w:val="single" w:sz="4" w:space="0" w:color="auto"/>
            </w:tcBorders>
          </w:tcPr>
          <w:p w14:paraId="01C874D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26</w:t>
            </w:r>
          </w:p>
        </w:tc>
        <w:tc>
          <w:tcPr>
            <w:tcW w:w="1306" w:type="pct"/>
            <w:tcBorders>
              <w:top w:val="single" w:sz="4" w:space="0" w:color="auto"/>
            </w:tcBorders>
          </w:tcPr>
          <w:p w14:paraId="023851C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40</w:t>
            </w:r>
          </w:p>
        </w:tc>
      </w:tr>
      <w:tr w:rsidR="002747EF" w:rsidRPr="00945797" w14:paraId="5EAB1FBE" w14:textId="77777777" w:rsidTr="00D47637">
        <w:tc>
          <w:tcPr>
            <w:tcW w:w="2535" w:type="pct"/>
          </w:tcPr>
          <w:p w14:paraId="097682B7"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藍腹</w:t>
            </w:r>
            <w:proofErr w:type="gramStart"/>
            <w:r w:rsidRPr="00BD36F2">
              <w:rPr>
                <w:rFonts w:ascii="Times New Roman" w:eastAsia="標楷體" w:hAnsi="Times New Roman" w:cs="Times New Roman"/>
              </w:rPr>
              <w:t>鷴</w:t>
            </w:r>
            <w:proofErr w:type="gramEnd"/>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58DA8CDD"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w:t>
            </w:r>
          </w:p>
        </w:tc>
        <w:tc>
          <w:tcPr>
            <w:tcW w:w="1306" w:type="pct"/>
          </w:tcPr>
          <w:p w14:paraId="535AD50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15A4C13A" w14:textId="77777777" w:rsidTr="00D47637">
        <w:tc>
          <w:tcPr>
            <w:tcW w:w="2535" w:type="pct"/>
          </w:tcPr>
          <w:p w14:paraId="65EDB0AF"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臺灣竹雞</w:t>
            </w:r>
            <w:r w:rsidRPr="00BD36F2">
              <w:rPr>
                <w:rFonts w:ascii="Times New Roman" w:eastAsia="標楷體" w:hAnsi="Times New Roman" w:cs="Times New Roman"/>
              </w:rPr>
              <w:t xml:space="preserve"> </w:t>
            </w:r>
            <w:r w:rsidRPr="00BD36F2">
              <w:rPr>
                <w:rFonts w:hint="eastAsia"/>
              </w:rPr>
              <w:t>◎</w:t>
            </w:r>
          </w:p>
        </w:tc>
        <w:tc>
          <w:tcPr>
            <w:tcW w:w="1159" w:type="pct"/>
          </w:tcPr>
          <w:p w14:paraId="1C5E754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56</w:t>
            </w:r>
          </w:p>
        </w:tc>
        <w:tc>
          <w:tcPr>
            <w:tcW w:w="1306" w:type="pct"/>
          </w:tcPr>
          <w:p w14:paraId="6EC4F98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70</w:t>
            </w:r>
          </w:p>
        </w:tc>
      </w:tr>
      <w:tr w:rsidR="002747EF" w:rsidRPr="00945797" w14:paraId="3B5B8327" w14:textId="77777777" w:rsidTr="00D47637">
        <w:tc>
          <w:tcPr>
            <w:tcW w:w="2535" w:type="pct"/>
          </w:tcPr>
          <w:p w14:paraId="6C958F2E"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野鴿</w:t>
            </w:r>
          </w:p>
        </w:tc>
        <w:tc>
          <w:tcPr>
            <w:tcW w:w="1159" w:type="pct"/>
          </w:tcPr>
          <w:p w14:paraId="415EE7E6" w14:textId="77777777" w:rsidR="002747EF" w:rsidRPr="00945797" w:rsidRDefault="002747EF" w:rsidP="000E1A8F">
            <w:pPr>
              <w:rPr>
                <w:rFonts w:ascii="Times New Roman" w:hAnsi="Times New Roman" w:cs="Times New Roman"/>
              </w:rPr>
            </w:pPr>
            <w:r w:rsidRPr="00A44B80">
              <w:rPr>
                <w:rFonts w:ascii="Times New Roman" w:eastAsia="標楷體" w:hAnsi="Times New Roman" w:cs="Times New Roman"/>
              </w:rPr>
              <w:t>2</w:t>
            </w:r>
          </w:p>
        </w:tc>
        <w:tc>
          <w:tcPr>
            <w:tcW w:w="1306" w:type="pct"/>
          </w:tcPr>
          <w:p w14:paraId="70F3283C" w14:textId="77777777" w:rsidR="002747EF" w:rsidRPr="00945797" w:rsidRDefault="002747EF" w:rsidP="000E1A8F">
            <w:pPr>
              <w:rPr>
                <w:rFonts w:ascii="Times New Roman" w:hAnsi="Times New Roman" w:cs="Times New Roman"/>
              </w:rPr>
            </w:pPr>
            <w:r w:rsidRPr="00A44B80">
              <w:rPr>
                <w:rFonts w:ascii="Times New Roman" w:eastAsia="標楷體" w:hAnsi="Times New Roman" w:cs="Times New Roman"/>
              </w:rPr>
              <w:t>0</w:t>
            </w:r>
          </w:p>
        </w:tc>
      </w:tr>
      <w:tr w:rsidR="002747EF" w:rsidRPr="00945797" w14:paraId="62F1EBED" w14:textId="77777777" w:rsidTr="00D47637">
        <w:tc>
          <w:tcPr>
            <w:tcW w:w="2535" w:type="pct"/>
          </w:tcPr>
          <w:p w14:paraId="40C344A9"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金背</w:t>
            </w:r>
            <w:proofErr w:type="gramStart"/>
            <w:r w:rsidRPr="00BD36F2">
              <w:rPr>
                <w:rFonts w:ascii="Times New Roman" w:eastAsia="標楷體" w:hAnsi="Times New Roman" w:cs="Times New Roman"/>
              </w:rPr>
              <w:t>鳩</w:t>
            </w:r>
            <w:proofErr w:type="gramEnd"/>
            <w:r w:rsidRPr="00BD36F2">
              <w:rPr>
                <w:rFonts w:ascii="Times New Roman" w:eastAsia="標楷體" w:hAnsi="Times New Roman" w:cs="Times New Roman"/>
              </w:rPr>
              <w:t xml:space="preserve"> ※</w:t>
            </w:r>
          </w:p>
        </w:tc>
        <w:tc>
          <w:tcPr>
            <w:tcW w:w="1159" w:type="pct"/>
          </w:tcPr>
          <w:p w14:paraId="62995BC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9</w:t>
            </w:r>
          </w:p>
        </w:tc>
        <w:tc>
          <w:tcPr>
            <w:tcW w:w="1306" w:type="pct"/>
          </w:tcPr>
          <w:p w14:paraId="30630CE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65E240F8" w14:textId="77777777" w:rsidTr="00D47637">
        <w:tc>
          <w:tcPr>
            <w:tcW w:w="2535" w:type="pct"/>
          </w:tcPr>
          <w:p w14:paraId="75F4DB48"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紅</w:t>
            </w:r>
            <w:proofErr w:type="gramStart"/>
            <w:r w:rsidRPr="00BD36F2">
              <w:rPr>
                <w:rFonts w:ascii="Times New Roman" w:eastAsia="標楷體" w:hAnsi="Times New Roman" w:cs="Times New Roman"/>
              </w:rPr>
              <w:t>鳩</w:t>
            </w:r>
            <w:proofErr w:type="gramEnd"/>
          </w:p>
        </w:tc>
        <w:tc>
          <w:tcPr>
            <w:tcW w:w="1159" w:type="pct"/>
          </w:tcPr>
          <w:p w14:paraId="3EEF9B1B"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7</w:t>
            </w:r>
          </w:p>
        </w:tc>
        <w:tc>
          <w:tcPr>
            <w:tcW w:w="1306" w:type="pct"/>
          </w:tcPr>
          <w:p w14:paraId="091E2E48"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5EE73F67" w14:textId="77777777" w:rsidTr="00D47637">
        <w:tc>
          <w:tcPr>
            <w:tcW w:w="2535" w:type="pct"/>
          </w:tcPr>
          <w:p w14:paraId="33E34881"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珠頸斑鳩</w:t>
            </w:r>
            <w:proofErr w:type="gramEnd"/>
          </w:p>
        </w:tc>
        <w:tc>
          <w:tcPr>
            <w:tcW w:w="1159" w:type="pct"/>
          </w:tcPr>
          <w:p w14:paraId="7D8491DA"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34</w:t>
            </w:r>
          </w:p>
        </w:tc>
        <w:tc>
          <w:tcPr>
            <w:tcW w:w="1306" w:type="pct"/>
          </w:tcPr>
          <w:p w14:paraId="61DC63A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40</w:t>
            </w:r>
          </w:p>
        </w:tc>
      </w:tr>
      <w:tr w:rsidR="002747EF" w:rsidRPr="00945797" w14:paraId="5DB76448" w14:textId="77777777" w:rsidTr="00D47637">
        <w:tc>
          <w:tcPr>
            <w:tcW w:w="2535" w:type="pct"/>
          </w:tcPr>
          <w:p w14:paraId="68782E6E"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翠翼</w:t>
            </w:r>
            <w:proofErr w:type="gramStart"/>
            <w:r w:rsidRPr="00BD36F2">
              <w:rPr>
                <w:rFonts w:ascii="Times New Roman" w:eastAsia="標楷體" w:hAnsi="Times New Roman" w:cs="Times New Roman"/>
              </w:rPr>
              <w:t>鳩</w:t>
            </w:r>
            <w:proofErr w:type="gramEnd"/>
          </w:p>
        </w:tc>
        <w:tc>
          <w:tcPr>
            <w:tcW w:w="1159" w:type="pct"/>
          </w:tcPr>
          <w:p w14:paraId="6214058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w:t>
            </w:r>
          </w:p>
        </w:tc>
        <w:tc>
          <w:tcPr>
            <w:tcW w:w="1306" w:type="pct"/>
          </w:tcPr>
          <w:p w14:paraId="3524BEC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654F4AB0" w14:textId="77777777" w:rsidTr="00D47637">
        <w:tc>
          <w:tcPr>
            <w:tcW w:w="2535" w:type="pct"/>
          </w:tcPr>
          <w:p w14:paraId="5F8EFA64"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綠</w:t>
            </w:r>
            <w:proofErr w:type="gramStart"/>
            <w:r w:rsidRPr="00BD36F2">
              <w:rPr>
                <w:rFonts w:ascii="Times New Roman" w:eastAsia="標楷體" w:hAnsi="Times New Roman" w:cs="Times New Roman"/>
              </w:rPr>
              <w:t>鳩</w:t>
            </w:r>
            <w:proofErr w:type="gramEnd"/>
          </w:p>
        </w:tc>
        <w:tc>
          <w:tcPr>
            <w:tcW w:w="1159" w:type="pct"/>
          </w:tcPr>
          <w:p w14:paraId="353AC39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8</w:t>
            </w:r>
          </w:p>
        </w:tc>
        <w:tc>
          <w:tcPr>
            <w:tcW w:w="1306" w:type="pct"/>
          </w:tcPr>
          <w:p w14:paraId="2A6E5212"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23DB6367" w14:textId="77777777" w:rsidTr="00D47637">
        <w:tc>
          <w:tcPr>
            <w:tcW w:w="2535" w:type="pct"/>
          </w:tcPr>
          <w:p w14:paraId="2DF12D16"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番</w:t>
            </w:r>
            <w:proofErr w:type="gramStart"/>
            <w:r w:rsidRPr="00BD36F2">
              <w:rPr>
                <w:rFonts w:ascii="Times New Roman" w:eastAsia="標楷體" w:hAnsi="Times New Roman" w:cs="Times New Roman"/>
              </w:rPr>
              <w:t>鵑</w:t>
            </w:r>
            <w:proofErr w:type="gramEnd"/>
          </w:p>
        </w:tc>
        <w:tc>
          <w:tcPr>
            <w:tcW w:w="1159" w:type="pct"/>
          </w:tcPr>
          <w:p w14:paraId="07A7D3D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4C779D5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76798EA9" w14:textId="77777777" w:rsidTr="00D47637">
        <w:tc>
          <w:tcPr>
            <w:tcW w:w="2535" w:type="pct"/>
          </w:tcPr>
          <w:p w14:paraId="32812FA0"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北方中杜鵑</w:t>
            </w:r>
          </w:p>
        </w:tc>
        <w:tc>
          <w:tcPr>
            <w:tcW w:w="1159" w:type="pct"/>
          </w:tcPr>
          <w:p w14:paraId="03EEE6F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w:t>
            </w:r>
          </w:p>
        </w:tc>
        <w:tc>
          <w:tcPr>
            <w:tcW w:w="1306" w:type="pct"/>
          </w:tcPr>
          <w:p w14:paraId="7F1F7FD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2D09BB02" w14:textId="77777777" w:rsidTr="00D47637">
        <w:tc>
          <w:tcPr>
            <w:tcW w:w="2535" w:type="pct"/>
          </w:tcPr>
          <w:p w14:paraId="3062E4F4"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小雨燕</w:t>
            </w:r>
            <w:r w:rsidRPr="00BD36F2">
              <w:rPr>
                <w:rFonts w:ascii="Times New Roman" w:eastAsia="標楷體" w:hAnsi="Times New Roman" w:cs="Times New Roman"/>
              </w:rPr>
              <w:t xml:space="preserve"> ※</w:t>
            </w:r>
          </w:p>
        </w:tc>
        <w:tc>
          <w:tcPr>
            <w:tcW w:w="1159" w:type="pct"/>
          </w:tcPr>
          <w:p w14:paraId="6B1025A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68</w:t>
            </w:r>
          </w:p>
        </w:tc>
        <w:tc>
          <w:tcPr>
            <w:tcW w:w="1306" w:type="pct"/>
          </w:tcPr>
          <w:p w14:paraId="658150E8"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30</w:t>
            </w:r>
          </w:p>
        </w:tc>
      </w:tr>
      <w:tr w:rsidR="002747EF" w:rsidRPr="00945797" w14:paraId="07F7DFB1" w14:textId="77777777" w:rsidTr="00D47637">
        <w:tc>
          <w:tcPr>
            <w:tcW w:w="2535" w:type="pct"/>
          </w:tcPr>
          <w:p w14:paraId="695816B0"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小白鷺</w:t>
            </w:r>
          </w:p>
        </w:tc>
        <w:tc>
          <w:tcPr>
            <w:tcW w:w="1159" w:type="pct"/>
          </w:tcPr>
          <w:p w14:paraId="7638BD1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8</w:t>
            </w:r>
          </w:p>
        </w:tc>
        <w:tc>
          <w:tcPr>
            <w:tcW w:w="1306" w:type="pct"/>
          </w:tcPr>
          <w:p w14:paraId="79BAA278"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36D4E9C1" w14:textId="77777777" w:rsidTr="00D47637">
        <w:tc>
          <w:tcPr>
            <w:tcW w:w="2535" w:type="pct"/>
          </w:tcPr>
          <w:p w14:paraId="4B4D33C9"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黃頭鷺</w:t>
            </w:r>
          </w:p>
        </w:tc>
        <w:tc>
          <w:tcPr>
            <w:tcW w:w="1159" w:type="pct"/>
          </w:tcPr>
          <w:p w14:paraId="05CF8D3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w:t>
            </w:r>
          </w:p>
        </w:tc>
        <w:tc>
          <w:tcPr>
            <w:tcW w:w="1306" w:type="pct"/>
          </w:tcPr>
          <w:p w14:paraId="066A4B3C"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7BC510F2" w14:textId="77777777" w:rsidTr="00D47637">
        <w:tc>
          <w:tcPr>
            <w:tcW w:w="2535" w:type="pct"/>
          </w:tcPr>
          <w:p w14:paraId="21186A5B"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夜鷺</w:t>
            </w:r>
          </w:p>
        </w:tc>
        <w:tc>
          <w:tcPr>
            <w:tcW w:w="1159" w:type="pct"/>
          </w:tcPr>
          <w:p w14:paraId="76CF5B5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w:t>
            </w:r>
          </w:p>
        </w:tc>
        <w:tc>
          <w:tcPr>
            <w:tcW w:w="1306" w:type="pct"/>
          </w:tcPr>
          <w:p w14:paraId="0BEF70B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61C1AA6B" w14:textId="77777777" w:rsidTr="00D47637">
        <w:tc>
          <w:tcPr>
            <w:tcW w:w="2535" w:type="pct"/>
          </w:tcPr>
          <w:p w14:paraId="522811A5"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黑冠麻鷺</w:t>
            </w:r>
            <w:proofErr w:type="gramEnd"/>
          </w:p>
        </w:tc>
        <w:tc>
          <w:tcPr>
            <w:tcW w:w="1159" w:type="pct"/>
          </w:tcPr>
          <w:p w14:paraId="4F7A97C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w:t>
            </w:r>
          </w:p>
        </w:tc>
        <w:tc>
          <w:tcPr>
            <w:tcW w:w="1306" w:type="pct"/>
          </w:tcPr>
          <w:p w14:paraId="2D1D8D4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4AD0673B" w14:textId="77777777" w:rsidTr="00D47637">
        <w:tc>
          <w:tcPr>
            <w:tcW w:w="2535" w:type="pct"/>
          </w:tcPr>
          <w:p w14:paraId="5DB3AB9A"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大冠</w:t>
            </w:r>
            <w:proofErr w:type="gramStart"/>
            <w:r w:rsidRPr="00BD36F2">
              <w:rPr>
                <w:rFonts w:ascii="Times New Roman" w:eastAsia="標楷體" w:hAnsi="Times New Roman" w:cs="Times New Roman"/>
              </w:rPr>
              <w:t>鷲</w:t>
            </w:r>
            <w:proofErr w:type="gramEnd"/>
            <w:r w:rsidRPr="00BD36F2">
              <w:rPr>
                <w:rFonts w:ascii="Times New Roman" w:eastAsia="標楷體" w:hAnsi="Times New Roman" w:cs="Times New Roman"/>
              </w:rPr>
              <w:t xml:space="preserve"> ※ II</w:t>
            </w:r>
          </w:p>
        </w:tc>
        <w:tc>
          <w:tcPr>
            <w:tcW w:w="1159" w:type="pct"/>
          </w:tcPr>
          <w:p w14:paraId="1B934BB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41</w:t>
            </w:r>
          </w:p>
        </w:tc>
        <w:tc>
          <w:tcPr>
            <w:tcW w:w="1306" w:type="pct"/>
          </w:tcPr>
          <w:p w14:paraId="7CCC75C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70</w:t>
            </w:r>
          </w:p>
        </w:tc>
      </w:tr>
      <w:tr w:rsidR="002747EF" w:rsidRPr="00945797" w14:paraId="249224A7" w14:textId="77777777" w:rsidTr="00D47637">
        <w:tc>
          <w:tcPr>
            <w:tcW w:w="2535" w:type="pct"/>
          </w:tcPr>
          <w:p w14:paraId="381524F7"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林</w:t>
            </w:r>
            <w:proofErr w:type="gramStart"/>
            <w:r w:rsidRPr="00BD36F2">
              <w:rPr>
                <w:rFonts w:ascii="Times New Roman" w:eastAsia="標楷體" w:hAnsi="Times New Roman" w:cs="Times New Roman"/>
              </w:rPr>
              <w:t>鵰</w:t>
            </w:r>
            <w:proofErr w:type="gramEnd"/>
            <w:r w:rsidRPr="00BD36F2">
              <w:rPr>
                <w:rFonts w:ascii="Times New Roman" w:eastAsia="標楷體" w:hAnsi="Times New Roman" w:cs="Times New Roman"/>
              </w:rPr>
              <w:t xml:space="preserve"> II</w:t>
            </w:r>
          </w:p>
        </w:tc>
        <w:tc>
          <w:tcPr>
            <w:tcW w:w="1159" w:type="pct"/>
          </w:tcPr>
          <w:p w14:paraId="6269692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00F3D07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1493712B" w14:textId="77777777" w:rsidTr="00D47637">
        <w:tc>
          <w:tcPr>
            <w:tcW w:w="2535" w:type="pct"/>
          </w:tcPr>
          <w:p w14:paraId="1594DAF6"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灰面</w:t>
            </w:r>
            <w:proofErr w:type="gramStart"/>
            <w:r w:rsidRPr="00BD36F2">
              <w:rPr>
                <w:rFonts w:ascii="Times New Roman" w:eastAsia="標楷體" w:hAnsi="Times New Roman" w:cs="Times New Roman"/>
              </w:rPr>
              <w:t>鵟</w:t>
            </w:r>
            <w:proofErr w:type="gramEnd"/>
            <w:r w:rsidRPr="00BD36F2">
              <w:rPr>
                <w:rFonts w:ascii="Times New Roman" w:eastAsia="標楷體" w:hAnsi="Times New Roman" w:cs="Times New Roman"/>
              </w:rPr>
              <w:t>鷹</w:t>
            </w:r>
            <w:r w:rsidRPr="00BD36F2">
              <w:rPr>
                <w:rFonts w:ascii="Times New Roman" w:eastAsia="標楷體" w:hAnsi="Times New Roman" w:cs="Times New Roman"/>
              </w:rPr>
              <w:t xml:space="preserve"> II</w:t>
            </w:r>
          </w:p>
        </w:tc>
        <w:tc>
          <w:tcPr>
            <w:tcW w:w="1159" w:type="pct"/>
          </w:tcPr>
          <w:p w14:paraId="5538B06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12</w:t>
            </w:r>
          </w:p>
        </w:tc>
        <w:tc>
          <w:tcPr>
            <w:tcW w:w="1306" w:type="pct"/>
          </w:tcPr>
          <w:p w14:paraId="7AD33B3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640AF7FA" w14:textId="77777777" w:rsidTr="00D47637">
        <w:tc>
          <w:tcPr>
            <w:tcW w:w="2535" w:type="pct"/>
          </w:tcPr>
          <w:p w14:paraId="77693D7C"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鳳頭蒼鷹</w:t>
            </w:r>
            <w:r w:rsidRPr="00BD36F2">
              <w:rPr>
                <w:rFonts w:ascii="Times New Roman" w:eastAsia="標楷體" w:hAnsi="Times New Roman" w:cs="Times New Roman"/>
              </w:rPr>
              <w:t xml:space="preserve"> ※ II</w:t>
            </w:r>
          </w:p>
        </w:tc>
        <w:tc>
          <w:tcPr>
            <w:tcW w:w="1159" w:type="pct"/>
          </w:tcPr>
          <w:p w14:paraId="18DF370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9</w:t>
            </w:r>
          </w:p>
        </w:tc>
        <w:tc>
          <w:tcPr>
            <w:tcW w:w="1306" w:type="pct"/>
          </w:tcPr>
          <w:p w14:paraId="464F1CA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1DAE64FE" w14:textId="77777777" w:rsidTr="00D47637">
        <w:tc>
          <w:tcPr>
            <w:tcW w:w="2535" w:type="pct"/>
          </w:tcPr>
          <w:p w14:paraId="13D80C56"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松雀鷹</w:t>
            </w:r>
            <w:r w:rsidRPr="00BD36F2">
              <w:rPr>
                <w:rFonts w:ascii="Times New Roman" w:eastAsia="標楷體" w:hAnsi="Times New Roman" w:cs="Times New Roman"/>
              </w:rPr>
              <w:t xml:space="preserve"> ※ II</w:t>
            </w:r>
          </w:p>
        </w:tc>
        <w:tc>
          <w:tcPr>
            <w:tcW w:w="1159" w:type="pct"/>
          </w:tcPr>
          <w:p w14:paraId="4BA2329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w:t>
            </w:r>
          </w:p>
        </w:tc>
        <w:tc>
          <w:tcPr>
            <w:tcW w:w="1306" w:type="pct"/>
          </w:tcPr>
          <w:p w14:paraId="287B4FBA"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48458E79" w14:textId="77777777" w:rsidTr="00D47637">
        <w:tc>
          <w:tcPr>
            <w:tcW w:w="2535" w:type="pct"/>
          </w:tcPr>
          <w:p w14:paraId="4665369F"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鵂鶹</w:t>
            </w:r>
            <w:proofErr w:type="gramEnd"/>
            <w:r w:rsidRPr="00BD36F2">
              <w:rPr>
                <w:rFonts w:ascii="Times New Roman" w:eastAsia="標楷體" w:hAnsi="Times New Roman" w:cs="Times New Roman"/>
              </w:rPr>
              <w:t xml:space="preserve"> ※ II</w:t>
            </w:r>
          </w:p>
        </w:tc>
        <w:tc>
          <w:tcPr>
            <w:tcW w:w="1159" w:type="pct"/>
          </w:tcPr>
          <w:p w14:paraId="2F4F5D9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8</w:t>
            </w:r>
          </w:p>
        </w:tc>
        <w:tc>
          <w:tcPr>
            <w:tcW w:w="1306" w:type="pct"/>
          </w:tcPr>
          <w:p w14:paraId="12C5C5E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5E92014B" w14:textId="77777777" w:rsidTr="00D47637">
        <w:tc>
          <w:tcPr>
            <w:tcW w:w="2535" w:type="pct"/>
          </w:tcPr>
          <w:p w14:paraId="2F779F36"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翠鳥</w:t>
            </w:r>
          </w:p>
        </w:tc>
        <w:tc>
          <w:tcPr>
            <w:tcW w:w="1159" w:type="pct"/>
          </w:tcPr>
          <w:p w14:paraId="3FC9AC7A"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36EA88E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75859E61" w14:textId="77777777" w:rsidTr="00D47637">
        <w:tc>
          <w:tcPr>
            <w:tcW w:w="2535" w:type="pct"/>
          </w:tcPr>
          <w:p w14:paraId="2248871E"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五色鳥</w:t>
            </w:r>
            <w:r w:rsidRPr="00BD36F2">
              <w:rPr>
                <w:rFonts w:ascii="Times New Roman" w:eastAsia="標楷體" w:hAnsi="Times New Roman" w:cs="Times New Roman"/>
              </w:rPr>
              <w:t xml:space="preserve"> </w:t>
            </w:r>
            <w:r w:rsidRPr="00BD36F2">
              <w:rPr>
                <w:rFonts w:hint="eastAsia"/>
              </w:rPr>
              <w:t>◎</w:t>
            </w:r>
          </w:p>
        </w:tc>
        <w:tc>
          <w:tcPr>
            <w:tcW w:w="1159" w:type="pct"/>
          </w:tcPr>
          <w:p w14:paraId="32B3006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234</w:t>
            </w:r>
          </w:p>
        </w:tc>
        <w:tc>
          <w:tcPr>
            <w:tcW w:w="1306" w:type="pct"/>
          </w:tcPr>
          <w:p w14:paraId="1822438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90</w:t>
            </w:r>
          </w:p>
        </w:tc>
      </w:tr>
      <w:tr w:rsidR="002747EF" w:rsidRPr="00945797" w14:paraId="77F2F42B" w14:textId="77777777" w:rsidTr="00D47637">
        <w:tc>
          <w:tcPr>
            <w:tcW w:w="2535" w:type="pct"/>
          </w:tcPr>
          <w:p w14:paraId="2219F79C"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小啄木</w:t>
            </w:r>
            <w:proofErr w:type="gramEnd"/>
          </w:p>
        </w:tc>
        <w:tc>
          <w:tcPr>
            <w:tcW w:w="1159" w:type="pct"/>
          </w:tcPr>
          <w:p w14:paraId="10420FA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12</w:t>
            </w:r>
          </w:p>
        </w:tc>
        <w:tc>
          <w:tcPr>
            <w:tcW w:w="1306" w:type="pct"/>
          </w:tcPr>
          <w:p w14:paraId="516056E8"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30</w:t>
            </w:r>
          </w:p>
        </w:tc>
      </w:tr>
      <w:tr w:rsidR="002747EF" w:rsidRPr="00945797" w14:paraId="0A7676B2" w14:textId="77777777" w:rsidTr="00D47637">
        <w:tc>
          <w:tcPr>
            <w:tcW w:w="2535" w:type="pct"/>
          </w:tcPr>
          <w:p w14:paraId="3E8E196C"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綠啄木</w:t>
            </w:r>
            <w:proofErr w:type="gramEnd"/>
            <w:r w:rsidRPr="00BD36F2">
              <w:rPr>
                <w:rFonts w:ascii="Times New Roman" w:eastAsia="標楷體" w:hAnsi="Times New Roman" w:cs="Times New Roman"/>
              </w:rPr>
              <w:t xml:space="preserve"> II</w:t>
            </w:r>
          </w:p>
        </w:tc>
        <w:tc>
          <w:tcPr>
            <w:tcW w:w="1159" w:type="pct"/>
          </w:tcPr>
          <w:p w14:paraId="6E24312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7D7EF47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2B55717A" w14:textId="77777777" w:rsidTr="00D47637">
        <w:tblPrEx>
          <w:tblLook w:val="04A0" w:firstRow="1" w:lastRow="0" w:firstColumn="1" w:lastColumn="0" w:noHBand="0" w:noVBand="1"/>
        </w:tblPrEx>
        <w:tc>
          <w:tcPr>
            <w:tcW w:w="2535" w:type="pct"/>
          </w:tcPr>
          <w:p w14:paraId="57A6F204"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八色鳥</w:t>
            </w:r>
            <w:r w:rsidRPr="00BD36F2">
              <w:rPr>
                <w:rFonts w:ascii="Times New Roman" w:eastAsia="標楷體" w:hAnsi="Times New Roman" w:cs="Times New Roman"/>
              </w:rPr>
              <w:t xml:space="preserve"> II</w:t>
            </w:r>
          </w:p>
        </w:tc>
        <w:tc>
          <w:tcPr>
            <w:tcW w:w="1159" w:type="pct"/>
          </w:tcPr>
          <w:p w14:paraId="1215120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4D615DB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29677B2D" w14:textId="77777777" w:rsidTr="00D47637">
        <w:tblPrEx>
          <w:tblLook w:val="04A0" w:firstRow="1" w:lastRow="0" w:firstColumn="1" w:lastColumn="0" w:noHBand="0" w:noVBand="1"/>
        </w:tblPrEx>
        <w:tc>
          <w:tcPr>
            <w:tcW w:w="2535" w:type="pct"/>
          </w:tcPr>
          <w:p w14:paraId="07EF250C"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灰喉山椒</w:t>
            </w:r>
            <w:proofErr w:type="gramEnd"/>
            <w:r w:rsidRPr="00BD36F2">
              <w:rPr>
                <w:rFonts w:ascii="Times New Roman" w:eastAsia="標楷體" w:hAnsi="Times New Roman" w:cs="Times New Roman"/>
              </w:rPr>
              <w:t>鳥</w:t>
            </w:r>
          </w:p>
        </w:tc>
        <w:tc>
          <w:tcPr>
            <w:tcW w:w="1159" w:type="pct"/>
          </w:tcPr>
          <w:p w14:paraId="7BE701D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64</w:t>
            </w:r>
          </w:p>
        </w:tc>
        <w:tc>
          <w:tcPr>
            <w:tcW w:w="1306" w:type="pct"/>
          </w:tcPr>
          <w:p w14:paraId="683DE42D"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40</w:t>
            </w:r>
          </w:p>
        </w:tc>
      </w:tr>
      <w:tr w:rsidR="002747EF" w:rsidRPr="00945797" w14:paraId="7184ED2B" w14:textId="77777777" w:rsidTr="00D47637">
        <w:tblPrEx>
          <w:tblLook w:val="04A0" w:firstRow="1" w:lastRow="0" w:firstColumn="1" w:lastColumn="0" w:noHBand="0" w:noVBand="1"/>
        </w:tblPrEx>
        <w:tc>
          <w:tcPr>
            <w:tcW w:w="2535" w:type="pct"/>
          </w:tcPr>
          <w:p w14:paraId="01ED2540"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綠畫眉</w:t>
            </w:r>
          </w:p>
        </w:tc>
        <w:tc>
          <w:tcPr>
            <w:tcW w:w="1159" w:type="pct"/>
          </w:tcPr>
          <w:p w14:paraId="70E6811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135</w:t>
            </w:r>
          </w:p>
        </w:tc>
        <w:tc>
          <w:tcPr>
            <w:tcW w:w="1306" w:type="pct"/>
          </w:tcPr>
          <w:p w14:paraId="55F34AA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50</w:t>
            </w:r>
          </w:p>
        </w:tc>
      </w:tr>
      <w:tr w:rsidR="002747EF" w:rsidRPr="00945797" w14:paraId="35C8406E" w14:textId="77777777" w:rsidTr="00D47637">
        <w:tblPrEx>
          <w:tblLook w:val="04A0" w:firstRow="1" w:lastRow="0" w:firstColumn="1" w:lastColumn="0" w:noHBand="0" w:noVBand="1"/>
        </w:tblPrEx>
        <w:tc>
          <w:tcPr>
            <w:tcW w:w="2535" w:type="pct"/>
          </w:tcPr>
          <w:p w14:paraId="138B8369"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朱鸝</w:t>
            </w:r>
            <w:r w:rsidRPr="00BD36F2">
              <w:rPr>
                <w:rFonts w:ascii="Times New Roman" w:eastAsia="標楷體" w:hAnsi="Times New Roman" w:cs="Times New Roman"/>
              </w:rPr>
              <w:t xml:space="preserve"> ※ II</w:t>
            </w:r>
          </w:p>
        </w:tc>
        <w:tc>
          <w:tcPr>
            <w:tcW w:w="1159" w:type="pct"/>
          </w:tcPr>
          <w:p w14:paraId="4114605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c>
          <w:tcPr>
            <w:tcW w:w="1306" w:type="pct"/>
          </w:tcPr>
          <w:p w14:paraId="45C1C5A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45FF52A3" w14:textId="77777777" w:rsidTr="00D47637">
        <w:tblPrEx>
          <w:tblLook w:val="04A0" w:firstRow="1" w:lastRow="0" w:firstColumn="1" w:lastColumn="0" w:noHBand="0" w:noVBand="1"/>
        </w:tblPrEx>
        <w:tc>
          <w:tcPr>
            <w:tcW w:w="2535" w:type="pct"/>
          </w:tcPr>
          <w:p w14:paraId="5E5C8E9B"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大卷尾</w:t>
            </w:r>
            <w:r w:rsidRPr="00BD36F2">
              <w:rPr>
                <w:rFonts w:ascii="Times New Roman" w:eastAsia="標楷體" w:hAnsi="Times New Roman" w:cs="Times New Roman"/>
              </w:rPr>
              <w:t xml:space="preserve"> ※</w:t>
            </w:r>
          </w:p>
        </w:tc>
        <w:tc>
          <w:tcPr>
            <w:tcW w:w="1159" w:type="pct"/>
          </w:tcPr>
          <w:p w14:paraId="31A9CE5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c>
          <w:tcPr>
            <w:tcW w:w="1306" w:type="pct"/>
          </w:tcPr>
          <w:p w14:paraId="5A5D3D2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24ADEE07" w14:textId="77777777" w:rsidTr="00D47637">
        <w:tblPrEx>
          <w:tblLook w:val="04A0" w:firstRow="1" w:lastRow="0" w:firstColumn="1" w:lastColumn="0" w:noHBand="0" w:noVBand="1"/>
        </w:tblPrEx>
        <w:tc>
          <w:tcPr>
            <w:tcW w:w="2535" w:type="pct"/>
          </w:tcPr>
          <w:p w14:paraId="6F1218C5"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小卷尾</w:t>
            </w:r>
            <w:r w:rsidRPr="00BD36F2">
              <w:rPr>
                <w:rFonts w:ascii="Times New Roman" w:eastAsia="標楷體" w:hAnsi="Times New Roman" w:cs="Times New Roman"/>
              </w:rPr>
              <w:t xml:space="preserve"> ※</w:t>
            </w:r>
          </w:p>
        </w:tc>
        <w:tc>
          <w:tcPr>
            <w:tcW w:w="1159" w:type="pct"/>
          </w:tcPr>
          <w:p w14:paraId="3F61E1A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58</w:t>
            </w:r>
          </w:p>
        </w:tc>
        <w:tc>
          <w:tcPr>
            <w:tcW w:w="1306" w:type="pct"/>
          </w:tcPr>
          <w:p w14:paraId="291BA5A2"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60</w:t>
            </w:r>
          </w:p>
        </w:tc>
      </w:tr>
      <w:tr w:rsidR="002747EF" w:rsidRPr="00945797" w14:paraId="00A9EA68" w14:textId="77777777" w:rsidTr="00D47637">
        <w:tblPrEx>
          <w:tblLook w:val="04A0" w:firstRow="1" w:lastRow="0" w:firstColumn="1" w:lastColumn="0" w:noHBand="0" w:noVBand="1"/>
        </w:tblPrEx>
        <w:tc>
          <w:tcPr>
            <w:tcW w:w="2535" w:type="pct"/>
          </w:tcPr>
          <w:p w14:paraId="3F914288"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黑枕藍鶲</w:t>
            </w:r>
            <w:proofErr w:type="gramEnd"/>
            <w:r w:rsidRPr="00BD36F2">
              <w:rPr>
                <w:rFonts w:ascii="Times New Roman" w:eastAsia="標楷體" w:hAnsi="Times New Roman" w:cs="Times New Roman"/>
              </w:rPr>
              <w:t xml:space="preserve"> ※</w:t>
            </w:r>
          </w:p>
        </w:tc>
        <w:tc>
          <w:tcPr>
            <w:tcW w:w="1159" w:type="pct"/>
          </w:tcPr>
          <w:p w14:paraId="4A63BB8A"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46</w:t>
            </w:r>
          </w:p>
        </w:tc>
        <w:tc>
          <w:tcPr>
            <w:tcW w:w="1306" w:type="pct"/>
          </w:tcPr>
          <w:p w14:paraId="6F1E838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50</w:t>
            </w:r>
          </w:p>
        </w:tc>
      </w:tr>
      <w:tr w:rsidR="002747EF" w:rsidRPr="00945797" w14:paraId="73EC3D76" w14:textId="77777777" w:rsidTr="00D47637">
        <w:tblPrEx>
          <w:tblLook w:val="04A0" w:firstRow="1" w:lastRow="0" w:firstColumn="1" w:lastColumn="0" w:noHBand="0" w:noVBand="1"/>
        </w:tblPrEx>
        <w:tc>
          <w:tcPr>
            <w:tcW w:w="2535" w:type="pct"/>
          </w:tcPr>
          <w:p w14:paraId="1192492A"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臺灣藍鵲</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Pr>
          <w:p w14:paraId="03CBD44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18</w:t>
            </w:r>
          </w:p>
        </w:tc>
        <w:tc>
          <w:tcPr>
            <w:tcW w:w="1306" w:type="pct"/>
          </w:tcPr>
          <w:p w14:paraId="3D9ABA5C"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5E5CE21E" w14:textId="77777777" w:rsidTr="00D47637">
        <w:tblPrEx>
          <w:tblLook w:val="04A0" w:firstRow="1" w:lastRow="0" w:firstColumn="1" w:lastColumn="0" w:noHBand="0" w:noVBand="1"/>
        </w:tblPrEx>
        <w:tc>
          <w:tcPr>
            <w:tcW w:w="2535" w:type="pct"/>
          </w:tcPr>
          <w:p w14:paraId="48FEDEE3"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樹鵲</w:t>
            </w:r>
            <w:r w:rsidRPr="00BD36F2">
              <w:rPr>
                <w:rFonts w:ascii="Times New Roman" w:eastAsia="標楷體" w:hAnsi="Times New Roman" w:cs="Times New Roman"/>
              </w:rPr>
              <w:t xml:space="preserve"> ※</w:t>
            </w:r>
          </w:p>
        </w:tc>
        <w:tc>
          <w:tcPr>
            <w:tcW w:w="1159" w:type="pct"/>
          </w:tcPr>
          <w:p w14:paraId="0DECE0CD"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128</w:t>
            </w:r>
          </w:p>
        </w:tc>
        <w:tc>
          <w:tcPr>
            <w:tcW w:w="1306" w:type="pct"/>
          </w:tcPr>
          <w:p w14:paraId="5378DA5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80</w:t>
            </w:r>
          </w:p>
        </w:tc>
      </w:tr>
      <w:tr w:rsidR="002747EF" w:rsidRPr="00945797" w14:paraId="612380A1" w14:textId="77777777" w:rsidTr="00D47637">
        <w:tblPrEx>
          <w:tblLook w:val="04A0" w:firstRow="1" w:lastRow="0" w:firstColumn="1" w:lastColumn="0" w:noHBand="0" w:noVBand="1"/>
        </w:tblPrEx>
        <w:tc>
          <w:tcPr>
            <w:tcW w:w="2535" w:type="pct"/>
          </w:tcPr>
          <w:p w14:paraId="2C5B80AD"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喜鵲</w:t>
            </w:r>
          </w:p>
        </w:tc>
        <w:tc>
          <w:tcPr>
            <w:tcW w:w="1159" w:type="pct"/>
          </w:tcPr>
          <w:p w14:paraId="18831BE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w:t>
            </w:r>
          </w:p>
        </w:tc>
        <w:tc>
          <w:tcPr>
            <w:tcW w:w="1306" w:type="pct"/>
          </w:tcPr>
          <w:p w14:paraId="78D3670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481ADAA0" w14:textId="77777777" w:rsidTr="00D47637">
        <w:tblPrEx>
          <w:tblLook w:val="04A0" w:firstRow="1" w:lastRow="0" w:firstColumn="1" w:lastColumn="0" w:noHBand="0" w:noVBand="1"/>
        </w:tblPrEx>
        <w:tc>
          <w:tcPr>
            <w:tcW w:w="2535" w:type="pct"/>
          </w:tcPr>
          <w:p w14:paraId="2A0A96A7"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巨嘴</w:t>
            </w:r>
            <w:proofErr w:type="gramStart"/>
            <w:r w:rsidRPr="00BD36F2">
              <w:rPr>
                <w:rFonts w:ascii="Times New Roman" w:eastAsia="標楷體" w:hAnsi="Times New Roman" w:cs="Times New Roman"/>
              </w:rPr>
              <w:t>鴉</w:t>
            </w:r>
            <w:proofErr w:type="gramEnd"/>
          </w:p>
        </w:tc>
        <w:tc>
          <w:tcPr>
            <w:tcW w:w="1159" w:type="pct"/>
          </w:tcPr>
          <w:p w14:paraId="5102F77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12</w:t>
            </w:r>
          </w:p>
        </w:tc>
        <w:tc>
          <w:tcPr>
            <w:tcW w:w="1306" w:type="pct"/>
          </w:tcPr>
          <w:p w14:paraId="79DDABF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1D5C4A4B" w14:textId="77777777" w:rsidTr="00D47637">
        <w:tblPrEx>
          <w:tblLook w:val="04A0" w:firstRow="1" w:lastRow="0" w:firstColumn="1" w:lastColumn="0" w:noHBand="0" w:noVBand="1"/>
        </w:tblPrEx>
        <w:tc>
          <w:tcPr>
            <w:tcW w:w="2535" w:type="pct"/>
          </w:tcPr>
          <w:p w14:paraId="49421972"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赤</w:t>
            </w:r>
            <w:proofErr w:type="gramEnd"/>
            <w:r w:rsidRPr="00BD36F2">
              <w:rPr>
                <w:rFonts w:ascii="Times New Roman" w:eastAsia="標楷體" w:hAnsi="Times New Roman" w:cs="Times New Roman"/>
              </w:rPr>
              <w:t>腹山雀</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5EDF226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3136C62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3A44FBC8" w14:textId="77777777" w:rsidTr="00D47637">
        <w:tblPrEx>
          <w:tblLook w:val="04A0" w:firstRow="1" w:lastRow="0" w:firstColumn="1" w:lastColumn="0" w:noHBand="0" w:noVBand="1"/>
        </w:tblPrEx>
        <w:tc>
          <w:tcPr>
            <w:tcW w:w="2535" w:type="pct"/>
          </w:tcPr>
          <w:p w14:paraId="789AD258"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灰頭</w:t>
            </w:r>
            <w:proofErr w:type="gramStart"/>
            <w:r w:rsidRPr="00BD36F2">
              <w:rPr>
                <w:rFonts w:ascii="Times New Roman" w:eastAsia="標楷體" w:hAnsi="Times New Roman" w:cs="Times New Roman"/>
              </w:rPr>
              <w:t>鷦</w:t>
            </w:r>
            <w:proofErr w:type="gramEnd"/>
            <w:r w:rsidRPr="00BD36F2">
              <w:rPr>
                <w:rFonts w:ascii="Times New Roman" w:eastAsia="標楷體" w:hAnsi="Times New Roman" w:cs="Times New Roman"/>
              </w:rPr>
              <w:t>鶯</w:t>
            </w:r>
          </w:p>
        </w:tc>
        <w:tc>
          <w:tcPr>
            <w:tcW w:w="1159" w:type="pct"/>
          </w:tcPr>
          <w:p w14:paraId="029D83C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w:t>
            </w:r>
          </w:p>
        </w:tc>
        <w:tc>
          <w:tcPr>
            <w:tcW w:w="1306" w:type="pct"/>
          </w:tcPr>
          <w:p w14:paraId="6FD4301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532F05D6" w14:textId="77777777" w:rsidTr="00D47637">
        <w:tblPrEx>
          <w:tblLook w:val="04A0" w:firstRow="1" w:lastRow="0" w:firstColumn="1" w:lastColumn="0" w:noHBand="0" w:noVBand="1"/>
        </w:tblPrEx>
        <w:tc>
          <w:tcPr>
            <w:tcW w:w="2535" w:type="pct"/>
          </w:tcPr>
          <w:p w14:paraId="037BFEF4"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褐頭</w:t>
            </w:r>
            <w:proofErr w:type="gramStart"/>
            <w:r w:rsidRPr="00BD36F2">
              <w:rPr>
                <w:rFonts w:ascii="Times New Roman" w:eastAsia="標楷體" w:hAnsi="Times New Roman" w:cs="Times New Roman"/>
              </w:rPr>
              <w:t>鷦</w:t>
            </w:r>
            <w:proofErr w:type="gramEnd"/>
            <w:r w:rsidRPr="00BD36F2">
              <w:rPr>
                <w:rFonts w:ascii="Times New Roman" w:eastAsia="標楷體" w:hAnsi="Times New Roman" w:cs="Times New Roman"/>
              </w:rPr>
              <w:t>鶯</w:t>
            </w:r>
            <w:r w:rsidRPr="00BD36F2">
              <w:rPr>
                <w:rFonts w:ascii="Times New Roman" w:eastAsia="標楷體" w:hAnsi="Times New Roman" w:cs="Times New Roman"/>
              </w:rPr>
              <w:t xml:space="preserve"> ※</w:t>
            </w:r>
          </w:p>
        </w:tc>
        <w:tc>
          <w:tcPr>
            <w:tcW w:w="1159" w:type="pct"/>
          </w:tcPr>
          <w:p w14:paraId="12B36C4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8</w:t>
            </w:r>
          </w:p>
        </w:tc>
        <w:tc>
          <w:tcPr>
            <w:tcW w:w="1306" w:type="pct"/>
          </w:tcPr>
          <w:p w14:paraId="084ED43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36124F86" w14:textId="77777777" w:rsidTr="00D47637">
        <w:tblPrEx>
          <w:tblLook w:val="04A0" w:firstRow="1" w:lastRow="0" w:firstColumn="1" w:lastColumn="0" w:noHBand="0" w:noVBand="1"/>
        </w:tblPrEx>
        <w:tc>
          <w:tcPr>
            <w:tcW w:w="2535" w:type="pct"/>
          </w:tcPr>
          <w:p w14:paraId="4DFFB8C2"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家燕</w:t>
            </w:r>
          </w:p>
        </w:tc>
        <w:tc>
          <w:tcPr>
            <w:tcW w:w="1159" w:type="pct"/>
          </w:tcPr>
          <w:p w14:paraId="05FD867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24</w:t>
            </w:r>
          </w:p>
        </w:tc>
        <w:tc>
          <w:tcPr>
            <w:tcW w:w="1306" w:type="pct"/>
          </w:tcPr>
          <w:p w14:paraId="6A1B582B"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30</w:t>
            </w:r>
          </w:p>
        </w:tc>
      </w:tr>
      <w:tr w:rsidR="002747EF" w:rsidRPr="00945797" w14:paraId="0ADFF8F8" w14:textId="77777777" w:rsidTr="00D47637">
        <w:tblPrEx>
          <w:tblLook w:val="04A0" w:firstRow="1" w:lastRow="0" w:firstColumn="1" w:lastColumn="0" w:noHBand="0" w:noVBand="1"/>
        </w:tblPrEx>
        <w:tc>
          <w:tcPr>
            <w:tcW w:w="2535" w:type="pct"/>
          </w:tcPr>
          <w:p w14:paraId="7781A2B7"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洋燕</w:t>
            </w:r>
          </w:p>
        </w:tc>
        <w:tc>
          <w:tcPr>
            <w:tcW w:w="1159" w:type="pct"/>
          </w:tcPr>
          <w:p w14:paraId="5E7D2DB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30</w:t>
            </w:r>
          </w:p>
        </w:tc>
        <w:tc>
          <w:tcPr>
            <w:tcW w:w="1306" w:type="pct"/>
          </w:tcPr>
          <w:p w14:paraId="034F0E3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00648897" w14:textId="77777777" w:rsidTr="00D47637">
        <w:tblPrEx>
          <w:tblLook w:val="04A0" w:firstRow="1" w:lastRow="0" w:firstColumn="1" w:lastColumn="0" w:noHBand="0" w:noVBand="1"/>
        </w:tblPrEx>
        <w:tc>
          <w:tcPr>
            <w:tcW w:w="2535" w:type="pct"/>
          </w:tcPr>
          <w:p w14:paraId="4D5EF80B"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赤腰燕</w:t>
            </w:r>
            <w:proofErr w:type="gramEnd"/>
          </w:p>
        </w:tc>
        <w:tc>
          <w:tcPr>
            <w:tcW w:w="1159" w:type="pct"/>
          </w:tcPr>
          <w:p w14:paraId="7D23E92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65B5896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106BCA07" w14:textId="77777777" w:rsidTr="00D47637">
        <w:tblPrEx>
          <w:tblLook w:val="04A0" w:firstRow="1" w:lastRow="0" w:firstColumn="1" w:lastColumn="0" w:noHBand="0" w:noVBand="1"/>
        </w:tblPrEx>
        <w:tc>
          <w:tcPr>
            <w:tcW w:w="2535" w:type="pct"/>
          </w:tcPr>
          <w:p w14:paraId="2BD8B25E"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東方毛腳燕</w:t>
            </w:r>
            <w:proofErr w:type="gramEnd"/>
          </w:p>
        </w:tc>
        <w:tc>
          <w:tcPr>
            <w:tcW w:w="1159" w:type="pct"/>
          </w:tcPr>
          <w:p w14:paraId="27E1378B"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16</w:t>
            </w:r>
          </w:p>
        </w:tc>
        <w:tc>
          <w:tcPr>
            <w:tcW w:w="1306" w:type="pct"/>
          </w:tcPr>
          <w:p w14:paraId="061C8D7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35BC3830" w14:textId="77777777" w:rsidTr="00D47637">
        <w:tblPrEx>
          <w:tblLook w:val="04A0" w:firstRow="1" w:lastRow="0" w:firstColumn="1" w:lastColumn="0" w:noHBand="0" w:noVBand="1"/>
        </w:tblPrEx>
        <w:tc>
          <w:tcPr>
            <w:tcW w:w="2535" w:type="pct"/>
          </w:tcPr>
          <w:p w14:paraId="12322013"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白環</w:t>
            </w:r>
            <w:proofErr w:type="gramStart"/>
            <w:r w:rsidRPr="00BD36F2">
              <w:rPr>
                <w:rFonts w:ascii="Times New Roman" w:eastAsia="標楷體" w:hAnsi="Times New Roman" w:cs="Times New Roman"/>
              </w:rPr>
              <w:t>鸚</w:t>
            </w:r>
            <w:proofErr w:type="gramEnd"/>
            <w:r w:rsidRPr="00BD36F2">
              <w:rPr>
                <w:rFonts w:ascii="Times New Roman" w:eastAsia="標楷體" w:hAnsi="Times New Roman" w:cs="Times New Roman"/>
              </w:rPr>
              <w:t>嘴</w:t>
            </w:r>
            <w:proofErr w:type="gramStart"/>
            <w:r w:rsidRPr="00BD36F2">
              <w:rPr>
                <w:rFonts w:ascii="Times New Roman" w:eastAsia="標楷體" w:hAnsi="Times New Roman" w:cs="Times New Roman"/>
              </w:rPr>
              <w:t>鵯</w:t>
            </w:r>
            <w:proofErr w:type="gramEnd"/>
            <w:r w:rsidRPr="00BD36F2">
              <w:rPr>
                <w:rFonts w:ascii="Times New Roman" w:eastAsia="標楷體" w:hAnsi="Times New Roman" w:cs="Times New Roman"/>
              </w:rPr>
              <w:t xml:space="preserve"> ※</w:t>
            </w:r>
          </w:p>
        </w:tc>
        <w:tc>
          <w:tcPr>
            <w:tcW w:w="1159" w:type="pct"/>
          </w:tcPr>
          <w:p w14:paraId="69E332A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16</w:t>
            </w:r>
          </w:p>
        </w:tc>
        <w:tc>
          <w:tcPr>
            <w:tcW w:w="1306" w:type="pct"/>
          </w:tcPr>
          <w:p w14:paraId="4C1AA86D"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477024C2" w14:textId="77777777" w:rsidTr="00D47637">
        <w:tblPrEx>
          <w:tblLook w:val="04A0" w:firstRow="1" w:lastRow="0" w:firstColumn="1" w:lastColumn="0" w:noHBand="0" w:noVBand="1"/>
        </w:tblPrEx>
        <w:tc>
          <w:tcPr>
            <w:tcW w:w="2535" w:type="pct"/>
          </w:tcPr>
          <w:p w14:paraId="10C45412"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烏頭翁</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0074F2D2"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45</w:t>
            </w:r>
          </w:p>
        </w:tc>
        <w:tc>
          <w:tcPr>
            <w:tcW w:w="1306" w:type="pct"/>
          </w:tcPr>
          <w:p w14:paraId="21940AD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4D10FD06" w14:textId="77777777" w:rsidTr="00D47637">
        <w:tblPrEx>
          <w:tblLook w:val="04A0" w:firstRow="1" w:lastRow="0" w:firstColumn="1" w:lastColumn="0" w:noHBand="0" w:noVBand="1"/>
        </w:tblPrEx>
        <w:tc>
          <w:tcPr>
            <w:tcW w:w="2535" w:type="pct"/>
          </w:tcPr>
          <w:p w14:paraId="343EFF3B"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白頭翁</w:t>
            </w:r>
            <w:r w:rsidRPr="00BD36F2">
              <w:rPr>
                <w:rFonts w:ascii="Times New Roman" w:eastAsia="標楷體" w:hAnsi="Times New Roman" w:cs="Times New Roman"/>
              </w:rPr>
              <w:t xml:space="preserve"> ※</w:t>
            </w:r>
          </w:p>
        </w:tc>
        <w:tc>
          <w:tcPr>
            <w:tcW w:w="1159" w:type="pct"/>
          </w:tcPr>
          <w:p w14:paraId="70FB09FD"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112</w:t>
            </w:r>
          </w:p>
        </w:tc>
        <w:tc>
          <w:tcPr>
            <w:tcW w:w="1306" w:type="pct"/>
          </w:tcPr>
          <w:p w14:paraId="69BB2F4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60</w:t>
            </w:r>
          </w:p>
        </w:tc>
      </w:tr>
      <w:tr w:rsidR="002747EF" w:rsidRPr="00945797" w14:paraId="6A02F55E" w14:textId="77777777" w:rsidTr="00D47637">
        <w:tblPrEx>
          <w:tblLook w:val="04A0" w:firstRow="1" w:lastRow="0" w:firstColumn="1" w:lastColumn="0" w:noHBand="0" w:noVBand="1"/>
        </w:tblPrEx>
        <w:tc>
          <w:tcPr>
            <w:tcW w:w="2535" w:type="pct"/>
          </w:tcPr>
          <w:p w14:paraId="1FC7A74C"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紅嘴黑</w:t>
            </w:r>
            <w:proofErr w:type="gramStart"/>
            <w:r w:rsidRPr="00BD36F2">
              <w:rPr>
                <w:rFonts w:ascii="Times New Roman" w:eastAsia="標楷體" w:hAnsi="Times New Roman" w:cs="Times New Roman"/>
              </w:rPr>
              <w:t>鵯</w:t>
            </w:r>
            <w:proofErr w:type="gramEnd"/>
            <w:r w:rsidRPr="00BD36F2">
              <w:rPr>
                <w:rFonts w:ascii="Times New Roman" w:eastAsia="標楷體" w:hAnsi="Times New Roman" w:cs="Times New Roman"/>
              </w:rPr>
              <w:t xml:space="preserve"> ※</w:t>
            </w:r>
          </w:p>
        </w:tc>
        <w:tc>
          <w:tcPr>
            <w:tcW w:w="1159" w:type="pct"/>
          </w:tcPr>
          <w:p w14:paraId="7CC86F5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490</w:t>
            </w:r>
          </w:p>
        </w:tc>
        <w:tc>
          <w:tcPr>
            <w:tcW w:w="1306" w:type="pct"/>
          </w:tcPr>
          <w:p w14:paraId="30633C0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100</w:t>
            </w:r>
          </w:p>
        </w:tc>
      </w:tr>
      <w:tr w:rsidR="002747EF" w:rsidRPr="00945797" w14:paraId="7294B816" w14:textId="77777777" w:rsidTr="00D47637">
        <w:tblPrEx>
          <w:tblLook w:val="04A0" w:firstRow="1" w:lastRow="0" w:firstColumn="1" w:lastColumn="0" w:noHBand="0" w:noVBand="1"/>
        </w:tblPrEx>
        <w:tc>
          <w:tcPr>
            <w:tcW w:w="2535" w:type="pct"/>
          </w:tcPr>
          <w:p w14:paraId="0E8BF7A9"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棕面鶯</w:t>
            </w:r>
            <w:proofErr w:type="gramEnd"/>
          </w:p>
        </w:tc>
        <w:tc>
          <w:tcPr>
            <w:tcW w:w="1159" w:type="pct"/>
          </w:tcPr>
          <w:p w14:paraId="26DD5CCA"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w:t>
            </w:r>
          </w:p>
        </w:tc>
        <w:tc>
          <w:tcPr>
            <w:tcW w:w="1306" w:type="pct"/>
          </w:tcPr>
          <w:p w14:paraId="153D7A9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47DE9EBA" w14:textId="77777777" w:rsidTr="00D47637">
        <w:tblPrEx>
          <w:tblLook w:val="04A0" w:firstRow="1" w:lastRow="0" w:firstColumn="1" w:lastColumn="0" w:noHBand="0" w:noVBand="1"/>
        </w:tblPrEx>
        <w:tc>
          <w:tcPr>
            <w:tcW w:w="2535" w:type="pct"/>
          </w:tcPr>
          <w:p w14:paraId="4E671DE6"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遠東樹鶯</w:t>
            </w:r>
            <w:proofErr w:type="gramEnd"/>
          </w:p>
        </w:tc>
        <w:tc>
          <w:tcPr>
            <w:tcW w:w="1159" w:type="pct"/>
          </w:tcPr>
          <w:p w14:paraId="56BF033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w:t>
            </w:r>
          </w:p>
        </w:tc>
        <w:tc>
          <w:tcPr>
            <w:tcW w:w="1306" w:type="pct"/>
          </w:tcPr>
          <w:p w14:paraId="78EA196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5DDC7EF4" w14:textId="77777777" w:rsidTr="00D47637">
        <w:tblPrEx>
          <w:tblLook w:val="04A0" w:firstRow="1" w:lastRow="0" w:firstColumn="1" w:lastColumn="0" w:noHBand="0" w:noVBand="1"/>
        </w:tblPrEx>
        <w:tc>
          <w:tcPr>
            <w:tcW w:w="2535" w:type="pct"/>
          </w:tcPr>
          <w:p w14:paraId="427C1286"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小鶯</w:t>
            </w:r>
            <w:proofErr w:type="gramEnd"/>
            <w:r w:rsidRPr="00BD36F2">
              <w:rPr>
                <w:rFonts w:ascii="Times New Roman" w:eastAsia="標楷體" w:hAnsi="Times New Roman" w:cs="Times New Roman"/>
              </w:rPr>
              <w:t xml:space="preserve"> ※</w:t>
            </w:r>
          </w:p>
        </w:tc>
        <w:tc>
          <w:tcPr>
            <w:tcW w:w="1159" w:type="pct"/>
          </w:tcPr>
          <w:p w14:paraId="1181962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w:t>
            </w:r>
          </w:p>
        </w:tc>
        <w:tc>
          <w:tcPr>
            <w:tcW w:w="1306" w:type="pct"/>
          </w:tcPr>
          <w:p w14:paraId="3368FDC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773C0B10" w14:textId="77777777" w:rsidTr="00D47637">
        <w:tblPrEx>
          <w:tblLook w:val="04A0" w:firstRow="1" w:lastRow="0" w:firstColumn="1" w:lastColumn="0" w:noHBand="0" w:noVBand="1"/>
        </w:tblPrEx>
        <w:tc>
          <w:tcPr>
            <w:tcW w:w="2535" w:type="pct"/>
          </w:tcPr>
          <w:p w14:paraId="6EFF314D"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粉紅</w:t>
            </w:r>
            <w:proofErr w:type="gramStart"/>
            <w:r w:rsidRPr="00BD36F2">
              <w:rPr>
                <w:rFonts w:ascii="Times New Roman" w:eastAsia="標楷體" w:hAnsi="Times New Roman" w:cs="Times New Roman"/>
              </w:rPr>
              <w:t>鸚</w:t>
            </w:r>
            <w:proofErr w:type="gramEnd"/>
            <w:r w:rsidRPr="00BD36F2">
              <w:rPr>
                <w:rFonts w:ascii="Times New Roman" w:eastAsia="標楷體" w:hAnsi="Times New Roman" w:cs="Times New Roman"/>
              </w:rPr>
              <w:t>嘴</w:t>
            </w:r>
            <w:r w:rsidRPr="00BD36F2">
              <w:rPr>
                <w:rFonts w:ascii="Times New Roman" w:eastAsia="標楷體" w:hAnsi="Times New Roman" w:cs="Times New Roman"/>
              </w:rPr>
              <w:t xml:space="preserve"> ※</w:t>
            </w:r>
          </w:p>
        </w:tc>
        <w:tc>
          <w:tcPr>
            <w:tcW w:w="1159" w:type="pct"/>
          </w:tcPr>
          <w:p w14:paraId="32C7F952"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w:t>
            </w:r>
          </w:p>
        </w:tc>
        <w:tc>
          <w:tcPr>
            <w:tcW w:w="1306" w:type="pct"/>
          </w:tcPr>
          <w:p w14:paraId="3CB4981B"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16251F4C" w14:textId="77777777" w:rsidTr="00D47637">
        <w:tblPrEx>
          <w:tblLook w:val="04A0" w:firstRow="1" w:lastRow="0" w:firstColumn="1" w:lastColumn="0" w:noHBand="0" w:noVBand="1"/>
        </w:tblPrEx>
        <w:tc>
          <w:tcPr>
            <w:tcW w:w="2535" w:type="pct"/>
          </w:tcPr>
          <w:p w14:paraId="55815B0C"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冠羽畫眉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Pr>
          <w:p w14:paraId="276D8D4D"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w:t>
            </w:r>
          </w:p>
        </w:tc>
        <w:tc>
          <w:tcPr>
            <w:tcW w:w="1306" w:type="pct"/>
          </w:tcPr>
          <w:p w14:paraId="30D27D7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16CCB576" w14:textId="77777777" w:rsidTr="00D47637">
        <w:tblPrEx>
          <w:tblLook w:val="04A0" w:firstRow="1" w:lastRow="0" w:firstColumn="1" w:lastColumn="0" w:noHBand="0" w:noVBand="1"/>
        </w:tblPrEx>
        <w:tc>
          <w:tcPr>
            <w:tcW w:w="2535" w:type="pct"/>
          </w:tcPr>
          <w:p w14:paraId="14A28AE6"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斯氏繡眼</w:t>
            </w:r>
          </w:p>
        </w:tc>
        <w:tc>
          <w:tcPr>
            <w:tcW w:w="1159" w:type="pct"/>
          </w:tcPr>
          <w:p w14:paraId="24AB823C"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90</w:t>
            </w:r>
          </w:p>
        </w:tc>
        <w:tc>
          <w:tcPr>
            <w:tcW w:w="1306" w:type="pct"/>
          </w:tcPr>
          <w:p w14:paraId="62B00C1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60</w:t>
            </w:r>
          </w:p>
        </w:tc>
      </w:tr>
      <w:tr w:rsidR="002747EF" w:rsidRPr="00945797" w14:paraId="5708A5BC" w14:textId="77777777" w:rsidTr="00D47637">
        <w:tblPrEx>
          <w:tblLook w:val="04A0" w:firstRow="1" w:lastRow="0" w:firstColumn="1" w:lastColumn="0" w:noHBand="0" w:noVBand="1"/>
        </w:tblPrEx>
        <w:tc>
          <w:tcPr>
            <w:tcW w:w="2535" w:type="pct"/>
          </w:tcPr>
          <w:p w14:paraId="465A20F2"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山紅頭</w:t>
            </w:r>
            <w:r w:rsidRPr="00BD36F2">
              <w:rPr>
                <w:rFonts w:ascii="Times New Roman" w:eastAsia="標楷體" w:hAnsi="Times New Roman" w:cs="Times New Roman"/>
              </w:rPr>
              <w:t xml:space="preserve"> ※</w:t>
            </w:r>
          </w:p>
        </w:tc>
        <w:tc>
          <w:tcPr>
            <w:tcW w:w="1159" w:type="pct"/>
          </w:tcPr>
          <w:p w14:paraId="6C8D087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71</w:t>
            </w:r>
          </w:p>
        </w:tc>
        <w:tc>
          <w:tcPr>
            <w:tcW w:w="1306" w:type="pct"/>
          </w:tcPr>
          <w:p w14:paraId="798AA5D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50</w:t>
            </w:r>
          </w:p>
        </w:tc>
      </w:tr>
      <w:tr w:rsidR="002747EF" w:rsidRPr="00945797" w14:paraId="3A7F9719" w14:textId="77777777" w:rsidTr="00D47637">
        <w:tblPrEx>
          <w:tblLook w:val="04A0" w:firstRow="1" w:lastRow="0" w:firstColumn="1" w:lastColumn="0" w:noHBand="0" w:noVBand="1"/>
        </w:tblPrEx>
        <w:tc>
          <w:tcPr>
            <w:tcW w:w="2535" w:type="pct"/>
          </w:tcPr>
          <w:p w14:paraId="01CAF08C"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小彎嘴</w:t>
            </w:r>
            <w:r w:rsidRPr="00BD36F2">
              <w:rPr>
                <w:rFonts w:ascii="Times New Roman" w:eastAsia="標楷體" w:hAnsi="Times New Roman" w:cs="Times New Roman"/>
              </w:rPr>
              <w:t xml:space="preserve"> </w:t>
            </w:r>
            <w:r w:rsidRPr="00BD36F2">
              <w:rPr>
                <w:rFonts w:hint="eastAsia"/>
              </w:rPr>
              <w:t>◎</w:t>
            </w:r>
          </w:p>
        </w:tc>
        <w:tc>
          <w:tcPr>
            <w:tcW w:w="1159" w:type="pct"/>
          </w:tcPr>
          <w:p w14:paraId="408E07FB"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82</w:t>
            </w:r>
          </w:p>
        </w:tc>
        <w:tc>
          <w:tcPr>
            <w:tcW w:w="1306" w:type="pct"/>
          </w:tcPr>
          <w:p w14:paraId="23D4EC72"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80</w:t>
            </w:r>
          </w:p>
        </w:tc>
      </w:tr>
      <w:tr w:rsidR="002747EF" w:rsidRPr="00945797" w14:paraId="1B0AEE80" w14:textId="77777777" w:rsidTr="00D47637">
        <w:tblPrEx>
          <w:tblLook w:val="04A0" w:firstRow="1" w:lastRow="0" w:firstColumn="1" w:lastColumn="0" w:noHBand="0" w:noVBand="1"/>
        </w:tblPrEx>
        <w:tc>
          <w:tcPr>
            <w:tcW w:w="2535" w:type="pct"/>
          </w:tcPr>
          <w:p w14:paraId="4BD47113"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大彎嘴</w:t>
            </w:r>
            <w:r w:rsidRPr="00BD36F2">
              <w:rPr>
                <w:rFonts w:ascii="Times New Roman" w:eastAsia="標楷體" w:hAnsi="Times New Roman" w:cs="Times New Roman"/>
              </w:rPr>
              <w:t xml:space="preserve"> </w:t>
            </w:r>
            <w:r w:rsidRPr="00BD36F2">
              <w:rPr>
                <w:rFonts w:hint="eastAsia"/>
              </w:rPr>
              <w:t>◎</w:t>
            </w:r>
          </w:p>
        </w:tc>
        <w:tc>
          <w:tcPr>
            <w:tcW w:w="1159" w:type="pct"/>
          </w:tcPr>
          <w:p w14:paraId="73D9155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37</w:t>
            </w:r>
          </w:p>
        </w:tc>
        <w:tc>
          <w:tcPr>
            <w:tcW w:w="1306" w:type="pct"/>
          </w:tcPr>
          <w:p w14:paraId="6A13F78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0FFF3AA9" w14:textId="77777777" w:rsidTr="00D47637">
        <w:tblPrEx>
          <w:tblLook w:val="04A0" w:firstRow="1" w:lastRow="0" w:firstColumn="1" w:lastColumn="0" w:noHBand="0" w:noVBand="1"/>
        </w:tblPrEx>
        <w:tc>
          <w:tcPr>
            <w:tcW w:w="2535" w:type="pct"/>
          </w:tcPr>
          <w:p w14:paraId="0D6C67CA"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頭烏線</w:t>
            </w:r>
            <w:proofErr w:type="gramEnd"/>
            <w:r w:rsidRPr="00BD36F2">
              <w:rPr>
                <w:rFonts w:ascii="Times New Roman" w:eastAsia="標楷體" w:hAnsi="Times New Roman" w:cs="Times New Roman"/>
              </w:rPr>
              <w:t xml:space="preserve"> ※</w:t>
            </w:r>
          </w:p>
        </w:tc>
        <w:tc>
          <w:tcPr>
            <w:tcW w:w="1159" w:type="pct"/>
          </w:tcPr>
          <w:p w14:paraId="46687918"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106</w:t>
            </w:r>
          </w:p>
        </w:tc>
        <w:tc>
          <w:tcPr>
            <w:tcW w:w="1306" w:type="pct"/>
          </w:tcPr>
          <w:p w14:paraId="30FA5E4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60</w:t>
            </w:r>
          </w:p>
        </w:tc>
      </w:tr>
      <w:tr w:rsidR="002747EF" w:rsidRPr="00945797" w14:paraId="0BA94210" w14:textId="77777777" w:rsidTr="00D47637">
        <w:tblPrEx>
          <w:tblLook w:val="04A0" w:firstRow="1" w:lastRow="0" w:firstColumn="1" w:lastColumn="0" w:noHBand="0" w:noVBand="1"/>
        </w:tblPrEx>
        <w:tc>
          <w:tcPr>
            <w:tcW w:w="2535" w:type="pct"/>
          </w:tcPr>
          <w:p w14:paraId="4D7A24B5"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繡眼畫眉</w:t>
            </w:r>
            <w:r w:rsidRPr="00BD36F2">
              <w:rPr>
                <w:rFonts w:ascii="Times New Roman" w:eastAsia="標楷體" w:hAnsi="Times New Roman" w:cs="Times New Roman"/>
              </w:rPr>
              <w:t xml:space="preserve"> </w:t>
            </w:r>
            <w:r w:rsidRPr="00BD36F2">
              <w:rPr>
                <w:rFonts w:hint="eastAsia"/>
              </w:rPr>
              <w:t>◎</w:t>
            </w:r>
          </w:p>
        </w:tc>
        <w:tc>
          <w:tcPr>
            <w:tcW w:w="1159" w:type="pct"/>
          </w:tcPr>
          <w:p w14:paraId="47E511B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250</w:t>
            </w:r>
          </w:p>
        </w:tc>
        <w:tc>
          <w:tcPr>
            <w:tcW w:w="1306" w:type="pct"/>
          </w:tcPr>
          <w:p w14:paraId="39E46FF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70</w:t>
            </w:r>
          </w:p>
        </w:tc>
      </w:tr>
      <w:tr w:rsidR="002747EF" w:rsidRPr="00945797" w14:paraId="71447E91" w14:textId="77777777" w:rsidTr="00D47637">
        <w:tblPrEx>
          <w:tblLook w:val="04A0" w:firstRow="1" w:lastRow="0" w:firstColumn="1" w:lastColumn="0" w:noHBand="0" w:noVBand="1"/>
        </w:tblPrEx>
        <w:tc>
          <w:tcPr>
            <w:tcW w:w="2535" w:type="pct"/>
          </w:tcPr>
          <w:p w14:paraId="77580AAB"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白耳畫眉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Pr>
          <w:p w14:paraId="5CCDC29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w:t>
            </w:r>
          </w:p>
        </w:tc>
        <w:tc>
          <w:tcPr>
            <w:tcW w:w="1306" w:type="pct"/>
          </w:tcPr>
          <w:p w14:paraId="5CB0449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22DAEBF4" w14:textId="77777777" w:rsidTr="00D47637">
        <w:tblPrEx>
          <w:tblLook w:val="04A0" w:firstRow="1" w:lastRow="0" w:firstColumn="1" w:lastColumn="0" w:noHBand="0" w:noVBand="1"/>
        </w:tblPrEx>
        <w:tc>
          <w:tcPr>
            <w:tcW w:w="2535" w:type="pct"/>
          </w:tcPr>
          <w:p w14:paraId="6BB86A79"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黃胸</w:t>
            </w:r>
            <w:proofErr w:type="gramStart"/>
            <w:r w:rsidRPr="00BD36F2">
              <w:rPr>
                <w:rFonts w:ascii="Times New Roman" w:eastAsia="標楷體" w:hAnsi="Times New Roman" w:cs="Times New Roman"/>
              </w:rPr>
              <w:t>藪</w:t>
            </w:r>
            <w:proofErr w:type="gramEnd"/>
            <w:r w:rsidRPr="00BD36F2">
              <w:rPr>
                <w:rFonts w:ascii="Times New Roman" w:eastAsia="標楷體" w:hAnsi="Times New Roman" w:cs="Times New Roman"/>
              </w:rPr>
              <w:t>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Pr>
          <w:p w14:paraId="61792D4D"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w:t>
            </w:r>
          </w:p>
        </w:tc>
        <w:tc>
          <w:tcPr>
            <w:tcW w:w="1306" w:type="pct"/>
          </w:tcPr>
          <w:p w14:paraId="00CBBB3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79E30162" w14:textId="77777777" w:rsidTr="00D47637">
        <w:tblPrEx>
          <w:tblLook w:val="04A0" w:firstRow="1" w:lastRow="0" w:firstColumn="1" w:lastColumn="0" w:noHBand="0" w:noVBand="1"/>
        </w:tblPrEx>
        <w:tc>
          <w:tcPr>
            <w:tcW w:w="2535" w:type="pct"/>
          </w:tcPr>
          <w:p w14:paraId="439AAC7C"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臺灣畫眉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3828B5F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7</w:t>
            </w:r>
          </w:p>
        </w:tc>
        <w:tc>
          <w:tcPr>
            <w:tcW w:w="1306" w:type="pct"/>
          </w:tcPr>
          <w:p w14:paraId="0CD8F2B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0F1E9263" w14:textId="77777777" w:rsidTr="00D47637">
        <w:tblPrEx>
          <w:tblLook w:val="04A0" w:firstRow="1" w:lastRow="0" w:firstColumn="1" w:lastColumn="0" w:noHBand="0" w:noVBand="1"/>
        </w:tblPrEx>
        <w:tc>
          <w:tcPr>
            <w:tcW w:w="2535" w:type="pct"/>
          </w:tcPr>
          <w:p w14:paraId="14B8F654"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黑喉噪眉</w:t>
            </w:r>
            <w:proofErr w:type="gramEnd"/>
          </w:p>
        </w:tc>
        <w:tc>
          <w:tcPr>
            <w:tcW w:w="1159" w:type="pct"/>
          </w:tcPr>
          <w:p w14:paraId="12C4794A"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166DD8B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44372C70" w14:textId="77777777" w:rsidTr="00D47637">
        <w:tblPrEx>
          <w:tblLook w:val="04A0" w:firstRow="1" w:lastRow="0" w:firstColumn="1" w:lastColumn="0" w:noHBand="0" w:noVBand="1"/>
        </w:tblPrEx>
        <w:tc>
          <w:tcPr>
            <w:tcW w:w="2535" w:type="pct"/>
          </w:tcPr>
          <w:p w14:paraId="22E28728"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棕噪眉</w:t>
            </w:r>
            <w:proofErr w:type="gramEnd"/>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11C7E788"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w:t>
            </w:r>
          </w:p>
        </w:tc>
        <w:tc>
          <w:tcPr>
            <w:tcW w:w="1306" w:type="pct"/>
          </w:tcPr>
          <w:p w14:paraId="3D0A038E"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59176CE2" w14:textId="77777777" w:rsidTr="00D47637">
        <w:tblPrEx>
          <w:tblLook w:val="04A0" w:firstRow="1" w:lastRow="0" w:firstColumn="1" w:lastColumn="0" w:noHBand="0" w:noVBand="1"/>
        </w:tblPrEx>
        <w:tc>
          <w:tcPr>
            <w:tcW w:w="2535" w:type="pct"/>
          </w:tcPr>
          <w:p w14:paraId="13B093F7"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亞洲輝</w:t>
            </w:r>
            <w:proofErr w:type="gramStart"/>
            <w:r w:rsidRPr="00BD36F2">
              <w:rPr>
                <w:rFonts w:ascii="Times New Roman" w:eastAsia="標楷體" w:hAnsi="Times New Roman" w:cs="Times New Roman"/>
              </w:rPr>
              <w:t>椋</w:t>
            </w:r>
            <w:proofErr w:type="gramEnd"/>
            <w:r w:rsidRPr="00BD36F2">
              <w:rPr>
                <w:rFonts w:ascii="Times New Roman" w:eastAsia="標楷體" w:hAnsi="Times New Roman" w:cs="Times New Roman"/>
              </w:rPr>
              <w:t>鳥</w:t>
            </w:r>
          </w:p>
        </w:tc>
        <w:tc>
          <w:tcPr>
            <w:tcW w:w="1159" w:type="pct"/>
          </w:tcPr>
          <w:p w14:paraId="5D7B5D4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60B69FA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2D794591" w14:textId="77777777" w:rsidTr="00D47637">
        <w:tblPrEx>
          <w:tblLook w:val="04A0" w:firstRow="1" w:lastRow="0" w:firstColumn="1" w:lastColumn="0" w:noHBand="0" w:noVBand="1"/>
        </w:tblPrEx>
        <w:tc>
          <w:tcPr>
            <w:tcW w:w="2535" w:type="pct"/>
          </w:tcPr>
          <w:p w14:paraId="72B9022D"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黑領</w:t>
            </w:r>
            <w:proofErr w:type="gramStart"/>
            <w:r w:rsidRPr="00BD36F2">
              <w:rPr>
                <w:rFonts w:ascii="Times New Roman" w:eastAsia="標楷體" w:hAnsi="Times New Roman" w:cs="Times New Roman"/>
              </w:rPr>
              <w:t>椋</w:t>
            </w:r>
            <w:proofErr w:type="gramEnd"/>
            <w:r w:rsidRPr="00BD36F2">
              <w:rPr>
                <w:rFonts w:ascii="Times New Roman" w:eastAsia="標楷體" w:hAnsi="Times New Roman" w:cs="Times New Roman"/>
              </w:rPr>
              <w:t>鳥</w:t>
            </w:r>
          </w:p>
        </w:tc>
        <w:tc>
          <w:tcPr>
            <w:tcW w:w="1159" w:type="pct"/>
          </w:tcPr>
          <w:p w14:paraId="0336995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w:t>
            </w:r>
          </w:p>
        </w:tc>
        <w:tc>
          <w:tcPr>
            <w:tcW w:w="1306" w:type="pct"/>
          </w:tcPr>
          <w:p w14:paraId="60A4CDD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2C6391F6" w14:textId="77777777" w:rsidTr="00D47637">
        <w:tblPrEx>
          <w:tblLook w:val="04A0" w:firstRow="1" w:lastRow="0" w:firstColumn="1" w:lastColumn="0" w:noHBand="0" w:noVBand="1"/>
        </w:tblPrEx>
        <w:tc>
          <w:tcPr>
            <w:tcW w:w="2535" w:type="pct"/>
          </w:tcPr>
          <w:p w14:paraId="206E8659"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灰頭</w:t>
            </w:r>
            <w:proofErr w:type="gramStart"/>
            <w:r w:rsidRPr="00BD36F2">
              <w:rPr>
                <w:rFonts w:ascii="Times New Roman" w:eastAsia="標楷體" w:hAnsi="Times New Roman" w:cs="Times New Roman"/>
              </w:rPr>
              <w:t>椋</w:t>
            </w:r>
            <w:proofErr w:type="gramEnd"/>
            <w:r w:rsidRPr="00BD36F2">
              <w:rPr>
                <w:rFonts w:ascii="Times New Roman" w:eastAsia="標楷體" w:hAnsi="Times New Roman" w:cs="Times New Roman"/>
              </w:rPr>
              <w:t>鳥</w:t>
            </w:r>
          </w:p>
        </w:tc>
        <w:tc>
          <w:tcPr>
            <w:tcW w:w="1159" w:type="pct"/>
          </w:tcPr>
          <w:p w14:paraId="5BF6E2FF"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w:t>
            </w:r>
          </w:p>
        </w:tc>
        <w:tc>
          <w:tcPr>
            <w:tcW w:w="1306" w:type="pct"/>
          </w:tcPr>
          <w:p w14:paraId="296F42D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185DB8A8" w14:textId="77777777" w:rsidTr="00D47637">
        <w:tblPrEx>
          <w:tblLook w:val="04A0" w:firstRow="1" w:lastRow="0" w:firstColumn="1" w:lastColumn="0" w:noHBand="0" w:noVBand="1"/>
        </w:tblPrEx>
        <w:tc>
          <w:tcPr>
            <w:tcW w:w="2535" w:type="pct"/>
          </w:tcPr>
          <w:p w14:paraId="02E36722"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家八哥</w:t>
            </w:r>
          </w:p>
        </w:tc>
        <w:tc>
          <w:tcPr>
            <w:tcW w:w="1159" w:type="pct"/>
          </w:tcPr>
          <w:p w14:paraId="149E7D3A"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35</w:t>
            </w:r>
          </w:p>
        </w:tc>
        <w:tc>
          <w:tcPr>
            <w:tcW w:w="1306" w:type="pct"/>
          </w:tcPr>
          <w:p w14:paraId="1F36E78C"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6E0B5083" w14:textId="77777777" w:rsidTr="00D47637">
        <w:tblPrEx>
          <w:tblLook w:val="04A0" w:firstRow="1" w:lastRow="0" w:firstColumn="1" w:lastColumn="0" w:noHBand="0" w:noVBand="1"/>
        </w:tblPrEx>
        <w:tc>
          <w:tcPr>
            <w:tcW w:w="2535" w:type="pct"/>
          </w:tcPr>
          <w:p w14:paraId="5E81D3DB"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白尾八哥</w:t>
            </w:r>
            <w:proofErr w:type="gramEnd"/>
          </w:p>
        </w:tc>
        <w:tc>
          <w:tcPr>
            <w:tcW w:w="1159" w:type="pct"/>
          </w:tcPr>
          <w:p w14:paraId="3C495F0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23</w:t>
            </w:r>
          </w:p>
        </w:tc>
        <w:tc>
          <w:tcPr>
            <w:tcW w:w="1306" w:type="pct"/>
          </w:tcPr>
          <w:p w14:paraId="65CFC02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3DC775E1" w14:textId="77777777" w:rsidTr="00D47637">
        <w:tblPrEx>
          <w:tblLook w:val="04A0" w:firstRow="1" w:lastRow="0" w:firstColumn="1" w:lastColumn="0" w:noHBand="0" w:noVBand="1"/>
        </w:tblPrEx>
        <w:tc>
          <w:tcPr>
            <w:tcW w:w="2535" w:type="pct"/>
          </w:tcPr>
          <w:p w14:paraId="431CA235"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白腰鵲鴝</w:t>
            </w:r>
            <w:proofErr w:type="gramEnd"/>
          </w:p>
        </w:tc>
        <w:tc>
          <w:tcPr>
            <w:tcW w:w="1159" w:type="pct"/>
          </w:tcPr>
          <w:p w14:paraId="3AE0DAE0"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21</w:t>
            </w:r>
          </w:p>
        </w:tc>
        <w:tc>
          <w:tcPr>
            <w:tcW w:w="1306" w:type="pct"/>
          </w:tcPr>
          <w:p w14:paraId="5F398C4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21744F95" w14:textId="77777777" w:rsidTr="00D47637">
        <w:tblPrEx>
          <w:tblLook w:val="04A0" w:firstRow="1" w:lastRow="0" w:firstColumn="1" w:lastColumn="0" w:noHBand="0" w:noVBand="1"/>
        </w:tblPrEx>
        <w:tc>
          <w:tcPr>
            <w:tcW w:w="2535" w:type="pct"/>
          </w:tcPr>
          <w:p w14:paraId="28021CC5"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臺灣紫嘯</w:t>
            </w:r>
            <w:proofErr w:type="gramStart"/>
            <w:r w:rsidRPr="00BD36F2">
              <w:rPr>
                <w:rFonts w:ascii="Times New Roman" w:eastAsia="標楷體" w:hAnsi="Times New Roman" w:cs="Times New Roman"/>
              </w:rPr>
              <w:t>鶇</w:t>
            </w:r>
            <w:proofErr w:type="gramEnd"/>
            <w:r w:rsidRPr="00BD36F2">
              <w:rPr>
                <w:rFonts w:ascii="Times New Roman" w:eastAsia="標楷體" w:hAnsi="Times New Roman" w:cs="Times New Roman"/>
              </w:rPr>
              <w:t xml:space="preserve"> </w:t>
            </w:r>
            <w:r w:rsidRPr="00BD36F2">
              <w:rPr>
                <w:rFonts w:hint="eastAsia"/>
              </w:rPr>
              <w:t>◎</w:t>
            </w:r>
          </w:p>
        </w:tc>
        <w:tc>
          <w:tcPr>
            <w:tcW w:w="1159" w:type="pct"/>
          </w:tcPr>
          <w:p w14:paraId="1D00A83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c>
          <w:tcPr>
            <w:tcW w:w="1306" w:type="pct"/>
          </w:tcPr>
          <w:p w14:paraId="3D41D42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30</w:t>
            </w:r>
          </w:p>
        </w:tc>
      </w:tr>
      <w:tr w:rsidR="002747EF" w:rsidRPr="00945797" w14:paraId="295EA7C1" w14:textId="77777777" w:rsidTr="00D47637">
        <w:tblPrEx>
          <w:tblLook w:val="04A0" w:firstRow="1" w:lastRow="0" w:firstColumn="1" w:lastColumn="0" w:noHBand="0" w:noVBand="1"/>
        </w:tblPrEx>
        <w:tc>
          <w:tcPr>
            <w:tcW w:w="2535" w:type="pct"/>
          </w:tcPr>
          <w:p w14:paraId="061DCD31"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白尾</w:t>
            </w:r>
            <w:proofErr w:type="gramStart"/>
            <w:r w:rsidRPr="00BD36F2">
              <w:rPr>
                <w:rFonts w:ascii="Times New Roman" w:eastAsia="標楷體" w:hAnsi="Times New Roman" w:cs="Times New Roman"/>
              </w:rPr>
              <w:t>鴝</w:t>
            </w:r>
            <w:proofErr w:type="gramEnd"/>
            <w:r w:rsidRPr="00BD36F2">
              <w:rPr>
                <w:rFonts w:ascii="Times New Roman" w:eastAsia="標楷體" w:hAnsi="Times New Roman" w:cs="Times New Roman"/>
              </w:rPr>
              <w:t xml:space="preserve"> ※ III</w:t>
            </w:r>
          </w:p>
        </w:tc>
        <w:tc>
          <w:tcPr>
            <w:tcW w:w="1159" w:type="pct"/>
          </w:tcPr>
          <w:p w14:paraId="2ACC147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3</w:t>
            </w:r>
          </w:p>
        </w:tc>
        <w:tc>
          <w:tcPr>
            <w:tcW w:w="1306" w:type="pct"/>
          </w:tcPr>
          <w:p w14:paraId="7239AAE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10E667A2" w14:textId="77777777" w:rsidTr="00D47637">
        <w:tblPrEx>
          <w:tblLook w:val="04A0" w:firstRow="1" w:lastRow="0" w:firstColumn="1" w:lastColumn="0" w:noHBand="0" w:noVBand="1"/>
        </w:tblPrEx>
        <w:tc>
          <w:tcPr>
            <w:tcW w:w="2535" w:type="pct"/>
          </w:tcPr>
          <w:p w14:paraId="2F565B60"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黃胸青</w:t>
            </w:r>
            <w:proofErr w:type="gramStart"/>
            <w:r w:rsidRPr="00BD36F2">
              <w:rPr>
                <w:rFonts w:ascii="Times New Roman" w:eastAsia="標楷體" w:hAnsi="Times New Roman" w:cs="Times New Roman"/>
              </w:rPr>
              <w:t>鶲</w:t>
            </w:r>
            <w:proofErr w:type="gramEnd"/>
            <w:r w:rsidRPr="00BD36F2">
              <w:rPr>
                <w:rFonts w:ascii="Times New Roman" w:eastAsia="標楷體" w:hAnsi="Times New Roman" w:cs="Times New Roman"/>
              </w:rPr>
              <w:t xml:space="preserve"> ※</w:t>
            </w:r>
          </w:p>
        </w:tc>
        <w:tc>
          <w:tcPr>
            <w:tcW w:w="1159" w:type="pct"/>
          </w:tcPr>
          <w:p w14:paraId="4CEC3FF1"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1E5DD5F9"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1AE0BCCB" w14:textId="77777777" w:rsidTr="00D47637">
        <w:tblPrEx>
          <w:tblLook w:val="04A0" w:firstRow="1" w:lastRow="0" w:firstColumn="1" w:lastColumn="0" w:noHBand="0" w:noVBand="1"/>
        </w:tblPrEx>
        <w:tc>
          <w:tcPr>
            <w:tcW w:w="2535" w:type="pct"/>
          </w:tcPr>
          <w:p w14:paraId="722271D6" w14:textId="77777777" w:rsidR="002747EF" w:rsidRPr="00BD36F2" w:rsidRDefault="002747EF" w:rsidP="000E1A8F">
            <w:pPr>
              <w:jc w:val="left"/>
              <w:rPr>
                <w:rFonts w:ascii="Times New Roman" w:eastAsia="標楷體" w:hAnsi="Times New Roman" w:cs="Times New Roman"/>
              </w:rPr>
            </w:pPr>
            <w:proofErr w:type="gramStart"/>
            <w:r w:rsidRPr="00BD36F2">
              <w:rPr>
                <w:rFonts w:ascii="Times New Roman" w:eastAsia="標楷體" w:hAnsi="Times New Roman" w:cs="Times New Roman"/>
              </w:rPr>
              <w:t>綠啄花</w:t>
            </w:r>
            <w:proofErr w:type="gramEnd"/>
            <w:r w:rsidRPr="00BD36F2">
              <w:rPr>
                <w:rFonts w:ascii="Times New Roman" w:eastAsia="標楷體" w:hAnsi="Times New Roman" w:cs="Times New Roman"/>
              </w:rPr>
              <w:t xml:space="preserve"> ※</w:t>
            </w:r>
          </w:p>
        </w:tc>
        <w:tc>
          <w:tcPr>
            <w:tcW w:w="1159" w:type="pct"/>
          </w:tcPr>
          <w:p w14:paraId="054033A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0B0A07FA"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1221BF03" w14:textId="77777777" w:rsidTr="00D47637">
        <w:tblPrEx>
          <w:tblLook w:val="04A0" w:firstRow="1" w:lastRow="0" w:firstColumn="1" w:lastColumn="0" w:noHBand="0" w:noVBand="1"/>
        </w:tblPrEx>
        <w:tc>
          <w:tcPr>
            <w:tcW w:w="2535" w:type="pct"/>
          </w:tcPr>
          <w:p w14:paraId="3AB76959"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斑文鳥</w:t>
            </w:r>
          </w:p>
        </w:tc>
        <w:tc>
          <w:tcPr>
            <w:tcW w:w="1159" w:type="pct"/>
          </w:tcPr>
          <w:p w14:paraId="31A77A5D"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6</w:t>
            </w:r>
          </w:p>
        </w:tc>
        <w:tc>
          <w:tcPr>
            <w:tcW w:w="1306" w:type="pct"/>
          </w:tcPr>
          <w:p w14:paraId="010E06A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3255A6C0" w14:textId="77777777" w:rsidTr="00D47637">
        <w:tblPrEx>
          <w:tblLook w:val="04A0" w:firstRow="1" w:lastRow="0" w:firstColumn="1" w:lastColumn="0" w:noHBand="0" w:noVBand="1"/>
        </w:tblPrEx>
        <w:tc>
          <w:tcPr>
            <w:tcW w:w="2535" w:type="pct"/>
          </w:tcPr>
          <w:p w14:paraId="33A98C1E" w14:textId="2E0ACB51" w:rsidR="002747EF" w:rsidRPr="00BD36F2" w:rsidRDefault="008C7090" w:rsidP="000E1A8F">
            <w:pPr>
              <w:jc w:val="left"/>
              <w:rPr>
                <w:rFonts w:ascii="Times New Roman" w:eastAsia="標楷體" w:hAnsi="Times New Roman" w:cs="Times New Roman"/>
              </w:rPr>
            </w:pPr>
            <w:r>
              <w:rPr>
                <w:rFonts w:ascii="Times New Roman" w:eastAsia="標楷體" w:hAnsi="Times New Roman" w:cs="Times New Roman"/>
              </w:rPr>
              <w:t>黃</w:t>
            </w:r>
            <w:proofErr w:type="gramStart"/>
            <w:r>
              <w:rPr>
                <w:rFonts w:ascii="Times New Roman" w:eastAsia="標楷體" w:hAnsi="Times New Roman" w:cs="Times New Roman"/>
              </w:rPr>
              <w:t>鶺鴒</w:t>
            </w:r>
            <w:proofErr w:type="gramEnd"/>
            <w:r>
              <w:rPr>
                <w:rFonts w:ascii="Times New Roman" w:eastAsia="標楷體" w:hAnsi="Times New Roman" w:cs="Times New Roman"/>
              </w:rPr>
              <w:t xml:space="preserve"> </w:t>
            </w:r>
            <w:r>
              <w:rPr>
                <w:rFonts w:ascii="Segoe UI Symbol" w:eastAsia="標楷體" w:hAnsi="Segoe UI Symbol" w:cs="Segoe UI Symbol"/>
              </w:rPr>
              <w:t>★</w:t>
            </w:r>
          </w:p>
        </w:tc>
        <w:tc>
          <w:tcPr>
            <w:tcW w:w="1159" w:type="pct"/>
          </w:tcPr>
          <w:p w14:paraId="2FC3E92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w:t>
            </w:r>
          </w:p>
        </w:tc>
        <w:tc>
          <w:tcPr>
            <w:tcW w:w="1306" w:type="pct"/>
          </w:tcPr>
          <w:p w14:paraId="09D4588C"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4F731AAC" w14:textId="77777777" w:rsidTr="00D47637">
        <w:tblPrEx>
          <w:tblLook w:val="04A0" w:firstRow="1" w:lastRow="0" w:firstColumn="1" w:lastColumn="0" w:noHBand="0" w:noVBand="1"/>
        </w:tblPrEx>
        <w:tc>
          <w:tcPr>
            <w:tcW w:w="2535" w:type="pct"/>
          </w:tcPr>
          <w:p w14:paraId="1AEAD235"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麻雀</w:t>
            </w:r>
          </w:p>
        </w:tc>
        <w:tc>
          <w:tcPr>
            <w:tcW w:w="1159" w:type="pct"/>
          </w:tcPr>
          <w:p w14:paraId="2ED2646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54</w:t>
            </w:r>
          </w:p>
        </w:tc>
        <w:tc>
          <w:tcPr>
            <w:tcW w:w="1306" w:type="pct"/>
          </w:tcPr>
          <w:p w14:paraId="58625566"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25C82F92" w14:textId="77777777" w:rsidTr="00D47637">
        <w:tblPrEx>
          <w:tblLook w:val="04A0" w:firstRow="1" w:lastRow="0" w:firstColumn="1" w:lastColumn="0" w:noHBand="0" w:noVBand="1"/>
        </w:tblPrEx>
        <w:tc>
          <w:tcPr>
            <w:tcW w:w="2535" w:type="pct"/>
          </w:tcPr>
          <w:p w14:paraId="0DD3128D"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灰</w:t>
            </w:r>
            <w:proofErr w:type="gramStart"/>
            <w:r w:rsidRPr="00BD36F2">
              <w:rPr>
                <w:rFonts w:ascii="Times New Roman" w:eastAsia="標楷體" w:hAnsi="Times New Roman" w:cs="Times New Roman"/>
              </w:rPr>
              <w:t>鶺鴒</w:t>
            </w:r>
            <w:proofErr w:type="gramEnd"/>
          </w:p>
        </w:tc>
        <w:tc>
          <w:tcPr>
            <w:tcW w:w="1159" w:type="pct"/>
          </w:tcPr>
          <w:p w14:paraId="1AD574B7"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w:t>
            </w:r>
          </w:p>
        </w:tc>
        <w:tc>
          <w:tcPr>
            <w:tcW w:w="1306" w:type="pct"/>
          </w:tcPr>
          <w:p w14:paraId="09EB5FD5"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20</w:t>
            </w:r>
          </w:p>
        </w:tc>
      </w:tr>
      <w:tr w:rsidR="002747EF" w:rsidRPr="00945797" w14:paraId="2F73F4C8" w14:textId="77777777" w:rsidTr="00D47637">
        <w:tblPrEx>
          <w:tblLook w:val="04A0" w:firstRow="1" w:lastRow="0" w:firstColumn="1" w:lastColumn="0" w:noHBand="0" w:noVBand="1"/>
        </w:tblPrEx>
        <w:tc>
          <w:tcPr>
            <w:tcW w:w="2535" w:type="pct"/>
          </w:tcPr>
          <w:p w14:paraId="0BD5A891"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白</w:t>
            </w:r>
            <w:proofErr w:type="gramStart"/>
            <w:r w:rsidRPr="00BD36F2">
              <w:rPr>
                <w:rFonts w:ascii="Times New Roman" w:eastAsia="標楷體" w:hAnsi="Times New Roman" w:cs="Times New Roman"/>
              </w:rPr>
              <w:t>鶺鴒</w:t>
            </w:r>
            <w:proofErr w:type="gramEnd"/>
          </w:p>
        </w:tc>
        <w:tc>
          <w:tcPr>
            <w:tcW w:w="1159" w:type="pct"/>
          </w:tcPr>
          <w:p w14:paraId="749751FB"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w:t>
            </w:r>
          </w:p>
        </w:tc>
        <w:tc>
          <w:tcPr>
            <w:tcW w:w="1306" w:type="pct"/>
          </w:tcPr>
          <w:p w14:paraId="6C310404"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10</w:t>
            </w:r>
          </w:p>
        </w:tc>
      </w:tr>
      <w:tr w:rsidR="002747EF" w:rsidRPr="00945797" w14:paraId="298525B9" w14:textId="77777777" w:rsidTr="00D47637">
        <w:tblPrEx>
          <w:tblLook w:val="04A0" w:firstRow="1" w:lastRow="0" w:firstColumn="1" w:lastColumn="0" w:noHBand="0" w:noVBand="1"/>
        </w:tblPrEx>
        <w:tc>
          <w:tcPr>
            <w:tcW w:w="2535" w:type="pct"/>
          </w:tcPr>
          <w:p w14:paraId="0EB26FD0" w14:textId="77777777" w:rsidR="002747EF" w:rsidRPr="00BD36F2" w:rsidRDefault="002747EF" w:rsidP="000E1A8F">
            <w:pPr>
              <w:jc w:val="left"/>
              <w:rPr>
                <w:rFonts w:ascii="Times New Roman" w:eastAsia="標楷體" w:hAnsi="Times New Roman" w:cs="Times New Roman"/>
              </w:rPr>
            </w:pPr>
            <w:r w:rsidRPr="00BD36F2">
              <w:rPr>
                <w:rFonts w:ascii="Times New Roman" w:eastAsia="標楷體" w:hAnsi="Times New Roman" w:cs="Times New Roman"/>
              </w:rPr>
              <w:t>雞</w:t>
            </w:r>
          </w:p>
        </w:tc>
        <w:tc>
          <w:tcPr>
            <w:tcW w:w="1159" w:type="pct"/>
          </w:tcPr>
          <w:p w14:paraId="16CDBCA8"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4</w:t>
            </w:r>
          </w:p>
        </w:tc>
        <w:tc>
          <w:tcPr>
            <w:tcW w:w="1306" w:type="pct"/>
          </w:tcPr>
          <w:p w14:paraId="6DCB40E3" w14:textId="77777777" w:rsidR="002747EF" w:rsidRPr="00945797" w:rsidRDefault="002747EF" w:rsidP="000E1A8F">
            <w:pPr>
              <w:rPr>
                <w:rFonts w:ascii="Times New Roman" w:hAnsi="Times New Roman" w:cs="Times New Roman"/>
              </w:rPr>
            </w:pPr>
            <w:r w:rsidRPr="00945797">
              <w:rPr>
                <w:rFonts w:ascii="Times New Roman" w:hAnsi="Times New Roman" w:cs="Times New Roman"/>
              </w:rPr>
              <w:t>0</w:t>
            </w:r>
          </w:p>
        </w:tc>
      </w:tr>
      <w:tr w:rsidR="002747EF" w:rsidRPr="00945797" w14:paraId="603B8D6B" w14:textId="77777777" w:rsidTr="00D47637">
        <w:tblPrEx>
          <w:tblLook w:val="04A0" w:firstRow="1" w:lastRow="0" w:firstColumn="1" w:lastColumn="0" w:noHBand="0" w:noVBand="1"/>
        </w:tblPrEx>
        <w:tc>
          <w:tcPr>
            <w:tcW w:w="2535" w:type="pct"/>
          </w:tcPr>
          <w:p w14:paraId="7404FB5A" w14:textId="77777777" w:rsidR="002747EF" w:rsidRPr="00BD36F2" w:rsidRDefault="002747EF"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159" w:type="pct"/>
          </w:tcPr>
          <w:p w14:paraId="6ACD9B20" w14:textId="77777777" w:rsidR="002747EF" w:rsidRPr="00945797" w:rsidRDefault="002747EF" w:rsidP="000E1A8F">
            <w:pPr>
              <w:rPr>
                <w:rFonts w:ascii="Times New Roman" w:hAnsi="Times New Roman" w:cs="Times New Roman"/>
              </w:rPr>
            </w:pPr>
            <w:r w:rsidRPr="00435BF8">
              <w:rPr>
                <w:rFonts w:ascii="Times New Roman" w:eastAsia="標楷體" w:hAnsi="Times New Roman" w:cs="Times New Roman"/>
              </w:rPr>
              <w:t>2</w:t>
            </w:r>
            <w:r>
              <w:rPr>
                <w:rFonts w:ascii="Times New Roman" w:eastAsia="標楷體" w:hAnsi="Times New Roman" w:cs="Times New Roman" w:hint="eastAsia"/>
              </w:rPr>
              <w:t>,</w:t>
            </w:r>
            <w:r w:rsidRPr="00435BF8">
              <w:rPr>
                <w:rFonts w:ascii="Times New Roman" w:eastAsia="標楷體" w:hAnsi="Times New Roman" w:cs="Times New Roman"/>
              </w:rPr>
              <w:t>657</w:t>
            </w:r>
          </w:p>
        </w:tc>
        <w:tc>
          <w:tcPr>
            <w:tcW w:w="1306" w:type="pct"/>
          </w:tcPr>
          <w:p w14:paraId="6CC51821" w14:textId="77777777" w:rsidR="002747EF" w:rsidRPr="00945797" w:rsidRDefault="002747EF" w:rsidP="000E1A8F">
            <w:pPr>
              <w:rPr>
                <w:rFonts w:ascii="Times New Roman" w:hAnsi="Times New Roman" w:cs="Times New Roman"/>
              </w:rPr>
            </w:pPr>
          </w:p>
        </w:tc>
      </w:tr>
    </w:tbl>
    <w:p w14:paraId="5097CED8" w14:textId="77777777" w:rsidR="002747EF" w:rsidRDefault="002747EF" w:rsidP="007D0304">
      <w:pPr>
        <w:suppressAutoHyphens/>
        <w:rPr>
          <w:rFonts w:ascii="Times New Roman" w:eastAsia="標楷體" w:hAnsi="Times New Roman" w:cs="Times New Roman"/>
          <w:color w:val="4472C4" w:themeColor="accent5"/>
        </w:rPr>
      </w:pPr>
    </w:p>
    <w:p w14:paraId="6668DF66" w14:textId="0BD39F6D" w:rsidR="007D0304" w:rsidRPr="00DC66F5" w:rsidRDefault="007D0304" w:rsidP="007D0304">
      <w:pPr>
        <w:suppressAutoHyphens/>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604F4909" w14:textId="40817473" w:rsidR="007D0304" w:rsidRPr="00D47637" w:rsidRDefault="006C1F10" w:rsidP="007D0304">
      <w:pPr>
        <w:rPr>
          <w:rFonts w:ascii="Times New Roman" w:eastAsia="標楷體" w:hAnsi="Times New Roman"/>
        </w:rPr>
      </w:pPr>
      <w:bookmarkStart w:id="100" w:name="_Toc187943655"/>
      <w:r w:rsidRPr="00D47637">
        <w:rPr>
          <w:rFonts w:ascii="Times New Roman" w:eastAsia="標楷體" w:hAnsi="Times New Roman" w:cs="Times New Roman" w:hint="eastAsia"/>
        </w:rPr>
        <w:t>附表</w:t>
      </w:r>
      <w:r w:rsidRPr="00D47637">
        <w:rPr>
          <w:rFonts w:ascii="Times New Roman" w:eastAsia="標楷體" w:hAnsi="Times New Roman" w:cs="Times New Roman"/>
        </w:rPr>
        <w:t>4</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7C6AAC" w:rsidRPr="00D47637">
        <w:rPr>
          <w:rFonts w:ascii="Times New Roman" w:eastAsia="標楷體" w:hAnsi="Times New Roman"/>
        </w:rPr>
        <w:t>5</w:t>
      </w:r>
      <w:r w:rsidR="007D0304" w:rsidRPr="00D47637">
        <w:rPr>
          <w:rFonts w:ascii="Times New Roman" w:eastAsia="標楷體" w:hAnsi="Times New Roman" w:hint="eastAsia"/>
        </w:rPr>
        <w:t>年</w:t>
      </w:r>
      <w:r w:rsidR="00F33FAB"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w:t>
      </w:r>
      <w:bookmarkStart w:id="101" w:name="_Hlk200618366"/>
      <w:r w:rsidR="007D0304" w:rsidRPr="00D47637">
        <w:rPr>
          <w:rFonts w:ascii="Times New Roman" w:eastAsia="標楷體" w:hAnsi="Times New Roman" w:hint="eastAsia"/>
        </w:rPr>
        <w:t>中高海拔樣區</w:t>
      </w:r>
      <w:r w:rsidR="007D0304" w:rsidRPr="00D47637">
        <w:rPr>
          <w:rFonts w:ascii="Times New Roman" w:eastAsia="標楷體" w:hAnsi="Times New Roman"/>
        </w:rPr>
        <w:t>(</w:t>
      </w:r>
      <w:r w:rsidR="007D0304" w:rsidRPr="00D47637">
        <w:rPr>
          <w:rFonts w:ascii="Times New Roman" w:eastAsia="標楷體" w:hAnsi="Times New Roman" w:hint="eastAsia"/>
        </w:rPr>
        <w:t>海拔</w:t>
      </w:r>
      <w:r w:rsidR="007D0304" w:rsidRPr="00D47637">
        <w:rPr>
          <w:rFonts w:ascii="Times New Roman" w:eastAsia="標楷體" w:hAnsi="Times New Roman"/>
        </w:rPr>
        <w:t>&gt;1,000m)</w:t>
      </w:r>
      <w:bookmarkEnd w:id="101"/>
      <w:r w:rsidR="007D0304" w:rsidRPr="00D47637">
        <w:rPr>
          <w:rFonts w:ascii="Times New Roman" w:eastAsia="標楷體" w:hAnsi="Times New Roman" w:hint="eastAsia"/>
        </w:rPr>
        <w:t>記錄的鳥種名錄、數量</w:t>
      </w:r>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r w:rsidR="007D0304" w:rsidRPr="00D47637">
        <w:rPr>
          <w:rFonts w:ascii="Times New Roman" w:eastAsia="標楷體" w:hAnsi="Times New Roman" w:hint="eastAsia"/>
        </w:rPr>
        <w:t>及樣區占比</w:t>
      </w:r>
      <w:bookmarkEnd w:id="100"/>
    </w:p>
    <w:tbl>
      <w:tblPr>
        <w:tblStyle w:val="afff9"/>
        <w:tblW w:w="5000" w:type="pct"/>
        <w:tblLook w:val="0420" w:firstRow="1" w:lastRow="0" w:firstColumn="0" w:lastColumn="0" w:noHBand="0" w:noVBand="1"/>
      </w:tblPr>
      <w:tblGrid>
        <w:gridCol w:w="3761"/>
        <w:gridCol w:w="2115"/>
        <w:gridCol w:w="2430"/>
      </w:tblGrid>
      <w:tr w:rsidR="007C6AAC" w:rsidRPr="00D931E0" w14:paraId="03BAB9C0" w14:textId="77777777" w:rsidTr="00D47637">
        <w:tc>
          <w:tcPr>
            <w:tcW w:w="2264" w:type="pct"/>
            <w:tcBorders>
              <w:top w:val="single" w:sz="4" w:space="0" w:color="auto"/>
              <w:bottom w:val="single" w:sz="4" w:space="0" w:color="auto"/>
            </w:tcBorders>
          </w:tcPr>
          <w:p w14:paraId="689224CE"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鳥種</w:t>
            </w:r>
          </w:p>
        </w:tc>
        <w:tc>
          <w:tcPr>
            <w:tcW w:w="1273" w:type="pct"/>
            <w:tcBorders>
              <w:top w:val="single" w:sz="4" w:space="0" w:color="auto"/>
              <w:bottom w:val="single" w:sz="4" w:space="0" w:color="auto"/>
            </w:tcBorders>
          </w:tcPr>
          <w:p w14:paraId="56960D62"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proofErr w:type="gramStart"/>
            <w:r w:rsidRPr="00D931E0">
              <w:rPr>
                <w:rFonts w:ascii="Times New Roman" w:eastAsia="標楷體" w:hAnsi="Times New Roman" w:cs="Times New Roman"/>
              </w:rPr>
              <w:t>隻次</w:t>
            </w:r>
            <w:proofErr w:type="gramEnd"/>
            <w:r w:rsidRPr="00D931E0">
              <w:rPr>
                <w:rFonts w:ascii="Times New Roman" w:eastAsia="標楷體" w:hAnsi="Times New Roman" w:cs="Times New Roman"/>
              </w:rPr>
              <w:t>)</w:t>
            </w:r>
          </w:p>
        </w:tc>
        <w:tc>
          <w:tcPr>
            <w:tcW w:w="1463" w:type="pct"/>
            <w:tcBorders>
              <w:top w:val="single" w:sz="4" w:space="0" w:color="auto"/>
              <w:bottom w:val="single" w:sz="4" w:space="0" w:color="auto"/>
            </w:tcBorders>
          </w:tcPr>
          <w:p w14:paraId="558C558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7C6AAC" w:rsidRPr="00D931E0" w14:paraId="26E77C69" w14:textId="77777777" w:rsidTr="00D47637">
        <w:tc>
          <w:tcPr>
            <w:tcW w:w="2264" w:type="pct"/>
            <w:tcBorders>
              <w:top w:val="single" w:sz="4" w:space="0" w:color="auto"/>
            </w:tcBorders>
          </w:tcPr>
          <w:p w14:paraId="2D749EB8"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臺灣山鷓鴣</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Borders>
              <w:top w:val="single" w:sz="4" w:space="0" w:color="auto"/>
            </w:tcBorders>
          </w:tcPr>
          <w:p w14:paraId="1F688B0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82</w:t>
            </w:r>
          </w:p>
        </w:tc>
        <w:tc>
          <w:tcPr>
            <w:tcW w:w="1463" w:type="pct"/>
            <w:tcBorders>
              <w:top w:val="single" w:sz="4" w:space="0" w:color="auto"/>
            </w:tcBorders>
          </w:tcPr>
          <w:p w14:paraId="08AB18E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30F700E5" w14:textId="77777777" w:rsidTr="00D47637">
        <w:tc>
          <w:tcPr>
            <w:tcW w:w="2264" w:type="pct"/>
          </w:tcPr>
          <w:p w14:paraId="199C92DA"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黑長尾雉</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8DB39D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6D45FC9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79CC8C0E" w14:textId="77777777" w:rsidTr="00D47637">
        <w:tc>
          <w:tcPr>
            <w:tcW w:w="2264" w:type="pct"/>
          </w:tcPr>
          <w:p w14:paraId="0EEA3047"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藍腹</w:t>
            </w:r>
            <w:proofErr w:type="gramStart"/>
            <w:r w:rsidRPr="00D931E0">
              <w:rPr>
                <w:rFonts w:ascii="Times New Roman" w:eastAsia="標楷體" w:hAnsi="Times New Roman" w:cs="Times New Roman"/>
              </w:rPr>
              <w:t>鷴</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7AE328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50D440F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57400DD" w14:textId="77777777" w:rsidTr="00D47637">
        <w:tc>
          <w:tcPr>
            <w:tcW w:w="2264" w:type="pct"/>
          </w:tcPr>
          <w:p w14:paraId="3725F6DD"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臺灣竹雞</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28B675A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35</w:t>
            </w:r>
          </w:p>
        </w:tc>
        <w:tc>
          <w:tcPr>
            <w:tcW w:w="1463" w:type="pct"/>
          </w:tcPr>
          <w:p w14:paraId="7ACD6A4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1200CFCC" w14:textId="77777777" w:rsidTr="00D47637">
        <w:tc>
          <w:tcPr>
            <w:tcW w:w="2264" w:type="pct"/>
          </w:tcPr>
          <w:p w14:paraId="3E51DF8C"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灰林鴿</w:t>
            </w:r>
            <w:proofErr w:type="gramEnd"/>
            <w:r w:rsidRPr="00D931E0">
              <w:rPr>
                <w:rFonts w:ascii="Times New Roman" w:eastAsia="標楷體" w:hAnsi="Times New Roman" w:cs="Times New Roman"/>
              </w:rPr>
              <w:t xml:space="preserve"> </w:t>
            </w:r>
          </w:p>
        </w:tc>
        <w:tc>
          <w:tcPr>
            <w:tcW w:w="1273" w:type="pct"/>
          </w:tcPr>
          <w:p w14:paraId="3E0851D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c>
          <w:tcPr>
            <w:tcW w:w="1463" w:type="pct"/>
          </w:tcPr>
          <w:p w14:paraId="603951B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739805E" w14:textId="77777777" w:rsidTr="00D47637">
        <w:tc>
          <w:tcPr>
            <w:tcW w:w="2264" w:type="pct"/>
          </w:tcPr>
          <w:p w14:paraId="44307151"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金背</w:t>
            </w:r>
            <w:proofErr w:type="gramStart"/>
            <w:r w:rsidRPr="00D931E0">
              <w:rPr>
                <w:rFonts w:ascii="Times New Roman" w:eastAsia="標楷體" w:hAnsi="Times New Roman" w:cs="Times New Roman"/>
              </w:rPr>
              <w:t>鳩</w:t>
            </w:r>
            <w:proofErr w:type="gramEnd"/>
            <w:r w:rsidRPr="00D931E0">
              <w:rPr>
                <w:rFonts w:ascii="Times New Roman" w:eastAsia="標楷體" w:hAnsi="Times New Roman" w:cs="Times New Roman"/>
              </w:rPr>
              <w:t xml:space="preserve"> ※ </w:t>
            </w:r>
          </w:p>
        </w:tc>
        <w:tc>
          <w:tcPr>
            <w:tcW w:w="1273" w:type="pct"/>
          </w:tcPr>
          <w:p w14:paraId="4625D94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w:t>
            </w:r>
          </w:p>
        </w:tc>
        <w:tc>
          <w:tcPr>
            <w:tcW w:w="1463" w:type="pct"/>
          </w:tcPr>
          <w:p w14:paraId="350C62D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00BCBCE" w14:textId="77777777" w:rsidTr="00D47637">
        <w:tc>
          <w:tcPr>
            <w:tcW w:w="2264" w:type="pct"/>
          </w:tcPr>
          <w:p w14:paraId="33FE65F3"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綠</w:t>
            </w:r>
            <w:proofErr w:type="gramStart"/>
            <w:r w:rsidRPr="00D931E0">
              <w:rPr>
                <w:rFonts w:ascii="Times New Roman" w:eastAsia="標楷體" w:hAnsi="Times New Roman" w:cs="Times New Roman"/>
              </w:rPr>
              <w:t>鳩</w:t>
            </w:r>
            <w:proofErr w:type="gramEnd"/>
            <w:r w:rsidRPr="00D931E0">
              <w:rPr>
                <w:rFonts w:ascii="Times New Roman" w:eastAsia="標楷體" w:hAnsi="Times New Roman" w:cs="Times New Roman"/>
              </w:rPr>
              <w:t xml:space="preserve"> </w:t>
            </w:r>
          </w:p>
        </w:tc>
        <w:tc>
          <w:tcPr>
            <w:tcW w:w="1273" w:type="pct"/>
          </w:tcPr>
          <w:p w14:paraId="472FD62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21</w:t>
            </w:r>
          </w:p>
        </w:tc>
        <w:tc>
          <w:tcPr>
            <w:tcW w:w="1463" w:type="pct"/>
          </w:tcPr>
          <w:p w14:paraId="1138186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016B3383" w14:textId="77777777" w:rsidTr="00D47637">
        <w:tc>
          <w:tcPr>
            <w:tcW w:w="2264" w:type="pct"/>
          </w:tcPr>
          <w:p w14:paraId="4F9668C3"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紅頭綠</w:t>
            </w:r>
            <w:proofErr w:type="gramStart"/>
            <w:r w:rsidRPr="00D931E0">
              <w:rPr>
                <w:rFonts w:ascii="Times New Roman" w:eastAsia="標楷體" w:hAnsi="Times New Roman" w:cs="Times New Roman"/>
              </w:rPr>
              <w:t>鳩</w:t>
            </w:r>
            <w:proofErr w:type="gramEnd"/>
            <w:r w:rsidRPr="00D931E0">
              <w:rPr>
                <w:rFonts w:ascii="Times New Roman" w:eastAsia="標楷體" w:hAnsi="Times New Roman" w:cs="Times New Roman"/>
              </w:rPr>
              <w:t xml:space="preserve"> ※ II</w:t>
            </w:r>
          </w:p>
        </w:tc>
        <w:tc>
          <w:tcPr>
            <w:tcW w:w="1273" w:type="pct"/>
          </w:tcPr>
          <w:p w14:paraId="5BA9EC7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w:t>
            </w:r>
          </w:p>
        </w:tc>
        <w:tc>
          <w:tcPr>
            <w:tcW w:w="1463" w:type="pct"/>
          </w:tcPr>
          <w:p w14:paraId="20E161A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0C3107C4" w14:textId="77777777" w:rsidTr="00D47637">
        <w:tc>
          <w:tcPr>
            <w:tcW w:w="2264" w:type="pct"/>
          </w:tcPr>
          <w:p w14:paraId="08A3C9C9"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鷹</w:t>
            </w:r>
            <w:proofErr w:type="gramStart"/>
            <w:r w:rsidRPr="00D931E0">
              <w:rPr>
                <w:rFonts w:ascii="Times New Roman" w:eastAsia="標楷體" w:hAnsi="Times New Roman" w:cs="Times New Roman"/>
              </w:rPr>
              <w:t>鵑</w:t>
            </w:r>
            <w:proofErr w:type="gramEnd"/>
            <w:r w:rsidRPr="00D931E0">
              <w:rPr>
                <w:rFonts w:ascii="Times New Roman" w:eastAsia="標楷體" w:hAnsi="Times New Roman" w:cs="Times New Roman"/>
              </w:rPr>
              <w:t xml:space="preserve"> </w:t>
            </w:r>
          </w:p>
        </w:tc>
        <w:tc>
          <w:tcPr>
            <w:tcW w:w="1273" w:type="pct"/>
          </w:tcPr>
          <w:p w14:paraId="0287016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41</w:t>
            </w:r>
          </w:p>
        </w:tc>
        <w:tc>
          <w:tcPr>
            <w:tcW w:w="1463" w:type="pct"/>
          </w:tcPr>
          <w:p w14:paraId="104D9A9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4B6C3E15" w14:textId="77777777" w:rsidTr="00D47637">
        <w:tc>
          <w:tcPr>
            <w:tcW w:w="2264" w:type="pct"/>
          </w:tcPr>
          <w:p w14:paraId="500395B3"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北方中杜鵑</w:t>
            </w:r>
            <w:r w:rsidRPr="00D931E0">
              <w:rPr>
                <w:rFonts w:ascii="Times New Roman" w:eastAsia="標楷體" w:hAnsi="Times New Roman" w:cs="Times New Roman"/>
              </w:rPr>
              <w:t xml:space="preserve"> </w:t>
            </w:r>
          </w:p>
        </w:tc>
        <w:tc>
          <w:tcPr>
            <w:tcW w:w="1273" w:type="pct"/>
          </w:tcPr>
          <w:p w14:paraId="7E9BC31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32</w:t>
            </w:r>
          </w:p>
        </w:tc>
        <w:tc>
          <w:tcPr>
            <w:tcW w:w="1463" w:type="pct"/>
          </w:tcPr>
          <w:p w14:paraId="3898727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64697E73" w14:textId="77777777" w:rsidTr="00D47637">
        <w:tc>
          <w:tcPr>
            <w:tcW w:w="2264" w:type="pct"/>
          </w:tcPr>
          <w:p w14:paraId="12969954"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小雨燕</w:t>
            </w:r>
            <w:r w:rsidRPr="00D931E0">
              <w:rPr>
                <w:rFonts w:ascii="Times New Roman" w:eastAsia="標楷體" w:hAnsi="Times New Roman" w:cs="Times New Roman"/>
              </w:rPr>
              <w:t xml:space="preserve"> ※ </w:t>
            </w:r>
          </w:p>
        </w:tc>
        <w:tc>
          <w:tcPr>
            <w:tcW w:w="1273" w:type="pct"/>
          </w:tcPr>
          <w:p w14:paraId="21F88D1F"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88</w:t>
            </w:r>
          </w:p>
        </w:tc>
        <w:tc>
          <w:tcPr>
            <w:tcW w:w="1463" w:type="pct"/>
          </w:tcPr>
          <w:p w14:paraId="574A9CA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4D8B6A41" w14:textId="77777777" w:rsidTr="00D47637">
        <w:tc>
          <w:tcPr>
            <w:tcW w:w="2264" w:type="pct"/>
          </w:tcPr>
          <w:p w14:paraId="3E24E74E"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灰腳秧雞</w:t>
            </w:r>
            <w:proofErr w:type="gramEnd"/>
            <w:r w:rsidRPr="00D931E0">
              <w:rPr>
                <w:rFonts w:ascii="Times New Roman" w:eastAsia="標楷體" w:hAnsi="Times New Roman" w:cs="Times New Roman"/>
              </w:rPr>
              <w:t xml:space="preserve"> ※ </w:t>
            </w:r>
          </w:p>
        </w:tc>
        <w:tc>
          <w:tcPr>
            <w:tcW w:w="1273" w:type="pct"/>
          </w:tcPr>
          <w:p w14:paraId="7AB328D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4633D55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050464E2" w14:textId="77777777" w:rsidTr="00D47637">
        <w:tc>
          <w:tcPr>
            <w:tcW w:w="2264" w:type="pct"/>
          </w:tcPr>
          <w:p w14:paraId="787813AE"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黑冠麻鷺</w:t>
            </w:r>
            <w:proofErr w:type="gramEnd"/>
            <w:r w:rsidRPr="00D931E0">
              <w:rPr>
                <w:rFonts w:ascii="Times New Roman" w:eastAsia="標楷體" w:hAnsi="Times New Roman" w:cs="Times New Roman"/>
              </w:rPr>
              <w:t xml:space="preserve"> </w:t>
            </w:r>
          </w:p>
        </w:tc>
        <w:tc>
          <w:tcPr>
            <w:tcW w:w="1273" w:type="pct"/>
          </w:tcPr>
          <w:p w14:paraId="2D49537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71131B1F"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B6FA600" w14:textId="77777777" w:rsidTr="00D47637">
        <w:tc>
          <w:tcPr>
            <w:tcW w:w="2264" w:type="pct"/>
          </w:tcPr>
          <w:p w14:paraId="149EE5E1"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東方蜂</w:t>
            </w:r>
            <w:proofErr w:type="gramEnd"/>
            <w:r w:rsidRPr="00D931E0">
              <w:rPr>
                <w:rFonts w:ascii="Times New Roman" w:eastAsia="標楷體" w:hAnsi="Times New Roman" w:cs="Times New Roman"/>
              </w:rPr>
              <w:t>鷹</w:t>
            </w:r>
            <w:r w:rsidRPr="00D931E0">
              <w:rPr>
                <w:rFonts w:ascii="Times New Roman" w:eastAsia="標楷體" w:hAnsi="Times New Roman" w:cs="Times New Roman"/>
              </w:rPr>
              <w:t xml:space="preserve"> II</w:t>
            </w:r>
          </w:p>
        </w:tc>
        <w:tc>
          <w:tcPr>
            <w:tcW w:w="1273" w:type="pct"/>
          </w:tcPr>
          <w:p w14:paraId="3C9AB9A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w:t>
            </w:r>
          </w:p>
        </w:tc>
        <w:tc>
          <w:tcPr>
            <w:tcW w:w="1463" w:type="pct"/>
          </w:tcPr>
          <w:p w14:paraId="16D0984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7CF7FD8" w14:textId="77777777" w:rsidTr="00D47637">
        <w:tc>
          <w:tcPr>
            <w:tcW w:w="2264" w:type="pct"/>
          </w:tcPr>
          <w:p w14:paraId="65403AA5"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大冠</w:t>
            </w:r>
            <w:proofErr w:type="gramStart"/>
            <w:r w:rsidRPr="00D931E0">
              <w:rPr>
                <w:rFonts w:ascii="Times New Roman" w:eastAsia="標楷體" w:hAnsi="Times New Roman" w:cs="Times New Roman"/>
              </w:rPr>
              <w:t>鷲</w:t>
            </w:r>
            <w:proofErr w:type="gramEnd"/>
            <w:r w:rsidRPr="00D931E0">
              <w:rPr>
                <w:rFonts w:ascii="Times New Roman" w:eastAsia="標楷體" w:hAnsi="Times New Roman" w:cs="Times New Roman"/>
              </w:rPr>
              <w:t xml:space="preserve"> ※ II</w:t>
            </w:r>
          </w:p>
        </w:tc>
        <w:tc>
          <w:tcPr>
            <w:tcW w:w="1273" w:type="pct"/>
          </w:tcPr>
          <w:p w14:paraId="3E10623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27</w:t>
            </w:r>
          </w:p>
        </w:tc>
        <w:tc>
          <w:tcPr>
            <w:tcW w:w="1463" w:type="pct"/>
          </w:tcPr>
          <w:p w14:paraId="15959DB2"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5517EBFC" w14:textId="77777777" w:rsidTr="00D47637">
        <w:tc>
          <w:tcPr>
            <w:tcW w:w="2264" w:type="pct"/>
          </w:tcPr>
          <w:p w14:paraId="5E685490"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林</w:t>
            </w:r>
            <w:proofErr w:type="gramStart"/>
            <w:r w:rsidRPr="00D931E0">
              <w:rPr>
                <w:rFonts w:ascii="Times New Roman" w:eastAsia="標楷體" w:hAnsi="Times New Roman" w:cs="Times New Roman"/>
              </w:rPr>
              <w:t>鵰</w:t>
            </w:r>
            <w:proofErr w:type="gramEnd"/>
            <w:r w:rsidRPr="00D931E0">
              <w:rPr>
                <w:rFonts w:ascii="Times New Roman" w:eastAsia="標楷體" w:hAnsi="Times New Roman" w:cs="Times New Roman"/>
              </w:rPr>
              <w:t xml:space="preserve"> II</w:t>
            </w:r>
          </w:p>
        </w:tc>
        <w:tc>
          <w:tcPr>
            <w:tcW w:w="1273" w:type="pct"/>
          </w:tcPr>
          <w:p w14:paraId="675D56B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02D589E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152D1DB7" w14:textId="77777777" w:rsidTr="00D47637">
        <w:tc>
          <w:tcPr>
            <w:tcW w:w="2264" w:type="pct"/>
          </w:tcPr>
          <w:p w14:paraId="11C4FB91"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赤腹鷹</w:t>
            </w:r>
            <w:proofErr w:type="gramEnd"/>
            <w:r w:rsidRPr="00D931E0">
              <w:rPr>
                <w:rFonts w:ascii="Times New Roman" w:eastAsia="標楷體" w:hAnsi="Times New Roman" w:cs="Times New Roman"/>
              </w:rPr>
              <w:t xml:space="preserve"> II</w:t>
            </w:r>
          </w:p>
        </w:tc>
        <w:tc>
          <w:tcPr>
            <w:tcW w:w="1273" w:type="pct"/>
          </w:tcPr>
          <w:p w14:paraId="3B1CB91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50</w:t>
            </w:r>
          </w:p>
        </w:tc>
        <w:tc>
          <w:tcPr>
            <w:tcW w:w="1463" w:type="pct"/>
          </w:tcPr>
          <w:p w14:paraId="57F60BB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19E5991C" w14:textId="77777777" w:rsidTr="00D47637">
        <w:tc>
          <w:tcPr>
            <w:tcW w:w="2264" w:type="pct"/>
          </w:tcPr>
          <w:p w14:paraId="7ED9B6F7"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松雀鷹</w:t>
            </w:r>
            <w:r w:rsidRPr="00D931E0">
              <w:rPr>
                <w:rFonts w:ascii="Times New Roman" w:eastAsia="標楷體" w:hAnsi="Times New Roman" w:cs="Times New Roman"/>
              </w:rPr>
              <w:t xml:space="preserve"> ※ II</w:t>
            </w:r>
          </w:p>
        </w:tc>
        <w:tc>
          <w:tcPr>
            <w:tcW w:w="1273" w:type="pct"/>
          </w:tcPr>
          <w:p w14:paraId="05B16FDF"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w:t>
            </w:r>
          </w:p>
        </w:tc>
        <w:tc>
          <w:tcPr>
            <w:tcW w:w="1463" w:type="pct"/>
          </w:tcPr>
          <w:p w14:paraId="031D662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F4DA744" w14:textId="77777777" w:rsidTr="00D47637">
        <w:tc>
          <w:tcPr>
            <w:tcW w:w="2264" w:type="pct"/>
          </w:tcPr>
          <w:p w14:paraId="182F89B1"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鵂鶹</w:t>
            </w:r>
            <w:proofErr w:type="gramEnd"/>
            <w:r w:rsidRPr="00D931E0">
              <w:rPr>
                <w:rFonts w:ascii="Times New Roman" w:eastAsia="標楷體" w:hAnsi="Times New Roman" w:cs="Times New Roman"/>
              </w:rPr>
              <w:t xml:space="preserve"> ※ II</w:t>
            </w:r>
          </w:p>
        </w:tc>
        <w:tc>
          <w:tcPr>
            <w:tcW w:w="1273" w:type="pct"/>
          </w:tcPr>
          <w:p w14:paraId="16C7787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21</w:t>
            </w:r>
          </w:p>
        </w:tc>
        <w:tc>
          <w:tcPr>
            <w:tcW w:w="1463" w:type="pct"/>
          </w:tcPr>
          <w:p w14:paraId="7D65392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0BBEDC26" w14:textId="77777777" w:rsidTr="00D47637">
        <w:tc>
          <w:tcPr>
            <w:tcW w:w="2264" w:type="pct"/>
          </w:tcPr>
          <w:p w14:paraId="5116B458"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五色鳥</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09FF17C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209</w:t>
            </w:r>
          </w:p>
        </w:tc>
        <w:tc>
          <w:tcPr>
            <w:tcW w:w="1463" w:type="pct"/>
          </w:tcPr>
          <w:p w14:paraId="1A3F5C2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679359F7" w14:textId="77777777" w:rsidTr="00D47637">
        <w:tc>
          <w:tcPr>
            <w:tcW w:w="2264" w:type="pct"/>
          </w:tcPr>
          <w:p w14:paraId="34105614"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小啄木</w:t>
            </w:r>
            <w:proofErr w:type="gramEnd"/>
            <w:r w:rsidRPr="00D931E0">
              <w:rPr>
                <w:rFonts w:ascii="Times New Roman" w:eastAsia="標楷體" w:hAnsi="Times New Roman" w:cs="Times New Roman"/>
              </w:rPr>
              <w:t xml:space="preserve"> </w:t>
            </w:r>
          </w:p>
        </w:tc>
        <w:tc>
          <w:tcPr>
            <w:tcW w:w="1273" w:type="pct"/>
          </w:tcPr>
          <w:p w14:paraId="60F8FF6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4B6B1F0F"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878A36A" w14:textId="77777777" w:rsidTr="00D47637">
        <w:tc>
          <w:tcPr>
            <w:tcW w:w="2264" w:type="pct"/>
          </w:tcPr>
          <w:p w14:paraId="1AEF3891"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大</w:t>
            </w:r>
            <w:proofErr w:type="gramStart"/>
            <w:r w:rsidRPr="00D931E0">
              <w:rPr>
                <w:rFonts w:ascii="Times New Roman" w:eastAsia="標楷體" w:hAnsi="Times New Roman" w:cs="Times New Roman"/>
              </w:rPr>
              <w:t>赤啄木</w:t>
            </w:r>
            <w:proofErr w:type="gramEnd"/>
            <w:r w:rsidRPr="00D931E0">
              <w:rPr>
                <w:rFonts w:ascii="Times New Roman" w:eastAsia="標楷體" w:hAnsi="Times New Roman" w:cs="Times New Roman"/>
              </w:rPr>
              <w:t xml:space="preserve"> ※ II</w:t>
            </w:r>
          </w:p>
        </w:tc>
        <w:tc>
          <w:tcPr>
            <w:tcW w:w="1273" w:type="pct"/>
          </w:tcPr>
          <w:p w14:paraId="1EE822C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w:t>
            </w:r>
          </w:p>
        </w:tc>
        <w:tc>
          <w:tcPr>
            <w:tcW w:w="1463" w:type="pct"/>
          </w:tcPr>
          <w:p w14:paraId="4A8A58A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B669C00" w14:textId="77777777" w:rsidTr="00D47637">
        <w:tc>
          <w:tcPr>
            <w:tcW w:w="2264" w:type="pct"/>
          </w:tcPr>
          <w:p w14:paraId="0721E6B0"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綠啄木</w:t>
            </w:r>
            <w:proofErr w:type="gramEnd"/>
            <w:r w:rsidRPr="00D931E0">
              <w:rPr>
                <w:rFonts w:ascii="Times New Roman" w:eastAsia="標楷體" w:hAnsi="Times New Roman" w:cs="Times New Roman"/>
              </w:rPr>
              <w:t xml:space="preserve"> II</w:t>
            </w:r>
          </w:p>
        </w:tc>
        <w:tc>
          <w:tcPr>
            <w:tcW w:w="1273" w:type="pct"/>
          </w:tcPr>
          <w:p w14:paraId="00106B3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10EE921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45D641BD" w14:textId="77777777" w:rsidTr="00D47637">
        <w:tc>
          <w:tcPr>
            <w:tcW w:w="2264" w:type="pct"/>
          </w:tcPr>
          <w:p w14:paraId="1A7B7CDE"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灰喉山椒</w:t>
            </w:r>
            <w:proofErr w:type="gramEnd"/>
            <w:r w:rsidRPr="00D931E0">
              <w:rPr>
                <w:rFonts w:ascii="Times New Roman" w:eastAsia="標楷體" w:hAnsi="Times New Roman" w:cs="Times New Roman"/>
              </w:rPr>
              <w:t>鳥</w:t>
            </w:r>
            <w:r w:rsidRPr="00D931E0">
              <w:rPr>
                <w:rFonts w:ascii="Times New Roman" w:eastAsia="標楷體" w:hAnsi="Times New Roman" w:cs="Times New Roman"/>
              </w:rPr>
              <w:t xml:space="preserve"> </w:t>
            </w:r>
          </w:p>
        </w:tc>
        <w:tc>
          <w:tcPr>
            <w:tcW w:w="1273" w:type="pct"/>
          </w:tcPr>
          <w:p w14:paraId="4B989D4F"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90</w:t>
            </w:r>
          </w:p>
        </w:tc>
        <w:tc>
          <w:tcPr>
            <w:tcW w:w="1463" w:type="pct"/>
          </w:tcPr>
          <w:p w14:paraId="38D7B20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483B3747" w14:textId="77777777" w:rsidTr="00D47637">
        <w:tc>
          <w:tcPr>
            <w:tcW w:w="2264" w:type="pct"/>
          </w:tcPr>
          <w:p w14:paraId="47A4BF29"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綠畫眉</w:t>
            </w:r>
            <w:r w:rsidRPr="00D931E0">
              <w:rPr>
                <w:rFonts w:ascii="Times New Roman" w:eastAsia="標楷體" w:hAnsi="Times New Roman" w:cs="Times New Roman"/>
              </w:rPr>
              <w:t xml:space="preserve"> </w:t>
            </w:r>
          </w:p>
        </w:tc>
        <w:tc>
          <w:tcPr>
            <w:tcW w:w="1273" w:type="pct"/>
          </w:tcPr>
          <w:p w14:paraId="23852D7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21</w:t>
            </w:r>
          </w:p>
        </w:tc>
        <w:tc>
          <w:tcPr>
            <w:tcW w:w="1463" w:type="pct"/>
          </w:tcPr>
          <w:p w14:paraId="472DEF1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753C7E91" w14:textId="77777777" w:rsidTr="00D47637">
        <w:tc>
          <w:tcPr>
            <w:tcW w:w="2264" w:type="pct"/>
          </w:tcPr>
          <w:p w14:paraId="22C46F6B"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朱鸝</w:t>
            </w:r>
            <w:r w:rsidRPr="00D931E0">
              <w:rPr>
                <w:rFonts w:ascii="Times New Roman" w:eastAsia="標楷體" w:hAnsi="Times New Roman" w:cs="Times New Roman"/>
              </w:rPr>
              <w:t xml:space="preserve"> ※ II</w:t>
            </w:r>
          </w:p>
        </w:tc>
        <w:tc>
          <w:tcPr>
            <w:tcW w:w="1273" w:type="pct"/>
          </w:tcPr>
          <w:p w14:paraId="5E2FFD8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721D9DD2"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2D47D81" w14:textId="77777777" w:rsidTr="00D47637">
        <w:tc>
          <w:tcPr>
            <w:tcW w:w="2264" w:type="pct"/>
          </w:tcPr>
          <w:p w14:paraId="2CD0757E"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小卷尾</w:t>
            </w:r>
            <w:r w:rsidRPr="00D931E0">
              <w:rPr>
                <w:rFonts w:ascii="Times New Roman" w:eastAsia="標楷體" w:hAnsi="Times New Roman" w:cs="Times New Roman"/>
              </w:rPr>
              <w:t xml:space="preserve"> ※ </w:t>
            </w:r>
          </w:p>
        </w:tc>
        <w:tc>
          <w:tcPr>
            <w:tcW w:w="1273" w:type="pct"/>
          </w:tcPr>
          <w:p w14:paraId="07C2DB0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19</w:t>
            </w:r>
          </w:p>
        </w:tc>
        <w:tc>
          <w:tcPr>
            <w:tcW w:w="1463" w:type="pct"/>
          </w:tcPr>
          <w:p w14:paraId="5959531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5E442701" w14:textId="77777777" w:rsidTr="00D47637">
        <w:tblPrEx>
          <w:tblLook w:val="04A0" w:firstRow="1" w:lastRow="0" w:firstColumn="1" w:lastColumn="0" w:noHBand="0" w:noVBand="1"/>
        </w:tblPrEx>
        <w:tc>
          <w:tcPr>
            <w:tcW w:w="2264" w:type="pct"/>
          </w:tcPr>
          <w:p w14:paraId="57A373AD"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黑枕藍鶲</w:t>
            </w:r>
            <w:proofErr w:type="gramEnd"/>
            <w:r w:rsidRPr="00D931E0">
              <w:rPr>
                <w:rFonts w:ascii="Times New Roman" w:eastAsia="標楷體" w:hAnsi="Times New Roman" w:cs="Times New Roman"/>
              </w:rPr>
              <w:t xml:space="preserve"> ※ </w:t>
            </w:r>
          </w:p>
        </w:tc>
        <w:tc>
          <w:tcPr>
            <w:tcW w:w="1273" w:type="pct"/>
          </w:tcPr>
          <w:p w14:paraId="05CB7D59"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13</w:t>
            </w:r>
          </w:p>
        </w:tc>
        <w:tc>
          <w:tcPr>
            <w:tcW w:w="1463" w:type="pct"/>
          </w:tcPr>
          <w:p w14:paraId="6A9481C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735B8D59" w14:textId="77777777" w:rsidTr="00D47637">
        <w:tblPrEx>
          <w:tblLook w:val="04A0" w:firstRow="1" w:lastRow="0" w:firstColumn="1" w:lastColumn="0" w:noHBand="0" w:noVBand="1"/>
        </w:tblPrEx>
        <w:tc>
          <w:tcPr>
            <w:tcW w:w="2264" w:type="pct"/>
          </w:tcPr>
          <w:p w14:paraId="77993E88"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松</w:t>
            </w:r>
            <w:proofErr w:type="gramStart"/>
            <w:r w:rsidRPr="00D931E0">
              <w:rPr>
                <w:rFonts w:ascii="Times New Roman" w:eastAsia="標楷體" w:hAnsi="Times New Roman" w:cs="Times New Roman"/>
              </w:rPr>
              <w:t>鴉</w:t>
            </w:r>
            <w:proofErr w:type="gramEnd"/>
            <w:r w:rsidRPr="00D931E0">
              <w:rPr>
                <w:rFonts w:ascii="Times New Roman" w:eastAsia="標楷體" w:hAnsi="Times New Roman" w:cs="Times New Roman"/>
              </w:rPr>
              <w:t xml:space="preserve"> ※ </w:t>
            </w:r>
          </w:p>
        </w:tc>
        <w:tc>
          <w:tcPr>
            <w:tcW w:w="1273" w:type="pct"/>
          </w:tcPr>
          <w:p w14:paraId="34BF947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24</w:t>
            </w:r>
          </w:p>
        </w:tc>
        <w:tc>
          <w:tcPr>
            <w:tcW w:w="1463" w:type="pct"/>
          </w:tcPr>
          <w:p w14:paraId="34B087E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7F4F5FB8" w14:textId="77777777" w:rsidTr="00D47637">
        <w:tblPrEx>
          <w:tblLook w:val="04A0" w:firstRow="1" w:lastRow="0" w:firstColumn="1" w:lastColumn="0" w:noHBand="0" w:noVBand="1"/>
        </w:tblPrEx>
        <w:tc>
          <w:tcPr>
            <w:tcW w:w="2264" w:type="pct"/>
          </w:tcPr>
          <w:p w14:paraId="1A4A9202"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臺灣藍鵲</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01A20AD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w:t>
            </w:r>
          </w:p>
        </w:tc>
        <w:tc>
          <w:tcPr>
            <w:tcW w:w="1463" w:type="pct"/>
          </w:tcPr>
          <w:p w14:paraId="408667F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1DE9575" w14:textId="77777777" w:rsidTr="00D47637">
        <w:tblPrEx>
          <w:tblLook w:val="04A0" w:firstRow="1" w:lastRow="0" w:firstColumn="1" w:lastColumn="0" w:noHBand="0" w:noVBand="1"/>
        </w:tblPrEx>
        <w:tc>
          <w:tcPr>
            <w:tcW w:w="2264" w:type="pct"/>
          </w:tcPr>
          <w:p w14:paraId="23181E37"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樹鵲</w:t>
            </w:r>
            <w:r w:rsidRPr="00D931E0">
              <w:rPr>
                <w:rFonts w:ascii="Times New Roman" w:eastAsia="標楷體" w:hAnsi="Times New Roman" w:cs="Times New Roman"/>
              </w:rPr>
              <w:t xml:space="preserve"> ※ </w:t>
            </w:r>
          </w:p>
        </w:tc>
        <w:tc>
          <w:tcPr>
            <w:tcW w:w="1273" w:type="pct"/>
          </w:tcPr>
          <w:p w14:paraId="4EF3CE6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31</w:t>
            </w:r>
          </w:p>
        </w:tc>
        <w:tc>
          <w:tcPr>
            <w:tcW w:w="1463" w:type="pct"/>
          </w:tcPr>
          <w:p w14:paraId="7A413015"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0D7D7768" w14:textId="77777777" w:rsidTr="00D47637">
        <w:tblPrEx>
          <w:tblLook w:val="04A0" w:firstRow="1" w:lastRow="0" w:firstColumn="1" w:lastColumn="0" w:noHBand="0" w:noVBand="1"/>
        </w:tblPrEx>
        <w:tc>
          <w:tcPr>
            <w:tcW w:w="2264" w:type="pct"/>
          </w:tcPr>
          <w:p w14:paraId="43187ED9"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星</w:t>
            </w:r>
            <w:proofErr w:type="gramStart"/>
            <w:r w:rsidRPr="00D931E0">
              <w:rPr>
                <w:rFonts w:ascii="Times New Roman" w:eastAsia="標楷體" w:hAnsi="Times New Roman" w:cs="Times New Roman"/>
              </w:rPr>
              <w:t>鴉</w:t>
            </w:r>
            <w:proofErr w:type="gramEnd"/>
            <w:r w:rsidRPr="00D931E0">
              <w:rPr>
                <w:rFonts w:ascii="Times New Roman" w:eastAsia="標楷體" w:hAnsi="Times New Roman" w:cs="Times New Roman"/>
              </w:rPr>
              <w:t xml:space="preserve"> ※ </w:t>
            </w:r>
          </w:p>
        </w:tc>
        <w:tc>
          <w:tcPr>
            <w:tcW w:w="1273" w:type="pct"/>
          </w:tcPr>
          <w:p w14:paraId="7B32D38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35</w:t>
            </w:r>
          </w:p>
        </w:tc>
        <w:tc>
          <w:tcPr>
            <w:tcW w:w="1463" w:type="pct"/>
          </w:tcPr>
          <w:p w14:paraId="67E9C02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5656CA1E" w14:textId="77777777" w:rsidTr="00D47637">
        <w:tblPrEx>
          <w:tblLook w:val="04A0" w:firstRow="1" w:lastRow="0" w:firstColumn="1" w:lastColumn="0" w:noHBand="0" w:noVBand="1"/>
        </w:tblPrEx>
        <w:tc>
          <w:tcPr>
            <w:tcW w:w="2264" w:type="pct"/>
          </w:tcPr>
          <w:p w14:paraId="215A7F17"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巨嘴</w:t>
            </w:r>
            <w:proofErr w:type="gramStart"/>
            <w:r w:rsidRPr="00D931E0">
              <w:rPr>
                <w:rFonts w:ascii="Times New Roman" w:eastAsia="標楷體" w:hAnsi="Times New Roman" w:cs="Times New Roman"/>
              </w:rPr>
              <w:t>鴉</w:t>
            </w:r>
            <w:proofErr w:type="gramEnd"/>
            <w:r w:rsidRPr="00D931E0">
              <w:rPr>
                <w:rFonts w:ascii="Times New Roman" w:eastAsia="標楷體" w:hAnsi="Times New Roman" w:cs="Times New Roman"/>
              </w:rPr>
              <w:t xml:space="preserve"> </w:t>
            </w:r>
          </w:p>
        </w:tc>
        <w:tc>
          <w:tcPr>
            <w:tcW w:w="1273" w:type="pct"/>
          </w:tcPr>
          <w:p w14:paraId="17CE943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89</w:t>
            </w:r>
          </w:p>
        </w:tc>
        <w:tc>
          <w:tcPr>
            <w:tcW w:w="1463" w:type="pct"/>
          </w:tcPr>
          <w:p w14:paraId="6B19C2E5"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2B31AAD7" w14:textId="77777777" w:rsidTr="00D47637">
        <w:tblPrEx>
          <w:tblLook w:val="04A0" w:firstRow="1" w:lastRow="0" w:firstColumn="1" w:lastColumn="0" w:noHBand="0" w:noVBand="1"/>
        </w:tblPrEx>
        <w:tc>
          <w:tcPr>
            <w:tcW w:w="2264" w:type="pct"/>
          </w:tcPr>
          <w:p w14:paraId="5A94D5B6"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煤山雀</w:t>
            </w:r>
            <w:r w:rsidRPr="00D931E0">
              <w:rPr>
                <w:rFonts w:ascii="Times New Roman" w:eastAsia="標楷體" w:hAnsi="Times New Roman" w:cs="Times New Roman"/>
              </w:rPr>
              <w:t xml:space="preserve"> ※ III</w:t>
            </w:r>
          </w:p>
        </w:tc>
        <w:tc>
          <w:tcPr>
            <w:tcW w:w="1273" w:type="pct"/>
          </w:tcPr>
          <w:p w14:paraId="59809CE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28</w:t>
            </w:r>
          </w:p>
        </w:tc>
        <w:tc>
          <w:tcPr>
            <w:tcW w:w="1463" w:type="pct"/>
          </w:tcPr>
          <w:p w14:paraId="3610524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4D94461C" w14:textId="77777777" w:rsidTr="00D47637">
        <w:tblPrEx>
          <w:tblLook w:val="04A0" w:firstRow="1" w:lastRow="0" w:firstColumn="1" w:lastColumn="0" w:noHBand="0" w:noVBand="1"/>
        </w:tblPrEx>
        <w:tc>
          <w:tcPr>
            <w:tcW w:w="2264" w:type="pct"/>
          </w:tcPr>
          <w:p w14:paraId="2B73B84C"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赤</w:t>
            </w:r>
            <w:proofErr w:type="gramEnd"/>
            <w:r w:rsidRPr="00D931E0">
              <w:rPr>
                <w:rFonts w:ascii="Times New Roman" w:eastAsia="標楷體" w:hAnsi="Times New Roman" w:cs="Times New Roman"/>
              </w:rPr>
              <w:t>腹山雀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F4EFE3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c>
          <w:tcPr>
            <w:tcW w:w="1463" w:type="pct"/>
          </w:tcPr>
          <w:p w14:paraId="747BD48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7BDA7526" w14:textId="77777777" w:rsidTr="00D47637">
        <w:tblPrEx>
          <w:tblLook w:val="04A0" w:firstRow="1" w:lastRow="0" w:firstColumn="1" w:lastColumn="0" w:noHBand="0" w:noVBand="1"/>
        </w:tblPrEx>
        <w:tc>
          <w:tcPr>
            <w:tcW w:w="2264" w:type="pct"/>
          </w:tcPr>
          <w:p w14:paraId="4C5273B7"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青背山雀</w:t>
            </w:r>
            <w:proofErr w:type="gramEnd"/>
            <w:r w:rsidRPr="00D931E0">
              <w:rPr>
                <w:rFonts w:ascii="Times New Roman" w:eastAsia="標楷體" w:hAnsi="Times New Roman" w:cs="Times New Roman"/>
              </w:rPr>
              <w:t xml:space="preserve"> ※ III</w:t>
            </w:r>
          </w:p>
        </w:tc>
        <w:tc>
          <w:tcPr>
            <w:tcW w:w="1273" w:type="pct"/>
          </w:tcPr>
          <w:p w14:paraId="0ECCD16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88</w:t>
            </w:r>
          </w:p>
        </w:tc>
        <w:tc>
          <w:tcPr>
            <w:tcW w:w="1463" w:type="pct"/>
          </w:tcPr>
          <w:p w14:paraId="628AA4A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18B038B0" w14:textId="77777777" w:rsidTr="00D47637">
        <w:tblPrEx>
          <w:tblLook w:val="04A0" w:firstRow="1" w:lastRow="0" w:firstColumn="1" w:lastColumn="0" w:noHBand="0" w:noVBand="1"/>
        </w:tblPrEx>
        <w:tc>
          <w:tcPr>
            <w:tcW w:w="2264" w:type="pct"/>
          </w:tcPr>
          <w:p w14:paraId="06CD29A5"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黃山雀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6BBC1ED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2AF8751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1FCA3BB" w14:textId="77777777" w:rsidTr="00D47637">
        <w:tblPrEx>
          <w:tblLook w:val="04A0" w:firstRow="1" w:lastRow="0" w:firstColumn="1" w:lastColumn="0" w:noHBand="0" w:noVBand="1"/>
        </w:tblPrEx>
        <w:tc>
          <w:tcPr>
            <w:tcW w:w="2264" w:type="pct"/>
          </w:tcPr>
          <w:p w14:paraId="3B7B8929"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w:t>
            </w:r>
            <w:proofErr w:type="gramStart"/>
            <w:r w:rsidRPr="00D931E0">
              <w:rPr>
                <w:rFonts w:ascii="Times New Roman" w:eastAsia="標楷體" w:hAnsi="Times New Roman" w:cs="Times New Roman"/>
              </w:rPr>
              <w:t>叢樹鶯</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61515BB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26</w:t>
            </w:r>
          </w:p>
        </w:tc>
        <w:tc>
          <w:tcPr>
            <w:tcW w:w="1463" w:type="pct"/>
          </w:tcPr>
          <w:p w14:paraId="0937852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6412D02B" w14:textId="77777777" w:rsidTr="00D47637">
        <w:tblPrEx>
          <w:tblLook w:val="04A0" w:firstRow="1" w:lastRow="0" w:firstColumn="1" w:lastColumn="0" w:noHBand="0" w:noVBand="1"/>
        </w:tblPrEx>
        <w:tc>
          <w:tcPr>
            <w:tcW w:w="2264" w:type="pct"/>
          </w:tcPr>
          <w:p w14:paraId="4421FFFF"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w:t>
            </w:r>
            <w:proofErr w:type="gramStart"/>
            <w:r w:rsidRPr="00D931E0">
              <w:rPr>
                <w:rFonts w:ascii="Times New Roman" w:eastAsia="標楷體" w:hAnsi="Times New Roman" w:cs="Times New Roman"/>
              </w:rPr>
              <w:t>鷦</w:t>
            </w:r>
            <w:proofErr w:type="gramEnd"/>
            <w:r w:rsidRPr="00D931E0">
              <w:rPr>
                <w:rFonts w:ascii="Times New Roman" w:eastAsia="標楷體" w:hAnsi="Times New Roman" w:cs="Times New Roman"/>
              </w:rPr>
              <w:t>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6784DD92"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40</w:t>
            </w:r>
          </w:p>
        </w:tc>
        <w:tc>
          <w:tcPr>
            <w:tcW w:w="1463" w:type="pct"/>
          </w:tcPr>
          <w:p w14:paraId="6F351FD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46EBEA12" w14:textId="77777777" w:rsidTr="00D47637">
        <w:tblPrEx>
          <w:tblLook w:val="04A0" w:firstRow="1" w:lastRow="0" w:firstColumn="1" w:lastColumn="0" w:noHBand="0" w:noVBand="1"/>
        </w:tblPrEx>
        <w:tc>
          <w:tcPr>
            <w:tcW w:w="2264" w:type="pct"/>
          </w:tcPr>
          <w:p w14:paraId="40C8FED4"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家燕</w:t>
            </w:r>
            <w:r w:rsidRPr="00D931E0">
              <w:rPr>
                <w:rFonts w:ascii="Times New Roman" w:eastAsia="標楷體" w:hAnsi="Times New Roman" w:cs="Times New Roman"/>
              </w:rPr>
              <w:t xml:space="preserve"> </w:t>
            </w:r>
          </w:p>
        </w:tc>
        <w:tc>
          <w:tcPr>
            <w:tcW w:w="1273" w:type="pct"/>
          </w:tcPr>
          <w:p w14:paraId="5A6C36E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048394B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77674DD7" w14:textId="77777777" w:rsidTr="00D47637">
        <w:tblPrEx>
          <w:tblLook w:val="04A0" w:firstRow="1" w:lastRow="0" w:firstColumn="1" w:lastColumn="0" w:noHBand="0" w:noVBand="1"/>
        </w:tblPrEx>
        <w:tc>
          <w:tcPr>
            <w:tcW w:w="2264" w:type="pct"/>
          </w:tcPr>
          <w:p w14:paraId="637F8EFA"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洋燕</w:t>
            </w:r>
            <w:r w:rsidRPr="00D931E0">
              <w:rPr>
                <w:rFonts w:ascii="Times New Roman" w:eastAsia="標楷體" w:hAnsi="Times New Roman" w:cs="Times New Roman"/>
              </w:rPr>
              <w:t xml:space="preserve"> </w:t>
            </w:r>
          </w:p>
        </w:tc>
        <w:tc>
          <w:tcPr>
            <w:tcW w:w="1273" w:type="pct"/>
          </w:tcPr>
          <w:p w14:paraId="32AB4329"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6F3C4D1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28A6FD6A" w14:textId="77777777" w:rsidTr="00D47637">
        <w:tblPrEx>
          <w:tblLook w:val="04A0" w:firstRow="1" w:lastRow="0" w:firstColumn="1" w:lastColumn="0" w:noHBand="0" w:noVBand="1"/>
        </w:tblPrEx>
        <w:tc>
          <w:tcPr>
            <w:tcW w:w="2264" w:type="pct"/>
          </w:tcPr>
          <w:p w14:paraId="51221822"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東方毛腳燕</w:t>
            </w:r>
            <w:proofErr w:type="gramEnd"/>
            <w:r w:rsidRPr="00D931E0">
              <w:rPr>
                <w:rFonts w:ascii="Times New Roman" w:eastAsia="標楷體" w:hAnsi="Times New Roman" w:cs="Times New Roman"/>
              </w:rPr>
              <w:t xml:space="preserve"> </w:t>
            </w:r>
          </w:p>
        </w:tc>
        <w:tc>
          <w:tcPr>
            <w:tcW w:w="1273" w:type="pct"/>
          </w:tcPr>
          <w:p w14:paraId="609D7B82"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184</w:t>
            </w:r>
          </w:p>
        </w:tc>
        <w:tc>
          <w:tcPr>
            <w:tcW w:w="1463" w:type="pct"/>
          </w:tcPr>
          <w:p w14:paraId="14980FE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519CD64F" w14:textId="77777777" w:rsidTr="00D47637">
        <w:tblPrEx>
          <w:tblLook w:val="04A0" w:firstRow="1" w:lastRow="0" w:firstColumn="1" w:lastColumn="0" w:noHBand="0" w:noVBand="1"/>
        </w:tblPrEx>
        <w:tc>
          <w:tcPr>
            <w:tcW w:w="2264" w:type="pct"/>
          </w:tcPr>
          <w:p w14:paraId="2954A5F3"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白環</w:t>
            </w:r>
            <w:proofErr w:type="gramStart"/>
            <w:r w:rsidRPr="00D931E0">
              <w:rPr>
                <w:rFonts w:ascii="Times New Roman" w:eastAsia="標楷體" w:hAnsi="Times New Roman" w:cs="Times New Roman"/>
              </w:rPr>
              <w:t>鸚</w:t>
            </w:r>
            <w:proofErr w:type="gramEnd"/>
            <w:r w:rsidRPr="00D931E0">
              <w:rPr>
                <w:rFonts w:ascii="Times New Roman" w:eastAsia="標楷體" w:hAnsi="Times New Roman" w:cs="Times New Roman"/>
              </w:rPr>
              <w:t>嘴</w:t>
            </w:r>
            <w:proofErr w:type="gramStart"/>
            <w:r w:rsidRPr="00D931E0">
              <w:rPr>
                <w:rFonts w:ascii="Times New Roman" w:eastAsia="標楷體" w:hAnsi="Times New Roman" w:cs="Times New Roman"/>
              </w:rPr>
              <w:t>鵯</w:t>
            </w:r>
            <w:proofErr w:type="gramEnd"/>
            <w:r w:rsidRPr="00D931E0">
              <w:rPr>
                <w:rFonts w:ascii="Times New Roman" w:eastAsia="標楷體" w:hAnsi="Times New Roman" w:cs="Times New Roman"/>
              </w:rPr>
              <w:t xml:space="preserve"> ※ </w:t>
            </w:r>
          </w:p>
        </w:tc>
        <w:tc>
          <w:tcPr>
            <w:tcW w:w="1273" w:type="pct"/>
          </w:tcPr>
          <w:p w14:paraId="53F763E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54BF7FF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C114CF0" w14:textId="77777777" w:rsidTr="00D47637">
        <w:tblPrEx>
          <w:tblLook w:val="04A0" w:firstRow="1" w:lastRow="0" w:firstColumn="1" w:lastColumn="0" w:noHBand="0" w:noVBand="1"/>
        </w:tblPrEx>
        <w:tc>
          <w:tcPr>
            <w:tcW w:w="2264" w:type="pct"/>
          </w:tcPr>
          <w:p w14:paraId="08D67BA8"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白頭翁</w:t>
            </w:r>
            <w:r w:rsidRPr="00D931E0">
              <w:rPr>
                <w:rFonts w:ascii="Times New Roman" w:eastAsia="標楷體" w:hAnsi="Times New Roman" w:cs="Times New Roman"/>
              </w:rPr>
              <w:t xml:space="preserve"> ※ </w:t>
            </w:r>
          </w:p>
        </w:tc>
        <w:tc>
          <w:tcPr>
            <w:tcW w:w="1273" w:type="pct"/>
          </w:tcPr>
          <w:p w14:paraId="22E59C1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19</w:t>
            </w:r>
          </w:p>
        </w:tc>
        <w:tc>
          <w:tcPr>
            <w:tcW w:w="1463" w:type="pct"/>
          </w:tcPr>
          <w:p w14:paraId="5DA207C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5230568" w14:textId="77777777" w:rsidTr="00D47637">
        <w:tblPrEx>
          <w:tblLook w:val="04A0" w:firstRow="1" w:lastRow="0" w:firstColumn="1" w:lastColumn="0" w:noHBand="0" w:noVBand="1"/>
        </w:tblPrEx>
        <w:tc>
          <w:tcPr>
            <w:tcW w:w="2264" w:type="pct"/>
          </w:tcPr>
          <w:p w14:paraId="2EC15F64"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紅嘴黑</w:t>
            </w:r>
            <w:proofErr w:type="gramStart"/>
            <w:r w:rsidRPr="00D931E0">
              <w:rPr>
                <w:rFonts w:ascii="Times New Roman" w:eastAsia="標楷體" w:hAnsi="Times New Roman" w:cs="Times New Roman"/>
              </w:rPr>
              <w:t>鵯</w:t>
            </w:r>
            <w:proofErr w:type="gramEnd"/>
            <w:r w:rsidRPr="00D931E0">
              <w:rPr>
                <w:rFonts w:ascii="Times New Roman" w:eastAsia="標楷體" w:hAnsi="Times New Roman" w:cs="Times New Roman"/>
              </w:rPr>
              <w:t xml:space="preserve"> ※ </w:t>
            </w:r>
          </w:p>
        </w:tc>
        <w:tc>
          <w:tcPr>
            <w:tcW w:w="1273" w:type="pct"/>
          </w:tcPr>
          <w:p w14:paraId="6E5B0A4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227</w:t>
            </w:r>
          </w:p>
        </w:tc>
        <w:tc>
          <w:tcPr>
            <w:tcW w:w="1463" w:type="pct"/>
          </w:tcPr>
          <w:p w14:paraId="35A5CFD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7162E061" w14:textId="77777777" w:rsidTr="00D47637">
        <w:tblPrEx>
          <w:tblLook w:val="04A0" w:firstRow="1" w:lastRow="0" w:firstColumn="1" w:lastColumn="0" w:noHBand="0" w:noVBand="1"/>
        </w:tblPrEx>
        <w:tc>
          <w:tcPr>
            <w:tcW w:w="2264" w:type="pct"/>
          </w:tcPr>
          <w:p w14:paraId="1B933742"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棕面鶯</w:t>
            </w:r>
            <w:proofErr w:type="gramEnd"/>
            <w:r w:rsidRPr="00D931E0">
              <w:rPr>
                <w:rFonts w:ascii="Times New Roman" w:eastAsia="標楷體" w:hAnsi="Times New Roman" w:cs="Times New Roman"/>
              </w:rPr>
              <w:t xml:space="preserve"> </w:t>
            </w:r>
          </w:p>
        </w:tc>
        <w:tc>
          <w:tcPr>
            <w:tcW w:w="1273" w:type="pct"/>
          </w:tcPr>
          <w:p w14:paraId="2C66F862"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214</w:t>
            </w:r>
          </w:p>
        </w:tc>
        <w:tc>
          <w:tcPr>
            <w:tcW w:w="1463" w:type="pct"/>
          </w:tcPr>
          <w:p w14:paraId="05538D5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70</w:t>
            </w:r>
          </w:p>
        </w:tc>
      </w:tr>
      <w:tr w:rsidR="007C6AAC" w:rsidRPr="00D931E0" w14:paraId="27B82CFB" w14:textId="77777777" w:rsidTr="00D47637">
        <w:tblPrEx>
          <w:tblLook w:val="04A0" w:firstRow="1" w:lastRow="0" w:firstColumn="1" w:lastColumn="0" w:noHBand="0" w:noVBand="1"/>
        </w:tblPrEx>
        <w:tc>
          <w:tcPr>
            <w:tcW w:w="2264" w:type="pct"/>
          </w:tcPr>
          <w:p w14:paraId="7946E0E5"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小鶯</w:t>
            </w:r>
            <w:proofErr w:type="gramEnd"/>
            <w:r w:rsidRPr="00D931E0">
              <w:rPr>
                <w:rFonts w:ascii="Times New Roman" w:eastAsia="標楷體" w:hAnsi="Times New Roman" w:cs="Times New Roman"/>
              </w:rPr>
              <w:t xml:space="preserve"> ※ </w:t>
            </w:r>
          </w:p>
        </w:tc>
        <w:tc>
          <w:tcPr>
            <w:tcW w:w="1273" w:type="pct"/>
          </w:tcPr>
          <w:p w14:paraId="2DD0FC02"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4560A57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17FED60" w14:textId="77777777" w:rsidTr="00D47637">
        <w:tblPrEx>
          <w:tblLook w:val="04A0" w:firstRow="1" w:lastRow="0" w:firstColumn="1" w:lastColumn="0" w:noHBand="0" w:noVBand="1"/>
        </w:tblPrEx>
        <w:tc>
          <w:tcPr>
            <w:tcW w:w="2264" w:type="pct"/>
          </w:tcPr>
          <w:p w14:paraId="5FA26ADB"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深山鶯</w:t>
            </w:r>
            <w:r w:rsidRPr="00D931E0">
              <w:rPr>
                <w:rFonts w:ascii="Times New Roman" w:eastAsia="標楷體" w:hAnsi="Times New Roman" w:cs="Times New Roman"/>
              </w:rPr>
              <w:t xml:space="preserve"> ※ </w:t>
            </w:r>
          </w:p>
        </w:tc>
        <w:tc>
          <w:tcPr>
            <w:tcW w:w="1273" w:type="pct"/>
          </w:tcPr>
          <w:p w14:paraId="56CB348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77</w:t>
            </w:r>
          </w:p>
        </w:tc>
        <w:tc>
          <w:tcPr>
            <w:tcW w:w="1463" w:type="pct"/>
          </w:tcPr>
          <w:p w14:paraId="4CAA049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1BE7FECA" w14:textId="77777777" w:rsidTr="00D47637">
        <w:tblPrEx>
          <w:tblLook w:val="04A0" w:firstRow="1" w:lastRow="0" w:firstColumn="1" w:lastColumn="0" w:noHBand="0" w:noVBand="1"/>
        </w:tblPrEx>
        <w:tc>
          <w:tcPr>
            <w:tcW w:w="2264" w:type="pct"/>
          </w:tcPr>
          <w:p w14:paraId="13C25CC3"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紅頭山雀</w:t>
            </w:r>
            <w:r w:rsidRPr="00D931E0">
              <w:rPr>
                <w:rFonts w:ascii="Times New Roman" w:eastAsia="標楷體" w:hAnsi="Times New Roman" w:cs="Times New Roman"/>
              </w:rPr>
              <w:t xml:space="preserve"> </w:t>
            </w:r>
          </w:p>
        </w:tc>
        <w:tc>
          <w:tcPr>
            <w:tcW w:w="1273" w:type="pct"/>
          </w:tcPr>
          <w:p w14:paraId="5715D64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96</w:t>
            </w:r>
          </w:p>
        </w:tc>
        <w:tc>
          <w:tcPr>
            <w:tcW w:w="1463" w:type="pct"/>
          </w:tcPr>
          <w:p w14:paraId="7BCA533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1F59C317" w14:textId="77777777" w:rsidTr="00D47637">
        <w:tblPrEx>
          <w:tblLook w:val="04A0" w:firstRow="1" w:lastRow="0" w:firstColumn="1" w:lastColumn="0" w:noHBand="0" w:noVBand="1"/>
        </w:tblPrEx>
        <w:tc>
          <w:tcPr>
            <w:tcW w:w="2264" w:type="pct"/>
          </w:tcPr>
          <w:p w14:paraId="2E2644B4"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褐頭花翼</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19DC9715"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11</w:t>
            </w:r>
          </w:p>
        </w:tc>
        <w:tc>
          <w:tcPr>
            <w:tcW w:w="1463" w:type="pct"/>
          </w:tcPr>
          <w:p w14:paraId="3E9CC5B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D89F342" w14:textId="77777777" w:rsidTr="00D47637">
        <w:tblPrEx>
          <w:tblLook w:val="04A0" w:firstRow="1" w:lastRow="0" w:firstColumn="1" w:lastColumn="0" w:noHBand="0" w:noVBand="1"/>
        </w:tblPrEx>
        <w:tc>
          <w:tcPr>
            <w:tcW w:w="2264" w:type="pct"/>
          </w:tcPr>
          <w:p w14:paraId="519E1961"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冠羽畫眉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793FE97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648</w:t>
            </w:r>
          </w:p>
        </w:tc>
        <w:tc>
          <w:tcPr>
            <w:tcW w:w="1463" w:type="pct"/>
          </w:tcPr>
          <w:p w14:paraId="23EBF10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80</w:t>
            </w:r>
          </w:p>
        </w:tc>
      </w:tr>
      <w:tr w:rsidR="007C6AAC" w:rsidRPr="00D931E0" w14:paraId="66CDD4B7" w14:textId="77777777" w:rsidTr="00D47637">
        <w:tblPrEx>
          <w:tblLook w:val="04A0" w:firstRow="1" w:lastRow="0" w:firstColumn="1" w:lastColumn="0" w:noHBand="0" w:noVBand="1"/>
        </w:tblPrEx>
        <w:tc>
          <w:tcPr>
            <w:tcW w:w="2264" w:type="pct"/>
          </w:tcPr>
          <w:p w14:paraId="2045E56C"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斯氏繡眼</w:t>
            </w:r>
            <w:r w:rsidRPr="00D931E0">
              <w:rPr>
                <w:rFonts w:ascii="Times New Roman" w:eastAsia="標楷體" w:hAnsi="Times New Roman" w:cs="Times New Roman"/>
              </w:rPr>
              <w:t xml:space="preserve"> </w:t>
            </w:r>
          </w:p>
        </w:tc>
        <w:tc>
          <w:tcPr>
            <w:tcW w:w="1273" w:type="pct"/>
          </w:tcPr>
          <w:p w14:paraId="0E0C51C9"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15</w:t>
            </w:r>
          </w:p>
        </w:tc>
        <w:tc>
          <w:tcPr>
            <w:tcW w:w="1463" w:type="pct"/>
          </w:tcPr>
          <w:p w14:paraId="09AA56B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EDDE7BE" w14:textId="77777777" w:rsidTr="00D47637">
        <w:tblPrEx>
          <w:tblLook w:val="04A0" w:firstRow="1" w:lastRow="0" w:firstColumn="1" w:lastColumn="0" w:noHBand="0" w:noVBand="1"/>
        </w:tblPrEx>
        <w:tc>
          <w:tcPr>
            <w:tcW w:w="2264" w:type="pct"/>
          </w:tcPr>
          <w:p w14:paraId="016664B3"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山紅頭</w:t>
            </w:r>
            <w:r w:rsidRPr="00D931E0">
              <w:rPr>
                <w:rFonts w:ascii="Times New Roman" w:eastAsia="標楷體" w:hAnsi="Times New Roman" w:cs="Times New Roman"/>
              </w:rPr>
              <w:t xml:space="preserve"> ※ </w:t>
            </w:r>
          </w:p>
        </w:tc>
        <w:tc>
          <w:tcPr>
            <w:tcW w:w="1273" w:type="pct"/>
          </w:tcPr>
          <w:p w14:paraId="22030AC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208</w:t>
            </w:r>
          </w:p>
        </w:tc>
        <w:tc>
          <w:tcPr>
            <w:tcW w:w="1463" w:type="pct"/>
          </w:tcPr>
          <w:p w14:paraId="69C1120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90</w:t>
            </w:r>
          </w:p>
        </w:tc>
      </w:tr>
      <w:tr w:rsidR="007C6AAC" w:rsidRPr="00D931E0" w14:paraId="27D74DB1" w14:textId="77777777" w:rsidTr="00D47637">
        <w:tblPrEx>
          <w:tblLook w:val="04A0" w:firstRow="1" w:lastRow="0" w:firstColumn="1" w:lastColumn="0" w:noHBand="0" w:noVBand="1"/>
        </w:tblPrEx>
        <w:tc>
          <w:tcPr>
            <w:tcW w:w="2264" w:type="pct"/>
          </w:tcPr>
          <w:p w14:paraId="12104343"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小彎嘴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7EF21085"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30</w:t>
            </w:r>
          </w:p>
        </w:tc>
        <w:tc>
          <w:tcPr>
            <w:tcW w:w="1463" w:type="pct"/>
          </w:tcPr>
          <w:p w14:paraId="2770A78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722EAEFD" w14:textId="77777777" w:rsidTr="00D47637">
        <w:tblPrEx>
          <w:tblLook w:val="04A0" w:firstRow="1" w:lastRow="0" w:firstColumn="1" w:lastColumn="0" w:noHBand="0" w:noVBand="1"/>
        </w:tblPrEx>
        <w:tc>
          <w:tcPr>
            <w:tcW w:w="2264" w:type="pct"/>
          </w:tcPr>
          <w:p w14:paraId="4FDA2DC2"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大彎嘴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0B04848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33</w:t>
            </w:r>
          </w:p>
        </w:tc>
        <w:tc>
          <w:tcPr>
            <w:tcW w:w="1463" w:type="pct"/>
          </w:tcPr>
          <w:p w14:paraId="475DBD29"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50</w:t>
            </w:r>
          </w:p>
        </w:tc>
      </w:tr>
      <w:tr w:rsidR="007C6AAC" w:rsidRPr="00D931E0" w14:paraId="3A0B9ECB" w14:textId="77777777" w:rsidTr="00D47637">
        <w:tblPrEx>
          <w:tblLook w:val="04A0" w:firstRow="1" w:lastRow="0" w:firstColumn="1" w:lastColumn="0" w:noHBand="0" w:noVBand="1"/>
        </w:tblPrEx>
        <w:tc>
          <w:tcPr>
            <w:tcW w:w="2264" w:type="pct"/>
          </w:tcPr>
          <w:p w14:paraId="03FC206B"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頭烏線</w:t>
            </w:r>
            <w:proofErr w:type="gramEnd"/>
            <w:r w:rsidRPr="00D931E0">
              <w:rPr>
                <w:rFonts w:ascii="Times New Roman" w:eastAsia="標楷體" w:hAnsi="Times New Roman" w:cs="Times New Roman"/>
              </w:rPr>
              <w:t xml:space="preserve"> ※ </w:t>
            </w:r>
          </w:p>
        </w:tc>
        <w:tc>
          <w:tcPr>
            <w:tcW w:w="1273" w:type="pct"/>
          </w:tcPr>
          <w:p w14:paraId="5A3EB41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101</w:t>
            </w:r>
          </w:p>
        </w:tc>
        <w:tc>
          <w:tcPr>
            <w:tcW w:w="1463" w:type="pct"/>
          </w:tcPr>
          <w:p w14:paraId="328F2F05"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5D42B2B7" w14:textId="77777777" w:rsidTr="00D47637">
        <w:tblPrEx>
          <w:tblLook w:val="04A0" w:firstRow="1" w:lastRow="0" w:firstColumn="1" w:lastColumn="0" w:noHBand="0" w:noVBand="1"/>
        </w:tblPrEx>
        <w:tc>
          <w:tcPr>
            <w:tcW w:w="2264" w:type="pct"/>
          </w:tcPr>
          <w:p w14:paraId="6AD7B2A0"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繡眼畫眉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639CE55E"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245</w:t>
            </w:r>
          </w:p>
        </w:tc>
        <w:tc>
          <w:tcPr>
            <w:tcW w:w="1463" w:type="pct"/>
          </w:tcPr>
          <w:p w14:paraId="151838A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80</w:t>
            </w:r>
          </w:p>
        </w:tc>
      </w:tr>
      <w:tr w:rsidR="007C6AAC" w:rsidRPr="00D931E0" w14:paraId="030A01C4" w14:textId="77777777" w:rsidTr="00D47637">
        <w:tblPrEx>
          <w:tblLook w:val="04A0" w:firstRow="1" w:lastRow="0" w:firstColumn="1" w:lastColumn="0" w:noHBand="0" w:noVBand="1"/>
        </w:tblPrEx>
        <w:tc>
          <w:tcPr>
            <w:tcW w:w="2264" w:type="pct"/>
          </w:tcPr>
          <w:p w14:paraId="62CEF1F7"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臺灣噪眉</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12F6E0D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84</w:t>
            </w:r>
          </w:p>
        </w:tc>
        <w:tc>
          <w:tcPr>
            <w:tcW w:w="1463" w:type="pct"/>
          </w:tcPr>
          <w:p w14:paraId="241CE1A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7234EB9B" w14:textId="77777777" w:rsidTr="00D47637">
        <w:tblPrEx>
          <w:tblLook w:val="04A0" w:firstRow="1" w:lastRow="0" w:firstColumn="1" w:lastColumn="0" w:noHBand="0" w:noVBand="1"/>
        </w:tblPrEx>
        <w:tc>
          <w:tcPr>
            <w:tcW w:w="2264" w:type="pct"/>
          </w:tcPr>
          <w:p w14:paraId="31F268DD"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白耳畫眉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0F6C2572"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798</w:t>
            </w:r>
          </w:p>
        </w:tc>
        <w:tc>
          <w:tcPr>
            <w:tcW w:w="1463" w:type="pct"/>
          </w:tcPr>
          <w:p w14:paraId="42E54FD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80</w:t>
            </w:r>
          </w:p>
        </w:tc>
      </w:tr>
      <w:tr w:rsidR="007C6AAC" w:rsidRPr="00D931E0" w14:paraId="0A51E711" w14:textId="77777777" w:rsidTr="00D47637">
        <w:tblPrEx>
          <w:tblLook w:val="04A0" w:firstRow="1" w:lastRow="0" w:firstColumn="1" w:lastColumn="0" w:noHBand="0" w:noVBand="1"/>
        </w:tblPrEx>
        <w:tc>
          <w:tcPr>
            <w:tcW w:w="2264" w:type="pct"/>
          </w:tcPr>
          <w:p w14:paraId="733F86DA"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紋翼畫眉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1C5F8CC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8</w:t>
            </w:r>
          </w:p>
        </w:tc>
        <w:tc>
          <w:tcPr>
            <w:tcW w:w="1463" w:type="pct"/>
          </w:tcPr>
          <w:p w14:paraId="18A8445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BA52014" w14:textId="77777777" w:rsidTr="00D47637">
        <w:tblPrEx>
          <w:tblLook w:val="04A0" w:firstRow="1" w:lastRow="0" w:firstColumn="1" w:lastColumn="0" w:noHBand="0" w:noVBand="1"/>
        </w:tblPrEx>
        <w:tc>
          <w:tcPr>
            <w:tcW w:w="2264" w:type="pct"/>
          </w:tcPr>
          <w:p w14:paraId="031A3286"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黃胸</w:t>
            </w:r>
            <w:proofErr w:type="gramStart"/>
            <w:r w:rsidRPr="00D931E0">
              <w:rPr>
                <w:rFonts w:ascii="Times New Roman" w:eastAsia="標楷體" w:hAnsi="Times New Roman" w:cs="Times New Roman"/>
              </w:rPr>
              <w:t>藪</w:t>
            </w:r>
            <w:proofErr w:type="gramEnd"/>
            <w:r w:rsidRPr="00D931E0">
              <w:rPr>
                <w:rFonts w:ascii="Times New Roman" w:eastAsia="標楷體" w:hAnsi="Times New Roman" w:cs="Times New Roman"/>
              </w:rPr>
              <w:t>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6757C38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382</w:t>
            </w:r>
          </w:p>
        </w:tc>
        <w:tc>
          <w:tcPr>
            <w:tcW w:w="1463" w:type="pct"/>
          </w:tcPr>
          <w:p w14:paraId="2CF4852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70</w:t>
            </w:r>
          </w:p>
        </w:tc>
      </w:tr>
      <w:tr w:rsidR="007C6AAC" w:rsidRPr="00D931E0" w14:paraId="0BAE9DA2" w14:textId="77777777" w:rsidTr="00D47637">
        <w:tblPrEx>
          <w:tblLook w:val="04A0" w:firstRow="1" w:lastRow="0" w:firstColumn="1" w:lastColumn="0" w:noHBand="0" w:noVBand="1"/>
        </w:tblPrEx>
        <w:tc>
          <w:tcPr>
            <w:tcW w:w="2264" w:type="pct"/>
          </w:tcPr>
          <w:p w14:paraId="48CC8338"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7D0F694F"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5347FC8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E9595F2" w14:textId="77777777" w:rsidTr="00D47637">
        <w:tblPrEx>
          <w:tblLook w:val="04A0" w:firstRow="1" w:lastRow="0" w:firstColumn="1" w:lastColumn="0" w:noHBand="0" w:noVBand="1"/>
        </w:tblPrEx>
        <w:tc>
          <w:tcPr>
            <w:tcW w:w="2264" w:type="pct"/>
          </w:tcPr>
          <w:p w14:paraId="44E20F3E"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w:t>
            </w:r>
            <w:proofErr w:type="gramStart"/>
            <w:r w:rsidRPr="00D931E0">
              <w:rPr>
                <w:rFonts w:ascii="Times New Roman" w:eastAsia="標楷體" w:hAnsi="Times New Roman" w:cs="Times New Roman"/>
              </w:rPr>
              <w:t>白喉噪眉</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6525F27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45</w:t>
            </w:r>
          </w:p>
        </w:tc>
        <w:tc>
          <w:tcPr>
            <w:tcW w:w="1463" w:type="pct"/>
          </w:tcPr>
          <w:p w14:paraId="7BD2BC7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CD58305" w14:textId="77777777" w:rsidTr="00D47637">
        <w:tblPrEx>
          <w:tblLook w:val="04A0" w:firstRow="1" w:lastRow="0" w:firstColumn="1" w:lastColumn="0" w:noHBand="0" w:noVBand="1"/>
        </w:tblPrEx>
        <w:tc>
          <w:tcPr>
            <w:tcW w:w="2264" w:type="pct"/>
          </w:tcPr>
          <w:p w14:paraId="2BA6480C"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棕噪眉</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8CA99D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6F7D168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54B0733C" w14:textId="77777777" w:rsidTr="00D47637">
        <w:tblPrEx>
          <w:tblLook w:val="04A0" w:firstRow="1" w:lastRow="0" w:firstColumn="1" w:lastColumn="0" w:noHBand="0" w:noVBand="1"/>
        </w:tblPrEx>
        <w:tc>
          <w:tcPr>
            <w:tcW w:w="2264" w:type="pct"/>
          </w:tcPr>
          <w:p w14:paraId="16103228"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火冠戴菊鳥</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4F4F0E98"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33</w:t>
            </w:r>
          </w:p>
        </w:tc>
        <w:tc>
          <w:tcPr>
            <w:tcW w:w="1463" w:type="pct"/>
          </w:tcPr>
          <w:p w14:paraId="26EFB2F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5B4DD037" w14:textId="77777777" w:rsidTr="00D47637">
        <w:tblPrEx>
          <w:tblLook w:val="04A0" w:firstRow="1" w:lastRow="0" w:firstColumn="1" w:lastColumn="0" w:noHBand="0" w:noVBand="1"/>
        </w:tblPrEx>
        <w:tc>
          <w:tcPr>
            <w:tcW w:w="2264" w:type="pct"/>
          </w:tcPr>
          <w:p w14:paraId="10419AAB"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茶腹鳾</w:t>
            </w:r>
            <w:r w:rsidRPr="00D931E0">
              <w:rPr>
                <w:rFonts w:ascii="Times New Roman" w:eastAsia="標楷體" w:hAnsi="Times New Roman" w:cs="Times New Roman"/>
              </w:rPr>
              <w:t xml:space="preserve"> ※ </w:t>
            </w:r>
          </w:p>
        </w:tc>
        <w:tc>
          <w:tcPr>
            <w:tcW w:w="1273" w:type="pct"/>
          </w:tcPr>
          <w:p w14:paraId="418185A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11</w:t>
            </w:r>
          </w:p>
        </w:tc>
        <w:tc>
          <w:tcPr>
            <w:tcW w:w="1463" w:type="pct"/>
          </w:tcPr>
          <w:p w14:paraId="20F1120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3E193D12" w14:textId="77777777" w:rsidTr="00D47637">
        <w:tblPrEx>
          <w:tblLook w:val="04A0" w:firstRow="1" w:lastRow="0" w:firstColumn="1" w:lastColumn="0" w:noHBand="0" w:noVBand="1"/>
        </w:tblPrEx>
        <w:tc>
          <w:tcPr>
            <w:tcW w:w="2264" w:type="pct"/>
          </w:tcPr>
          <w:p w14:paraId="5339ABDD"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鷦鷯</w:t>
            </w:r>
            <w:r w:rsidRPr="00D931E0">
              <w:rPr>
                <w:rFonts w:ascii="Times New Roman" w:eastAsia="標楷體" w:hAnsi="Times New Roman" w:cs="Times New Roman"/>
              </w:rPr>
              <w:t xml:space="preserve"> ※ </w:t>
            </w:r>
          </w:p>
        </w:tc>
        <w:tc>
          <w:tcPr>
            <w:tcW w:w="1273" w:type="pct"/>
          </w:tcPr>
          <w:p w14:paraId="5187B0DA"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4</w:t>
            </w:r>
          </w:p>
        </w:tc>
        <w:tc>
          <w:tcPr>
            <w:tcW w:w="1463" w:type="pct"/>
          </w:tcPr>
          <w:p w14:paraId="5D987DA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72CD17E2" w14:textId="77777777" w:rsidTr="00D47637">
        <w:tblPrEx>
          <w:tblLook w:val="04A0" w:firstRow="1" w:lastRow="0" w:firstColumn="1" w:lastColumn="0" w:noHBand="0" w:noVBand="1"/>
        </w:tblPrEx>
        <w:tc>
          <w:tcPr>
            <w:tcW w:w="2264" w:type="pct"/>
          </w:tcPr>
          <w:p w14:paraId="6948A75D"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河烏</w:t>
            </w:r>
            <w:proofErr w:type="gramEnd"/>
            <w:r w:rsidRPr="00D931E0">
              <w:rPr>
                <w:rFonts w:ascii="Times New Roman" w:eastAsia="標楷體" w:hAnsi="Times New Roman" w:cs="Times New Roman"/>
              </w:rPr>
              <w:t xml:space="preserve"> </w:t>
            </w:r>
          </w:p>
        </w:tc>
        <w:tc>
          <w:tcPr>
            <w:tcW w:w="1273" w:type="pct"/>
          </w:tcPr>
          <w:p w14:paraId="58C3397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5480F89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00F97058" w14:textId="77777777" w:rsidTr="00D47637">
        <w:tblPrEx>
          <w:tblLook w:val="04A0" w:firstRow="1" w:lastRow="0" w:firstColumn="1" w:lastColumn="0" w:noHBand="0" w:noVBand="1"/>
        </w:tblPrEx>
        <w:tc>
          <w:tcPr>
            <w:tcW w:w="2264" w:type="pct"/>
          </w:tcPr>
          <w:p w14:paraId="411A3C4D"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白頭</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1EF8C9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6DF23C1F"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61DD2BBD" w14:textId="77777777" w:rsidTr="00D47637">
        <w:tblPrEx>
          <w:tblLook w:val="04A0" w:firstRow="1" w:lastRow="0" w:firstColumn="1" w:lastColumn="0" w:noHBand="0" w:noVBand="1"/>
        </w:tblPrEx>
        <w:tc>
          <w:tcPr>
            <w:tcW w:w="2264" w:type="pct"/>
          </w:tcPr>
          <w:p w14:paraId="7C5795D7"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紅尾</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w:t>
            </w:r>
          </w:p>
        </w:tc>
        <w:tc>
          <w:tcPr>
            <w:tcW w:w="1273" w:type="pct"/>
          </w:tcPr>
          <w:p w14:paraId="234DC36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w:t>
            </w:r>
          </w:p>
        </w:tc>
        <w:tc>
          <w:tcPr>
            <w:tcW w:w="1463" w:type="pct"/>
          </w:tcPr>
          <w:p w14:paraId="794EDF65"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B5B703A" w14:textId="77777777" w:rsidTr="00D47637">
        <w:tblPrEx>
          <w:tblLook w:val="04A0" w:firstRow="1" w:lastRow="0" w:firstColumn="1" w:lastColumn="0" w:noHBand="0" w:noVBand="1"/>
        </w:tblPrEx>
        <w:tc>
          <w:tcPr>
            <w:tcW w:w="2264" w:type="pct"/>
          </w:tcPr>
          <w:p w14:paraId="7CE3C9D9"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紅尾</w:t>
            </w:r>
            <w:proofErr w:type="gramStart"/>
            <w:r w:rsidRPr="00D931E0">
              <w:rPr>
                <w:rFonts w:ascii="Times New Roman" w:eastAsia="標楷體" w:hAnsi="Times New Roman" w:cs="Times New Roman"/>
              </w:rPr>
              <w:t>鶲</w:t>
            </w:r>
            <w:proofErr w:type="gramEnd"/>
            <w:r w:rsidRPr="00D931E0">
              <w:rPr>
                <w:rFonts w:ascii="Times New Roman" w:eastAsia="標楷體" w:hAnsi="Times New Roman" w:cs="Times New Roman"/>
              </w:rPr>
              <w:t xml:space="preserve"> </w:t>
            </w:r>
          </w:p>
        </w:tc>
        <w:tc>
          <w:tcPr>
            <w:tcW w:w="1273" w:type="pct"/>
          </w:tcPr>
          <w:p w14:paraId="6C5FBAC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2F8D50A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4495A588" w14:textId="77777777" w:rsidTr="00D47637">
        <w:tblPrEx>
          <w:tblLook w:val="04A0" w:firstRow="1" w:lastRow="0" w:firstColumn="1" w:lastColumn="0" w:noHBand="0" w:noVBand="1"/>
        </w:tblPrEx>
        <w:tc>
          <w:tcPr>
            <w:tcW w:w="2264" w:type="pct"/>
          </w:tcPr>
          <w:p w14:paraId="5DED5A4E"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黃腹琉璃</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37AC230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112</w:t>
            </w:r>
          </w:p>
        </w:tc>
        <w:tc>
          <w:tcPr>
            <w:tcW w:w="1463" w:type="pct"/>
          </w:tcPr>
          <w:p w14:paraId="61C7AF1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2E711BA5" w14:textId="77777777" w:rsidTr="00D47637">
        <w:tblPrEx>
          <w:tblLook w:val="04A0" w:firstRow="1" w:lastRow="0" w:firstColumn="1" w:lastColumn="0" w:noHBand="0" w:noVBand="1"/>
        </w:tblPrEx>
        <w:tc>
          <w:tcPr>
            <w:tcW w:w="2264" w:type="pct"/>
          </w:tcPr>
          <w:p w14:paraId="3BFC1C83"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小翼</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63BBF04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27</w:t>
            </w:r>
          </w:p>
        </w:tc>
        <w:tc>
          <w:tcPr>
            <w:tcW w:w="1463" w:type="pct"/>
          </w:tcPr>
          <w:p w14:paraId="3BFE864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652C9B99" w14:textId="77777777" w:rsidTr="00D47637">
        <w:tblPrEx>
          <w:tblLook w:val="04A0" w:firstRow="1" w:lastRow="0" w:firstColumn="1" w:lastColumn="0" w:noHBand="0" w:noVBand="1"/>
        </w:tblPrEx>
        <w:tc>
          <w:tcPr>
            <w:tcW w:w="2264" w:type="pct"/>
          </w:tcPr>
          <w:p w14:paraId="443E4CFA"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臺灣紫嘯</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3AEB65B9"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33</w:t>
            </w:r>
          </w:p>
        </w:tc>
        <w:tc>
          <w:tcPr>
            <w:tcW w:w="1463" w:type="pct"/>
          </w:tcPr>
          <w:p w14:paraId="73AA3E8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0186B5C6" w14:textId="77777777" w:rsidTr="00D47637">
        <w:tblPrEx>
          <w:tblLook w:val="04A0" w:firstRow="1" w:lastRow="0" w:firstColumn="1" w:lastColumn="0" w:noHBand="0" w:noVBand="1"/>
        </w:tblPrEx>
        <w:tc>
          <w:tcPr>
            <w:tcW w:w="2264" w:type="pct"/>
          </w:tcPr>
          <w:p w14:paraId="7B5A3A62"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白尾</w:t>
            </w:r>
            <w:proofErr w:type="gramStart"/>
            <w:r w:rsidRPr="00D931E0">
              <w:rPr>
                <w:rFonts w:ascii="Times New Roman" w:eastAsia="標楷體" w:hAnsi="Times New Roman" w:cs="Times New Roman"/>
              </w:rPr>
              <w:t>鴝</w:t>
            </w:r>
            <w:proofErr w:type="gramEnd"/>
            <w:r w:rsidRPr="00D931E0">
              <w:rPr>
                <w:rFonts w:ascii="Times New Roman" w:eastAsia="標楷體" w:hAnsi="Times New Roman" w:cs="Times New Roman"/>
              </w:rPr>
              <w:t xml:space="preserve"> ※ III</w:t>
            </w:r>
          </w:p>
        </w:tc>
        <w:tc>
          <w:tcPr>
            <w:tcW w:w="1273" w:type="pct"/>
          </w:tcPr>
          <w:p w14:paraId="4CB86F5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252</w:t>
            </w:r>
          </w:p>
        </w:tc>
        <w:tc>
          <w:tcPr>
            <w:tcW w:w="1463" w:type="pct"/>
          </w:tcPr>
          <w:p w14:paraId="5A942CC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70</w:t>
            </w:r>
          </w:p>
        </w:tc>
      </w:tr>
      <w:tr w:rsidR="007C6AAC" w:rsidRPr="00D931E0" w14:paraId="2B88139B" w14:textId="77777777" w:rsidTr="00D47637">
        <w:tblPrEx>
          <w:tblLook w:val="04A0" w:firstRow="1" w:lastRow="0" w:firstColumn="1" w:lastColumn="0" w:noHBand="0" w:noVBand="1"/>
        </w:tblPrEx>
        <w:tc>
          <w:tcPr>
            <w:tcW w:w="2264" w:type="pct"/>
          </w:tcPr>
          <w:p w14:paraId="27F81A7D"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臺灣白眉林</w:t>
            </w:r>
            <w:proofErr w:type="gramStart"/>
            <w:r w:rsidRPr="00D931E0">
              <w:rPr>
                <w:rFonts w:ascii="Times New Roman" w:eastAsia="標楷體" w:hAnsi="Times New Roman" w:cs="Times New Roman"/>
              </w:rPr>
              <w:t>鴝</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157024A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0A3B99C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4E985DAC" w14:textId="77777777" w:rsidTr="00D47637">
        <w:tblPrEx>
          <w:tblLook w:val="04A0" w:firstRow="1" w:lastRow="0" w:firstColumn="1" w:lastColumn="0" w:noHBand="0" w:noVBand="1"/>
        </w:tblPrEx>
        <w:tc>
          <w:tcPr>
            <w:tcW w:w="2264" w:type="pct"/>
          </w:tcPr>
          <w:p w14:paraId="1E64FBC0"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栗背林鴝</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52161AD6"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61</w:t>
            </w:r>
          </w:p>
        </w:tc>
        <w:tc>
          <w:tcPr>
            <w:tcW w:w="1463" w:type="pct"/>
          </w:tcPr>
          <w:p w14:paraId="351054F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368BEA09" w14:textId="77777777" w:rsidTr="00D47637">
        <w:tblPrEx>
          <w:tblLook w:val="04A0" w:firstRow="1" w:lastRow="0" w:firstColumn="1" w:lastColumn="0" w:noHBand="0" w:noVBand="1"/>
        </w:tblPrEx>
        <w:tc>
          <w:tcPr>
            <w:tcW w:w="2264" w:type="pct"/>
          </w:tcPr>
          <w:p w14:paraId="464E7670"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黃胸青</w:t>
            </w:r>
            <w:proofErr w:type="gramStart"/>
            <w:r w:rsidRPr="00D931E0">
              <w:rPr>
                <w:rFonts w:ascii="Times New Roman" w:eastAsia="標楷體" w:hAnsi="Times New Roman" w:cs="Times New Roman"/>
              </w:rPr>
              <w:t>鶲</w:t>
            </w:r>
            <w:proofErr w:type="gramEnd"/>
            <w:r w:rsidRPr="00D931E0">
              <w:rPr>
                <w:rFonts w:ascii="Times New Roman" w:eastAsia="標楷體" w:hAnsi="Times New Roman" w:cs="Times New Roman"/>
              </w:rPr>
              <w:t xml:space="preserve"> ※ </w:t>
            </w:r>
          </w:p>
        </w:tc>
        <w:tc>
          <w:tcPr>
            <w:tcW w:w="1273" w:type="pct"/>
          </w:tcPr>
          <w:p w14:paraId="0336E8E9"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6C91F5B4"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0D85EF0E" w14:textId="77777777" w:rsidTr="00D47637">
        <w:tblPrEx>
          <w:tblLook w:val="04A0" w:firstRow="1" w:lastRow="0" w:firstColumn="1" w:lastColumn="0" w:noHBand="0" w:noVBand="1"/>
        </w:tblPrEx>
        <w:tc>
          <w:tcPr>
            <w:tcW w:w="2264" w:type="pct"/>
          </w:tcPr>
          <w:p w14:paraId="309E3E8D"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鉛色水</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 III</w:t>
            </w:r>
          </w:p>
        </w:tc>
        <w:tc>
          <w:tcPr>
            <w:tcW w:w="1273" w:type="pct"/>
          </w:tcPr>
          <w:p w14:paraId="41CE0A15"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13</w:t>
            </w:r>
          </w:p>
        </w:tc>
        <w:tc>
          <w:tcPr>
            <w:tcW w:w="1463" w:type="pct"/>
          </w:tcPr>
          <w:p w14:paraId="18659EB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0C930751" w14:textId="77777777" w:rsidTr="00D47637">
        <w:tblPrEx>
          <w:tblLook w:val="04A0" w:firstRow="1" w:lastRow="0" w:firstColumn="1" w:lastColumn="0" w:noHBand="0" w:noVBand="1"/>
        </w:tblPrEx>
        <w:tc>
          <w:tcPr>
            <w:tcW w:w="2264" w:type="pct"/>
          </w:tcPr>
          <w:p w14:paraId="35FAF617" w14:textId="77777777" w:rsidR="007C6AAC" w:rsidRPr="00D931E0" w:rsidRDefault="007C6AAC" w:rsidP="000E1A8F">
            <w:pPr>
              <w:jc w:val="left"/>
              <w:rPr>
                <w:rFonts w:ascii="Times New Roman" w:eastAsia="標楷體" w:hAnsi="Times New Roman" w:cs="Times New Roman"/>
              </w:rPr>
            </w:pPr>
            <w:proofErr w:type="gramStart"/>
            <w:r w:rsidRPr="00D931E0">
              <w:rPr>
                <w:rFonts w:ascii="Times New Roman" w:eastAsia="標楷體" w:hAnsi="Times New Roman" w:cs="Times New Roman"/>
              </w:rPr>
              <w:t>綠啄花</w:t>
            </w:r>
            <w:proofErr w:type="gramEnd"/>
            <w:r w:rsidRPr="00D931E0">
              <w:rPr>
                <w:rFonts w:ascii="Times New Roman" w:eastAsia="標楷體" w:hAnsi="Times New Roman" w:cs="Times New Roman"/>
              </w:rPr>
              <w:t xml:space="preserve"> ※ </w:t>
            </w:r>
          </w:p>
        </w:tc>
        <w:tc>
          <w:tcPr>
            <w:tcW w:w="1273" w:type="pct"/>
          </w:tcPr>
          <w:p w14:paraId="0CC64ACD"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w:t>
            </w:r>
          </w:p>
        </w:tc>
        <w:tc>
          <w:tcPr>
            <w:tcW w:w="1463" w:type="pct"/>
          </w:tcPr>
          <w:p w14:paraId="2E30434F"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282952D4" w14:textId="77777777" w:rsidTr="00D47637">
        <w:tblPrEx>
          <w:tblLook w:val="04A0" w:firstRow="1" w:lastRow="0" w:firstColumn="1" w:lastColumn="0" w:noHBand="0" w:noVBand="1"/>
        </w:tblPrEx>
        <w:tc>
          <w:tcPr>
            <w:tcW w:w="2264" w:type="pct"/>
          </w:tcPr>
          <w:p w14:paraId="7F8C6B30"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紅</w:t>
            </w:r>
            <w:proofErr w:type="gramStart"/>
            <w:r w:rsidRPr="00D931E0">
              <w:rPr>
                <w:rFonts w:ascii="Times New Roman" w:eastAsia="標楷體" w:hAnsi="Times New Roman" w:cs="Times New Roman"/>
              </w:rPr>
              <w:t>胸啄花</w:t>
            </w:r>
            <w:proofErr w:type="gramEnd"/>
            <w:r w:rsidRPr="00D931E0">
              <w:rPr>
                <w:rFonts w:ascii="Times New Roman" w:eastAsia="標楷體" w:hAnsi="Times New Roman" w:cs="Times New Roman"/>
              </w:rPr>
              <w:t xml:space="preserve"> ※ </w:t>
            </w:r>
          </w:p>
        </w:tc>
        <w:tc>
          <w:tcPr>
            <w:tcW w:w="1273" w:type="pct"/>
          </w:tcPr>
          <w:p w14:paraId="17C940D7"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34</w:t>
            </w:r>
          </w:p>
        </w:tc>
        <w:tc>
          <w:tcPr>
            <w:tcW w:w="1463" w:type="pct"/>
          </w:tcPr>
          <w:p w14:paraId="1EC93600"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558EAF44" w14:textId="77777777" w:rsidTr="00D47637">
        <w:tblPrEx>
          <w:tblLook w:val="04A0" w:firstRow="1" w:lastRow="0" w:firstColumn="1" w:lastColumn="0" w:noHBand="0" w:noVBand="1"/>
        </w:tblPrEx>
        <w:tc>
          <w:tcPr>
            <w:tcW w:w="2264" w:type="pct"/>
          </w:tcPr>
          <w:p w14:paraId="545B44AA"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山麻雀</w:t>
            </w:r>
            <w:r w:rsidRPr="00D931E0">
              <w:rPr>
                <w:rFonts w:ascii="Times New Roman" w:eastAsia="標楷體" w:hAnsi="Times New Roman" w:cs="Times New Roman"/>
              </w:rPr>
              <w:t xml:space="preserve"> I</w:t>
            </w:r>
          </w:p>
        </w:tc>
        <w:tc>
          <w:tcPr>
            <w:tcW w:w="1273" w:type="pct"/>
          </w:tcPr>
          <w:p w14:paraId="018EC6A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5D670DF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C1F3D2F" w14:textId="77777777" w:rsidTr="00D47637">
        <w:tblPrEx>
          <w:tblLook w:val="04A0" w:firstRow="1" w:lastRow="0" w:firstColumn="1" w:lastColumn="0" w:noHBand="0" w:noVBand="1"/>
        </w:tblPrEx>
        <w:tc>
          <w:tcPr>
            <w:tcW w:w="2264" w:type="pct"/>
          </w:tcPr>
          <w:p w14:paraId="5DE6AB67"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麻雀</w:t>
            </w:r>
            <w:r w:rsidRPr="00D931E0">
              <w:rPr>
                <w:rFonts w:ascii="Times New Roman" w:eastAsia="標楷體" w:hAnsi="Times New Roman" w:cs="Times New Roman"/>
              </w:rPr>
              <w:t xml:space="preserve"> </w:t>
            </w:r>
          </w:p>
        </w:tc>
        <w:tc>
          <w:tcPr>
            <w:tcW w:w="1273" w:type="pct"/>
          </w:tcPr>
          <w:p w14:paraId="44CD63C9"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2</w:t>
            </w:r>
          </w:p>
        </w:tc>
        <w:tc>
          <w:tcPr>
            <w:tcW w:w="1463" w:type="pct"/>
          </w:tcPr>
          <w:p w14:paraId="1679DCF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357D0DCF" w14:textId="77777777" w:rsidTr="00D47637">
        <w:tblPrEx>
          <w:tblLook w:val="04A0" w:firstRow="1" w:lastRow="0" w:firstColumn="1" w:lastColumn="0" w:noHBand="0" w:noVBand="1"/>
        </w:tblPrEx>
        <w:tc>
          <w:tcPr>
            <w:tcW w:w="2264" w:type="pct"/>
          </w:tcPr>
          <w:p w14:paraId="357B1029"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白</w:t>
            </w:r>
            <w:proofErr w:type="gramStart"/>
            <w:r w:rsidRPr="00D931E0">
              <w:rPr>
                <w:rFonts w:ascii="Times New Roman" w:eastAsia="標楷體" w:hAnsi="Times New Roman" w:cs="Times New Roman"/>
              </w:rPr>
              <w:t>鶺鴒</w:t>
            </w:r>
            <w:proofErr w:type="gramEnd"/>
            <w:r w:rsidRPr="00D931E0">
              <w:rPr>
                <w:rFonts w:ascii="Times New Roman" w:eastAsia="標楷體" w:hAnsi="Times New Roman" w:cs="Times New Roman"/>
              </w:rPr>
              <w:t xml:space="preserve"> </w:t>
            </w:r>
          </w:p>
        </w:tc>
        <w:tc>
          <w:tcPr>
            <w:tcW w:w="1273" w:type="pct"/>
          </w:tcPr>
          <w:p w14:paraId="0C8EA453"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5742B741"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1CCC603" w14:textId="77777777" w:rsidTr="00D47637">
        <w:tblPrEx>
          <w:tblLook w:val="04A0" w:firstRow="1" w:lastRow="0" w:firstColumn="1" w:lastColumn="0" w:noHBand="0" w:noVBand="1"/>
        </w:tblPrEx>
        <w:tc>
          <w:tcPr>
            <w:tcW w:w="2264" w:type="pct"/>
          </w:tcPr>
          <w:p w14:paraId="198785D5" w14:textId="77777777" w:rsidR="007C6AAC" w:rsidRPr="00D931E0" w:rsidRDefault="007C6AAC" w:rsidP="000E1A8F">
            <w:pPr>
              <w:jc w:val="left"/>
              <w:rPr>
                <w:rFonts w:ascii="Times New Roman" w:eastAsia="標楷體" w:hAnsi="Times New Roman" w:cs="Times New Roman"/>
              </w:rPr>
            </w:pPr>
            <w:r w:rsidRPr="00D931E0">
              <w:rPr>
                <w:rFonts w:ascii="Times New Roman" w:eastAsia="標楷體" w:hAnsi="Times New Roman" w:cs="Times New Roman"/>
              </w:rPr>
              <w:t>臺灣朱雀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7129CB4B"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6</w:t>
            </w:r>
          </w:p>
        </w:tc>
        <w:tc>
          <w:tcPr>
            <w:tcW w:w="1463" w:type="pct"/>
          </w:tcPr>
          <w:p w14:paraId="6B68E2AC" w14:textId="77777777" w:rsidR="007C6AAC" w:rsidRPr="00D931E0" w:rsidRDefault="007C6AAC" w:rsidP="000E1A8F">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D17E47E" w14:textId="77777777" w:rsidTr="00D47637">
        <w:tblPrEx>
          <w:tblLook w:val="04A0" w:firstRow="1" w:lastRow="0" w:firstColumn="1" w:lastColumn="0" w:noHBand="0" w:noVBand="1"/>
        </w:tblPrEx>
        <w:tc>
          <w:tcPr>
            <w:tcW w:w="2264" w:type="pct"/>
          </w:tcPr>
          <w:p w14:paraId="17D53FBA" w14:textId="77777777" w:rsidR="007C6AAC" w:rsidRPr="00D931E0" w:rsidRDefault="007C6AAC"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85</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273" w:type="pct"/>
          </w:tcPr>
          <w:p w14:paraId="27EE00BF" w14:textId="77777777" w:rsidR="007C6AAC" w:rsidRPr="00D931E0" w:rsidRDefault="007C6AAC" w:rsidP="000E1A8F">
            <w:pPr>
              <w:rPr>
                <w:rFonts w:ascii="Times New Roman" w:eastAsia="標楷體" w:hAnsi="Times New Roman" w:cs="Times New Roman"/>
              </w:rPr>
            </w:pPr>
            <w:r w:rsidRPr="007D16E8">
              <w:rPr>
                <w:rFonts w:ascii="Times New Roman" w:eastAsia="標楷體" w:hAnsi="Times New Roman" w:cs="Times New Roman"/>
              </w:rPr>
              <w:t>5</w:t>
            </w:r>
            <w:r>
              <w:rPr>
                <w:rFonts w:ascii="Times New Roman" w:eastAsia="標楷體" w:hAnsi="Times New Roman" w:cs="Times New Roman" w:hint="eastAsia"/>
              </w:rPr>
              <w:t>,</w:t>
            </w:r>
            <w:r w:rsidRPr="007D16E8">
              <w:rPr>
                <w:rFonts w:ascii="Times New Roman" w:eastAsia="標楷體" w:hAnsi="Times New Roman" w:cs="Times New Roman"/>
              </w:rPr>
              <w:t>263</w:t>
            </w:r>
          </w:p>
        </w:tc>
        <w:tc>
          <w:tcPr>
            <w:tcW w:w="1463" w:type="pct"/>
          </w:tcPr>
          <w:p w14:paraId="709F5F4C" w14:textId="77777777" w:rsidR="007C6AAC" w:rsidRPr="00D931E0" w:rsidRDefault="007C6AAC" w:rsidP="000E1A8F">
            <w:pPr>
              <w:rPr>
                <w:rFonts w:ascii="Times New Roman" w:eastAsia="標楷體" w:hAnsi="Times New Roman" w:cs="Times New Roman"/>
              </w:rPr>
            </w:pPr>
          </w:p>
        </w:tc>
      </w:tr>
    </w:tbl>
    <w:p w14:paraId="7EA8644F" w14:textId="77777777" w:rsidR="007D0304" w:rsidRPr="00DC66F5" w:rsidRDefault="007D0304" w:rsidP="007D0304">
      <w:pPr>
        <w:rPr>
          <w:rFonts w:ascii="Times New Roman" w:eastAsia="標楷體" w:hAnsi="Times New Roman" w:cs="Times New Roman"/>
          <w:color w:val="4472C4" w:themeColor="accent5"/>
        </w:rPr>
      </w:pPr>
    </w:p>
    <w:p w14:paraId="1D1D18EC" w14:textId="77777777" w:rsidR="007D0304" w:rsidRPr="00DC66F5" w:rsidRDefault="007D0304" w:rsidP="007D0304">
      <w:pPr>
        <w:suppressAutoHyphens/>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0051D0B5" w14:textId="18C75C5C" w:rsidR="007D0304" w:rsidRPr="00D47637" w:rsidRDefault="006C1F10" w:rsidP="007D0304">
      <w:pPr>
        <w:rPr>
          <w:rFonts w:ascii="Times New Roman" w:eastAsia="標楷體" w:hAnsi="Times New Roman"/>
        </w:rPr>
      </w:pPr>
      <w:bookmarkStart w:id="102" w:name="_Toc187943656"/>
      <w:r w:rsidRPr="00D47637">
        <w:rPr>
          <w:rFonts w:ascii="Times New Roman" w:eastAsia="標楷體" w:hAnsi="Times New Roman" w:cs="Times New Roman" w:hint="eastAsia"/>
        </w:rPr>
        <w:t>附表</w:t>
      </w:r>
      <w:r w:rsidR="005D1CB7" w:rsidRPr="00D47637">
        <w:rPr>
          <w:rFonts w:ascii="Times New Roman" w:eastAsia="標楷體" w:hAnsi="Times New Roman" w:cs="Times New Roman"/>
        </w:rPr>
        <w:t>5</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7C6AAC" w:rsidRPr="00D47637">
        <w:rPr>
          <w:rFonts w:ascii="Times New Roman" w:eastAsia="標楷體" w:hAnsi="Times New Roman"/>
        </w:rPr>
        <w:t>5</w:t>
      </w:r>
      <w:r w:rsidR="007D0304" w:rsidRPr="00D47637">
        <w:rPr>
          <w:rFonts w:ascii="Times New Roman" w:eastAsia="標楷體" w:hAnsi="Times New Roman" w:hint="eastAsia"/>
        </w:rPr>
        <w:t>年</w:t>
      </w:r>
      <w:r w:rsidR="00F33FAB"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繁殖鳥類調查資料屬於優等之樣區中，在宜蘭分署記錄的鳥種名錄及數量</w:t>
      </w:r>
      <w:bookmarkEnd w:id="102"/>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110"/>
        <w:gridCol w:w="3196"/>
      </w:tblGrid>
      <w:tr w:rsidR="007C6AAC" w:rsidRPr="000E06EF" w14:paraId="18D0B067" w14:textId="77777777" w:rsidTr="00D47637">
        <w:tc>
          <w:tcPr>
            <w:tcW w:w="3076" w:type="pct"/>
            <w:tcBorders>
              <w:top w:val="single" w:sz="4" w:space="0" w:color="auto"/>
              <w:bottom w:val="single" w:sz="4" w:space="0" w:color="auto"/>
            </w:tcBorders>
          </w:tcPr>
          <w:p w14:paraId="16347794"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1924" w:type="pct"/>
            <w:tcBorders>
              <w:top w:val="single" w:sz="4" w:space="0" w:color="auto"/>
              <w:bottom w:val="single" w:sz="4" w:space="0" w:color="auto"/>
            </w:tcBorders>
          </w:tcPr>
          <w:p w14:paraId="19597B02"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proofErr w:type="gramStart"/>
            <w:r w:rsidRPr="000E06EF">
              <w:rPr>
                <w:rFonts w:ascii="Times New Roman" w:eastAsia="標楷體" w:hAnsi="Times New Roman" w:cs="Times New Roman"/>
              </w:rPr>
              <w:t>隻次</w:t>
            </w:r>
            <w:proofErr w:type="gramEnd"/>
            <w:r w:rsidRPr="000E06EF">
              <w:rPr>
                <w:rFonts w:ascii="Times New Roman" w:eastAsia="標楷體" w:hAnsi="Times New Roman" w:cs="Times New Roman"/>
              </w:rPr>
              <w:t>)</w:t>
            </w:r>
          </w:p>
        </w:tc>
      </w:tr>
      <w:tr w:rsidR="007C6AAC" w:rsidRPr="000E06EF" w14:paraId="23BEBA0F" w14:textId="77777777" w:rsidTr="00D47637">
        <w:tc>
          <w:tcPr>
            <w:tcW w:w="3076" w:type="pct"/>
            <w:tcBorders>
              <w:top w:val="single" w:sz="4" w:space="0" w:color="auto"/>
            </w:tcBorders>
          </w:tcPr>
          <w:p w14:paraId="190C2D7F"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臺灣山鷓鴣</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Borders>
              <w:top w:val="single" w:sz="4" w:space="0" w:color="auto"/>
            </w:tcBorders>
          </w:tcPr>
          <w:p w14:paraId="67C24ADC"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4</w:t>
            </w:r>
          </w:p>
        </w:tc>
      </w:tr>
      <w:tr w:rsidR="007C6AAC" w:rsidRPr="000E06EF" w14:paraId="4C835F24" w14:textId="77777777" w:rsidTr="00D47637">
        <w:tc>
          <w:tcPr>
            <w:tcW w:w="3076" w:type="pct"/>
          </w:tcPr>
          <w:p w14:paraId="66F49DA6"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藍腹</w:t>
            </w:r>
            <w:proofErr w:type="gramStart"/>
            <w:r w:rsidRPr="000E06EF">
              <w:rPr>
                <w:rFonts w:ascii="Times New Roman" w:eastAsia="標楷體" w:hAnsi="Times New Roman" w:cs="Times New Roman"/>
              </w:rPr>
              <w:t>鷴</w:t>
            </w:r>
            <w:proofErr w:type="gramEnd"/>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w:t>
            </w:r>
          </w:p>
        </w:tc>
        <w:tc>
          <w:tcPr>
            <w:tcW w:w="1924" w:type="pct"/>
          </w:tcPr>
          <w:p w14:paraId="268B63E0"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5</w:t>
            </w:r>
          </w:p>
        </w:tc>
      </w:tr>
      <w:tr w:rsidR="007C6AAC" w:rsidRPr="000E06EF" w14:paraId="6EB92078" w14:textId="77777777" w:rsidTr="00D47637">
        <w:tc>
          <w:tcPr>
            <w:tcW w:w="3076" w:type="pct"/>
          </w:tcPr>
          <w:p w14:paraId="66E5CEF4"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臺灣竹雞</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7995465C"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6</w:t>
            </w:r>
          </w:p>
        </w:tc>
      </w:tr>
      <w:tr w:rsidR="007C6AAC" w:rsidRPr="000E06EF" w14:paraId="43A72D99" w14:textId="77777777" w:rsidTr="00D47637">
        <w:tc>
          <w:tcPr>
            <w:tcW w:w="3076" w:type="pct"/>
          </w:tcPr>
          <w:p w14:paraId="4F1F8EE8"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金背</w:t>
            </w:r>
            <w:proofErr w:type="gramStart"/>
            <w:r w:rsidRPr="000E06EF">
              <w:rPr>
                <w:rFonts w:ascii="Times New Roman" w:eastAsia="標楷體" w:hAnsi="Times New Roman" w:cs="Times New Roman"/>
              </w:rPr>
              <w:t>鳩</w:t>
            </w:r>
            <w:proofErr w:type="gramEnd"/>
            <w:r w:rsidRPr="000E06EF">
              <w:rPr>
                <w:rFonts w:ascii="Times New Roman" w:eastAsia="標楷體" w:hAnsi="Times New Roman" w:cs="Times New Roman"/>
              </w:rPr>
              <w:t xml:space="preserve"> ※ </w:t>
            </w:r>
          </w:p>
        </w:tc>
        <w:tc>
          <w:tcPr>
            <w:tcW w:w="1924" w:type="pct"/>
          </w:tcPr>
          <w:p w14:paraId="6D9336B8"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3A74CAB9" w14:textId="77777777" w:rsidTr="00D47637">
        <w:tc>
          <w:tcPr>
            <w:tcW w:w="3076" w:type="pct"/>
          </w:tcPr>
          <w:p w14:paraId="7F8D310D"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紅</w:t>
            </w:r>
            <w:proofErr w:type="gramStart"/>
            <w:r w:rsidRPr="000E06EF">
              <w:rPr>
                <w:rFonts w:ascii="Times New Roman" w:eastAsia="標楷體" w:hAnsi="Times New Roman" w:cs="Times New Roman"/>
              </w:rPr>
              <w:t>鳩</w:t>
            </w:r>
            <w:proofErr w:type="gramEnd"/>
            <w:r w:rsidRPr="000E06EF">
              <w:rPr>
                <w:rFonts w:ascii="Times New Roman" w:eastAsia="標楷體" w:hAnsi="Times New Roman" w:cs="Times New Roman"/>
              </w:rPr>
              <w:t xml:space="preserve"> </w:t>
            </w:r>
          </w:p>
        </w:tc>
        <w:tc>
          <w:tcPr>
            <w:tcW w:w="1924" w:type="pct"/>
          </w:tcPr>
          <w:p w14:paraId="1A369167"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771D1F31" w14:textId="77777777" w:rsidTr="00D47637">
        <w:tc>
          <w:tcPr>
            <w:tcW w:w="3076" w:type="pct"/>
          </w:tcPr>
          <w:p w14:paraId="2D91FECA"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鷹</w:t>
            </w:r>
            <w:proofErr w:type="gramStart"/>
            <w:r w:rsidRPr="000E06EF">
              <w:rPr>
                <w:rFonts w:ascii="Times New Roman" w:eastAsia="標楷體" w:hAnsi="Times New Roman" w:cs="Times New Roman"/>
              </w:rPr>
              <w:t>鵑</w:t>
            </w:r>
            <w:proofErr w:type="gramEnd"/>
            <w:r w:rsidRPr="000E06EF">
              <w:rPr>
                <w:rFonts w:ascii="Times New Roman" w:eastAsia="標楷體" w:hAnsi="Times New Roman" w:cs="Times New Roman"/>
              </w:rPr>
              <w:t xml:space="preserve"> </w:t>
            </w:r>
          </w:p>
        </w:tc>
        <w:tc>
          <w:tcPr>
            <w:tcW w:w="1924" w:type="pct"/>
          </w:tcPr>
          <w:p w14:paraId="6F0D9514"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13</w:t>
            </w:r>
          </w:p>
        </w:tc>
      </w:tr>
      <w:tr w:rsidR="007C6AAC" w:rsidRPr="000E06EF" w14:paraId="265CD5B1" w14:textId="77777777" w:rsidTr="00D47637">
        <w:tc>
          <w:tcPr>
            <w:tcW w:w="3076" w:type="pct"/>
          </w:tcPr>
          <w:p w14:paraId="33428F9D"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北方中杜鵑</w:t>
            </w:r>
            <w:r w:rsidRPr="000E06EF">
              <w:rPr>
                <w:rFonts w:ascii="Times New Roman" w:eastAsia="標楷體" w:hAnsi="Times New Roman" w:cs="Times New Roman"/>
              </w:rPr>
              <w:t xml:space="preserve"> </w:t>
            </w:r>
          </w:p>
        </w:tc>
        <w:tc>
          <w:tcPr>
            <w:tcW w:w="1924" w:type="pct"/>
          </w:tcPr>
          <w:p w14:paraId="7282FE25"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2</w:t>
            </w:r>
          </w:p>
        </w:tc>
      </w:tr>
      <w:tr w:rsidR="007C6AAC" w:rsidRPr="000E06EF" w14:paraId="32CE9789" w14:textId="77777777" w:rsidTr="00D47637">
        <w:tc>
          <w:tcPr>
            <w:tcW w:w="3076" w:type="pct"/>
          </w:tcPr>
          <w:p w14:paraId="527EB1B4"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小雨燕</w:t>
            </w:r>
            <w:r w:rsidRPr="000E06EF">
              <w:rPr>
                <w:rFonts w:ascii="Times New Roman" w:eastAsia="標楷體" w:hAnsi="Times New Roman" w:cs="Times New Roman"/>
              </w:rPr>
              <w:t xml:space="preserve"> ※ </w:t>
            </w:r>
          </w:p>
        </w:tc>
        <w:tc>
          <w:tcPr>
            <w:tcW w:w="1924" w:type="pct"/>
          </w:tcPr>
          <w:p w14:paraId="412490AA"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5</w:t>
            </w:r>
          </w:p>
        </w:tc>
      </w:tr>
      <w:tr w:rsidR="007C6AAC" w:rsidRPr="000E06EF" w14:paraId="2B52FB47" w14:textId="77777777" w:rsidTr="00D47637">
        <w:tc>
          <w:tcPr>
            <w:tcW w:w="3076" w:type="pct"/>
          </w:tcPr>
          <w:p w14:paraId="3A982B13"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大冠</w:t>
            </w:r>
            <w:proofErr w:type="gramStart"/>
            <w:r w:rsidRPr="000E06EF">
              <w:rPr>
                <w:rFonts w:ascii="Times New Roman" w:eastAsia="標楷體" w:hAnsi="Times New Roman" w:cs="Times New Roman"/>
              </w:rPr>
              <w:t>鷲</w:t>
            </w:r>
            <w:proofErr w:type="gramEnd"/>
            <w:r w:rsidRPr="000E06EF">
              <w:rPr>
                <w:rFonts w:ascii="Times New Roman" w:eastAsia="標楷體" w:hAnsi="Times New Roman" w:cs="Times New Roman"/>
              </w:rPr>
              <w:t xml:space="preserve"> ※ II</w:t>
            </w:r>
          </w:p>
        </w:tc>
        <w:tc>
          <w:tcPr>
            <w:tcW w:w="1924" w:type="pct"/>
          </w:tcPr>
          <w:p w14:paraId="342284F2"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13</w:t>
            </w:r>
          </w:p>
        </w:tc>
      </w:tr>
      <w:tr w:rsidR="007C6AAC" w:rsidRPr="000E06EF" w14:paraId="576E1190" w14:textId="77777777" w:rsidTr="00D47637">
        <w:tc>
          <w:tcPr>
            <w:tcW w:w="3076" w:type="pct"/>
          </w:tcPr>
          <w:p w14:paraId="297E9196"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鳳頭蒼鷹</w:t>
            </w:r>
            <w:r w:rsidRPr="000E06EF">
              <w:rPr>
                <w:rFonts w:ascii="Times New Roman" w:eastAsia="標楷體" w:hAnsi="Times New Roman" w:cs="Times New Roman"/>
              </w:rPr>
              <w:t xml:space="preserve"> ※ II</w:t>
            </w:r>
          </w:p>
        </w:tc>
        <w:tc>
          <w:tcPr>
            <w:tcW w:w="1924" w:type="pct"/>
          </w:tcPr>
          <w:p w14:paraId="65505F8A"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427F7B74" w14:textId="77777777" w:rsidTr="00D47637">
        <w:tc>
          <w:tcPr>
            <w:tcW w:w="3076" w:type="pct"/>
          </w:tcPr>
          <w:p w14:paraId="34A4B8C0"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鵂鶹</w:t>
            </w:r>
            <w:proofErr w:type="gramEnd"/>
            <w:r w:rsidRPr="000E06EF">
              <w:rPr>
                <w:rFonts w:ascii="Times New Roman" w:eastAsia="標楷體" w:hAnsi="Times New Roman" w:cs="Times New Roman"/>
              </w:rPr>
              <w:t xml:space="preserve"> ※ II</w:t>
            </w:r>
          </w:p>
        </w:tc>
        <w:tc>
          <w:tcPr>
            <w:tcW w:w="1924" w:type="pct"/>
          </w:tcPr>
          <w:p w14:paraId="5D5C8C4E"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4</w:t>
            </w:r>
          </w:p>
        </w:tc>
      </w:tr>
      <w:tr w:rsidR="007C6AAC" w:rsidRPr="000E06EF" w14:paraId="1B01C13C" w14:textId="77777777" w:rsidTr="00D47637">
        <w:tc>
          <w:tcPr>
            <w:tcW w:w="3076" w:type="pct"/>
          </w:tcPr>
          <w:p w14:paraId="2FAFF94B"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五色鳥</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263D5C11"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45</w:t>
            </w:r>
          </w:p>
        </w:tc>
      </w:tr>
      <w:tr w:rsidR="007C6AAC" w:rsidRPr="000E06EF" w14:paraId="3E13ED4F" w14:textId="77777777" w:rsidTr="00D47637">
        <w:tc>
          <w:tcPr>
            <w:tcW w:w="3076" w:type="pct"/>
          </w:tcPr>
          <w:p w14:paraId="2D5ED218"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小啄木</w:t>
            </w:r>
            <w:proofErr w:type="gramEnd"/>
            <w:r w:rsidRPr="000E06EF">
              <w:rPr>
                <w:rFonts w:ascii="Times New Roman" w:eastAsia="標楷體" w:hAnsi="Times New Roman" w:cs="Times New Roman"/>
              </w:rPr>
              <w:t xml:space="preserve"> </w:t>
            </w:r>
          </w:p>
        </w:tc>
        <w:tc>
          <w:tcPr>
            <w:tcW w:w="1924" w:type="pct"/>
          </w:tcPr>
          <w:p w14:paraId="2FCF4843"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217E263A" w14:textId="77777777" w:rsidTr="00D47637">
        <w:tc>
          <w:tcPr>
            <w:tcW w:w="3076" w:type="pct"/>
          </w:tcPr>
          <w:p w14:paraId="1D83C7AB"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綠啄木</w:t>
            </w:r>
            <w:proofErr w:type="gramEnd"/>
            <w:r w:rsidRPr="000E06EF">
              <w:rPr>
                <w:rFonts w:ascii="Times New Roman" w:eastAsia="標楷體" w:hAnsi="Times New Roman" w:cs="Times New Roman"/>
              </w:rPr>
              <w:t xml:space="preserve"> II</w:t>
            </w:r>
          </w:p>
        </w:tc>
        <w:tc>
          <w:tcPr>
            <w:tcW w:w="1924" w:type="pct"/>
          </w:tcPr>
          <w:p w14:paraId="192E54F6"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7B6C4897" w14:textId="77777777" w:rsidTr="00D47637">
        <w:tc>
          <w:tcPr>
            <w:tcW w:w="3076" w:type="pct"/>
          </w:tcPr>
          <w:p w14:paraId="7F8D5622"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八色鳥</w:t>
            </w:r>
            <w:r w:rsidRPr="000E06EF">
              <w:rPr>
                <w:rFonts w:ascii="Times New Roman" w:eastAsia="標楷體" w:hAnsi="Times New Roman" w:cs="Times New Roman"/>
              </w:rPr>
              <w:t xml:space="preserve"> II</w:t>
            </w:r>
          </w:p>
        </w:tc>
        <w:tc>
          <w:tcPr>
            <w:tcW w:w="1924" w:type="pct"/>
          </w:tcPr>
          <w:p w14:paraId="491D12EF"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2A3B7BA4" w14:textId="77777777" w:rsidTr="00D47637">
        <w:tc>
          <w:tcPr>
            <w:tcW w:w="3076" w:type="pct"/>
          </w:tcPr>
          <w:p w14:paraId="0429CD08"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灰喉山椒</w:t>
            </w:r>
            <w:proofErr w:type="gramEnd"/>
            <w:r w:rsidRPr="000E06EF">
              <w:rPr>
                <w:rFonts w:ascii="Times New Roman" w:eastAsia="標楷體" w:hAnsi="Times New Roman" w:cs="Times New Roman"/>
              </w:rPr>
              <w:t>鳥</w:t>
            </w:r>
            <w:r w:rsidRPr="000E06EF">
              <w:rPr>
                <w:rFonts w:ascii="Times New Roman" w:eastAsia="標楷體" w:hAnsi="Times New Roman" w:cs="Times New Roman"/>
              </w:rPr>
              <w:t xml:space="preserve"> </w:t>
            </w:r>
          </w:p>
        </w:tc>
        <w:tc>
          <w:tcPr>
            <w:tcW w:w="1924" w:type="pct"/>
          </w:tcPr>
          <w:p w14:paraId="15D868DC"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23</w:t>
            </w:r>
          </w:p>
        </w:tc>
      </w:tr>
      <w:tr w:rsidR="007C6AAC" w:rsidRPr="000E06EF" w14:paraId="0F281990" w14:textId="77777777" w:rsidTr="00D47637">
        <w:tc>
          <w:tcPr>
            <w:tcW w:w="3076" w:type="pct"/>
          </w:tcPr>
          <w:p w14:paraId="47031380"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綠畫眉</w:t>
            </w:r>
            <w:r w:rsidRPr="000E06EF">
              <w:rPr>
                <w:rFonts w:ascii="Times New Roman" w:eastAsia="標楷體" w:hAnsi="Times New Roman" w:cs="Times New Roman"/>
              </w:rPr>
              <w:t xml:space="preserve"> </w:t>
            </w:r>
          </w:p>
        </w:tc>
        <w:tc>
          <w:tcPr>
            <w:tcW w:w="1924" w:type="pct"/>
          </w:tcPr>
          <w:p w14:paraId="6B5AA2E5"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81</w:t>
            </w:r>
          </w:p>
        </w:tc>
      </w:tr>
      <w:tr w:rsidR="007C6AAC" w:rsidRPr="000E06EF" w14:paraId="1A79758A" w14:textId="77777777" w:rsidTr="00D47637">
        <w:tc>
          <w:tcPr>
            <w:tcW w:w="3076" w:type="pct"/>
          </w:tcPr>
          <w:p w14:paraId="10697239"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小卷尾</w:t>
            </w:r>
            <w:r w:rsidRPr="000E06EF">
              <w:rPr>
                <w:rFonts w:ascii="Times New Roman" w:eastAsia="標楷體" w:hAnsi="Times New Roman" w:cs="Times New Roman"/>
              </w:rPr>
              <w:t xml:space="preserve"> ※ </w:t>
            </w:r>
          </w:p>
        </w:tc>
        <w:tc>
          <w:tcPr>
            <w:tcW w:w="1924" w:type="pct"/>
          </w:tcPr>
          <w:p w14:paraId="616FD634"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7</w:t>
            </w:r>
          </w:p>
        </w:tc>
      </w:tr>
      <w:tr w:rsidR="007C6AAC" w:rsidRPr="000E06EF" w14:paraId="50BA4FFC" w14:textId="77777777" w:rsidTr="00D47637">
        <w:tc>
          <w:tcPr>
            <w:tcW w:w="3076" w:type="pct"/>
          </w:tcPr>
          <w:p w14:paraId="409EF125"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黑枕藍鶲</w:t>
            </w:r>
            <w:proofErr w:type="gramEnd"/>
            <w:r w:rsidRPr="000E06EF">
              <w:rPr>
                <w:rFonts w:ascii="Times New Roman" w:eastAsia="標楷體" w:hAnsi="Times New Roman" w:cs="Times New Roman"/>
              </w:rPr>
              <w:t xml:space="preserve"> ※ </w:t>
            </w:r>
          </w:p>
        </w:tc>
        <w:tc>
          <w:tcPr>
            <w:tcW w:w="1924" w:type="pct"/>
          </w:tcPr>
          <w:p w14:paraId="0FA1E426"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2</w:t>
            </w:r>
          </w:p>
        </w:tc>
      </w:tr>
      <w:tr w:rsidR="007C6AAC" w:rsidRPr="000E06EF" w14:paraId="5AC7F349" w14:textId="77777777" w:rsidTr="00D47637">
        <w:tc>
          <w:tcPr>
            <w:tcW w:w="3076" w:type="pct"/>
          </w:tcPr>
          <w:p w14:paraId="169B49A5"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臺灣藍鵲</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Pr>
          <w:p w14:paraId="643B8771"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11</w:t>
            </w:r>
          </w:p>
        </w:tc>
      </w:tr>
      <w:tr w:rsidR="007C6AAC" w:rsidRPr="000E06EF" w14:paraId="4B798773" w14:textId="77777777" w:rsidTr="00D47637">
        <w:tc>
          <w:tcPr>
            <w:tcW w:w="3076" w:type="pct"/>
          </w:tcPr>
          <w:p w14:paraId="43CD0D50"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樹鵲</w:t>
            </w:r>
            <w:r w:rsidRPr="000E06EF">
              <w:rPr>
                <w:rFonts w:ascii="Times New Roman" w:eastAsia="標楷體" w:hAnsi="Times New Roman" w:cs="Times New Roman"/>
              </w:rPr>
              <w:t xml:space="preserve"> ※ </w:t>
            </w:r>
          </w:p>
        </w:tc>
        <w:tc>
          <w:tcPr>
            <w:tcW w:w="1924" w:type="pct"/>
          </w:tcPr>
          <w:p w14:paraId="7471C402"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23</w:t>
            </w:r>
          </w:p>
        </w:tc>
      </w:tr>
      <w:tr w:rsidR="007C6AAC" w:rsidRPr="000E06EF" w14:paraId="4D682483" w14:textId="77777777" w:rsidTr="00D47637">
        <w:tc>
          <w:tcPr>
            <w:tcW w:w="3076" w:type="pct"/>
          </w:tcPr>
          <w:p w14:paraId="104E1109"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巨嘴</w:t>
            </w:r>
            <w:proofErr w:type="gramStart"/>
            <w:r w:rsidRPr="000E06EF">
              <w:rPr>
                <w:rFonts w:ascii="Times New Roman" w:eastAsia="標楷體" w:hAnsi="Times New Roman" w:cs="Times New Roman"/>
              </w:rPr>
              <w:t>鴉</w:t>
            </w:r>
            <w:proofErr w:type="gramEnd"/>
            <w:r w:rsidRPr="000E06EF">
              <w:rPr>
                <w:rFonts w:ascii="Times New Roman" w:eastAsia="標楷體" w:hAnsi="Times New Roman" w:cs="Times New Roman"/>
              </w:rPr>
              <w:t xml:space="preserve"> </w:t>
            </w:r>
          </w:p>
        </w:tc>
        <w:tc>
          <w:tcPr>
            <w:tcW w:w="1924" w:type="pct"/>
          </w:tcPr>
          <w:p w14:paraId="23ECC5AC"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10</w:t>
            </w:r>
          </w:p>
        </w:tc>
      </w:tr>
      <w:tr w:rsidR="007C6AAC" w:rsidRPr="000E06EF" w14:paraId="6CAD1C5C" w14:textId="77777777" w:rsidTr="00D47637">
        <w:tc>
          <w:tcPr>
            <w:tcW w:w="3076" w:type="pct"/>
          </w:tcPr>
          <w:p w14:paraId="2F4D84F1"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青背山雀</w:t>
            </w:r>
            <w:proofErr w:type="gramEnd"/>
            <w:r w:rsidRPr="000E06EF">
              <w:rPr>
                <w:rFonts w:ascii="Times New Roman" w:eastAsia="標楷體" w:hAnsi="Times New Roman" w:cs="Times New Roman"/>
              </w:rPr>
              <w:t xml:space="preserve"> ※ III</w:t>
            </w:r>
          </w:p>
        </w:tc>
        <w:tc>
          <w:tcPr>
            <w:tcW w:w="1924" w:type="pct"/>
          </w:tcPr>
          <w:p w14:paraId="172E778D"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5</w:t>
            </w:r>
          </w:p>
        </w:tc>
      </w:tr>
      <w:tr w:rsidR="007C6AAC" w:rsidRPr="000E06EF" w14:paraId="6143BC3C" w14:textId="77777777" w:rsidTr="00D47637">
        <w:tc>
          <w:tcPr>
            <w:tcW w:w="3076" w:type="pct"/>
          </w:tcPr>
          <w:p w14:paraId="4825E1D8"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白頭翁</w:t>
            </w:r>
            <w:r w:rsidRPr="000E06EF">
              <w:rPr>
                <w:rFonts w:ascii="Times New Roman" w:eastAsia="標楷體" w:hAnsi="Times New Roman" w:cs="Times New Roman"/>
              </w:rPr>
              <w:t xml:space="preserve"> ※ </w:t>
            </w:r>
          </w:p>
        </w:tc>
        <w:tc>
          <w:tcPr>
            <w:tcW w:w="1924" w:type="pct"/>
          </w:tcPr>
          <w:p w14:paraId="2BBF343C"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12</w:t>
            </w:r>
          </w:p>
        </w:tc>
      </w:tr>
      <w:tr w:rsidR="007C6AAC" w:rsidRPr="000E06EF" w14:paraId="0C08AE99" w14:textId="77777777" w:rsidTr="00D47637">
        <w:tc>
          <w:tcPr>
            <w:tcW w:w="3076" w:type="pct"/>
          </w:tcPr>
          <w:p w14:paraId="7E992CD9"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紅嘴黑</w:t>
            </w:r>
            <w:proofErr w:type="gramStart"/>
            <w:r w:rsidRPr="000E06EF">
              <w:rPr>
                <w:rFonts w:ascii="Times New Roman" w:eastAsia="標楷體" w:hAnsi="Times New Roman" w:cs="Times New Roman"/>
              </w:rPr>
              <w:t>鵯</w:t>
            </w:r>
            <w:proofErr w:type="gramEnd"/>
            <w:r w:rsidRPr="000E06EF">
              <w:rPr>
                <w:rFonts w:ascii="Times New Roman" w:eastAsia="標楷體" w:hAnsi="Times New Roman" w:cs="Times New Roman"/>
              </w:rPr>
              <w:t xml:space="preserve"> ※ </w:t>
            </w:r>
          </w:p>
        </w:tc>
        <w:tc>
          <w:tcPr>
            <w:tcW w:w="1924" w:type="pct"/>
          </w:tcPr>
          <w:p w14:paraId="0CD2BF7C"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123</w:t>
            </w:r>
          </w:p>
        </w:tc>
      </w:tr>
      <w:tr w:rsidR="007C6AAC" w:rsidRPr="000E06EF" w14:paraId="43EDBF4D" w14:textId="77777777" w:rsidTr="00D47637">
        <w:tc>
          <w:tcPr>
            <w:tcW w:w="3076" w:type="pct"/>
          </w:tcPr>
          <w:p w14:paraId="441EE00D"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棕面鶯</w:t>
            </w:r>
            <w:proofErr w:type="gramEnd"/>
            <w:r w:rsidRPr="000E06EF">
              <w:rPr>
                <w:rFonts w:ascii="Times New Roman" w:eastAsia="標楷體" w:hAnsi="Times New Roman" w:cs="Times New Roman"/>
              </w:rPr>
              <w:t xml:space="preserve"> </w:t>
            </w:r>
          </w:p>
        </w:tc>
        <w:tc>
          <w:tcPr>
            <w:tcW w:w="1924" w:type="pct"/>
          </w:tcPr>
          <w:p w14:paraId="07041D89"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12</w:t>
            </w:r>
          </w:p>
        </w:tc>
      </w:tr>
      <w:tr w:rsidR="007C6AAC" w:rsidRPr="000E06EF" w14:paraId="194F58EE" w14:textId="77777777" w:rsidTr="00D47637">
        <w:tc>
          <w:tcPr>
            <w:tcW w:w="3076" w:type="pct"/>
          </w:tcPr>
          <w:p w14:paraId="12D0BF19"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冠羽畫眉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Pr>
          <w:p w14:paraId="45639B73"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36</w:t>
            </w:r>
          </w:p>
        </w:tc>
      </w:tr>
      <w:tr w:rsidR="007C6AAC" w:rsidRPr="000E06EF" w14:paraId="27BC2F89" w14:textId="77777777" w:rsidTr="00D47637">
        <w:tblPrEx>
          <w:tblLook w:val="04A0" w:firstRow="1" w:lastRow="0" w:firstColumn="1" w:lastColumn="0" w:noHBand="0" w:noVBand="1"/>
        </w:tblPrEx>
        <w:tc>
          <w:tcPr>
            <w:tcW w:w="3076" w:type="pct"/>
          </w:tcPr>
          <w:p w14:paraId="4E75ECD8"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斯氏繡眼</w:t>
            </w:r>
            <w:r w:rsidRPr="000E06EF">
              <w:rPr>
                <w:rFonts w:ascii="Times New Roman" w:eastAsia="標楷體" w:hAnsi="Times New Roman" w:cs="Times New Roman"/>
              </w:rPr>
              <w:t xml:space="preserve"> </w:t>
            </w:r>
          </w:p>
        </w:tc>
        <w:tc>
          <w:tcPr>
            <w:tcW w:w="1924" w:type="pct"/>
          </w:tcPr>
          <w:p w14:paraId="708B36A4"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62737E1C" w14:textId="77777777" w:rsidTr="00D47637">
        <w:tblPrEx>
          <w:tblLook w:val="04A0" w:firstRow="1" w:lastRow="0" w:firstColumn="1" w:lastColumn="0" w:noHBand="0" w:noVBand="1"/>
        </w:tblPrEx>
        <w:tc>
          <w:tcPr>
            <w:tcW w:w="3076" w:type="pct"/>
          </w:tcPr>
          <w:p w14:paraId="79785B48"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山紅頭</w:t>
            </w:r>
            <w:r w:rsidRPr="000E06EF">
              <w:rPr>
                <w:rFonts w:ascii="Times New Roman" w:eastAsia="標楷體" w:hAnsi="Times New Roman" w:cs="Times New Roman"/>
              </w:rPr>
              <w:t xml:space="preserve"> ※ </w:t>
            </w:r>
          </w:p>
        </w:tc>
        <w:tc>
          <w:tcPr>
            <w:tcW w:w="1924" w:type="pct"/>
          </w:tcPr>
          <w:p w14:paraId="16EB7851"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36</w:t>
            </w:r>
          </w:p>
        </w:tc>
      </w:tr>
      <w:tr w:rsidR="007C6AAC" w:rsidRPr="000E06EF" w14:paraId="2C1B9232" w14:textId="77777777" w:rsidTr="00D47637">
        <w:tblPrEx>
          <w:tblLook w:val="04A0" w:firstRow="1" w:lastRow="0" w:firstColumn="1" w:lastColumn="0" w:noHBand="0" w:noVBand="1"/>
        </w:tblPrEx>
        <w:tc>
          <w:tcPr>
            <w:tcW w:w="3076" w:type="pct"/>
          </w:tcPr>
          <w:p w14:paraId="03B9EB57"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小彎嘴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4AFB7746"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20</w:t>
            </w:r>
          </w:p>
        </w:tc>
      </w:tr>
      <w:tr w:rsidR="007C6AAC" w:rsidRPr="000E06EF" w14:paraId="172FA4AA" w14:textId="77777777" w:rsidTr="00D47637">
        <w:tblPrEx>
          <w:tblLook w:val="04A0" w:firstRow="1" w:lastRow="0" w:firstColumn="1" w:lastColumn="0" w:noHBand="0" w:noVBand="1"/>
        </w:tblPrEx>
        <w:tc>
          <w:tcPr>
            <w:tcW w:w="3076" w:type="pct"/>
          </w:tcPr>
          <w:p w14:paraId="38C452DE"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大彎嘴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048FAEC0"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3</w:t>
            </w:r>
          </w:p>
        </w:tc>
      </w:tr>
      <w:tr w:rsidR="007C6AAC" w:rsidRPr="000E06EF" w14:paraId="0B6C1406" w14:textId="77777777" w:rsidTr="00D47637">
        <w:tblPrEx>
          <w:tblLook w:val="04A0" w:firstRow="1" w:lastRow="0" w:firstColumn="1" w:lastColumn="0" w:noHBand="0" w:noVBand="1"/>
        </w:tblPrEx>
        <w:tc>
          <w:tcPr>
            <w:tcW w:w="3076" w:type="pct"/>
          </w:tcPr>
          <w:p w14:paraId="19CCC7FB"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頭烏線</w:t>
            </w:r>
            <w:proofErr w:type="gramEnd"/>
            <w:r w:rsidRPr="000E06EF">
              <w:rPr>
                <w:rFonts w:ascii="Times New Roman" w:eastAsia="標楷體" w:hAnsi="Times New Roman" w:cs="Times New Roman"/>
              </w:rPr>
              <w:t xml:space="preserve"> ※ </w:t>
            </w:r>
          </w:p>
        </w:tc>
        <w:tc>
          <w:tcPr>
            <w:tcW w:w="1924" w:type="pct"/>
          </w:tcPr>
          <w:p w14:paraId="5EC6CB24"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31</w:t>
            </w:r>
          </w:p>
        </w:tc>
      </w:tr>
      <w:tr w:rsidR="007C6AAC" w:rsidRPr="000E06EF" w14:paraId="44E05668" w14:textId="77777777" w:rsidTr="00D47637">
        <w:tblPrEx>
          <w:tblLook w:val="04A0" w:firstRow="1" w:lastRow="0" w:firstColumn="1" w:lastColumn="0" w:noHBand="0" w:noVBand="1"/>
        </w:tblPrEx>
        <w:tc>
          <w:tcPr>
            <w:tcW w:w="3076" w:type="pct"/>
          </w:tcPr>
          <w:p w14:paraId="4C48EBE4"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繡眼畫眉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074A3503"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79</w:t>
            </w:r>
          </w:p>
        </w:tc>
      </w:tr>
      <w:tr w:rsidR="007C6AAC" w:rsidRPr="000E06EF" w14:paraId="09F38B95" w14:textId="77777777" w:rsidTr="00D47637">
        <w:tblPrEx>
          <w:tblLook w:val="04A0" w:firstRow="1" w:lastRow="0" w:firstColumn="1" w:lastColumn="0" w:noHBand="0" w:noVBand="1"/>
        </w:tblPrEx>
        <w:tc>
          <w:tcPr>
            <w:tcW w:w="3076" w:type="pct"/>
          </w:tcPr>
          <w:p w14:paraId="6D5FB4F6"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白耳畫眉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Pr>
          <w:p w14:paraId="34B7CB00"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20</w:t>
            </w:r>
          </w:p>
        </w:tc>
      </w:tr>
      <w:tr w:rsidR="007C6AAC" w:rsidRPr="000E06EF" w14:paraId="5BDDAEFD" w14:textId="77777777" w:rsidTr="00D47637">
        <w:tblPrEx>
          <w:tblLook w:val="04A0" w:firstRow="1" w:lastRow="0" w:firstColumn="1" w:lastColumn="0" w:noHBand="0" w:noVBand="1"/>
        </w:tblPrEx>
        <w:tc>
          <w:tcPr>
            <w:tcW w:w="3076" w:type="pct"/>
          </w:tcPr>
          <w:p w14:paraId="5F3E78AB"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黃胸</w:t>
            </w:r>
            <w:proofErr w:type="gramStart"/>
            <w:r w:rsidRPr="000E06EF">
              <w:rPr>
                <w:rFonts w:ascii="Times New Roman" w:eastAsia="標楷體" w:hAnsi="Times New Roman" w:cs="Times New Roman"/>
              </w:rPr>
              <w:t>藪</w:t>
            </w:r>
            <w:proofErr w:type="gramEnd"/>
            <w:r w:rsidRPr="000E06EF">
              <w:rPr>
                <w:rFonts w:ascii="Times New Roman" w:eastAsia="標楷體" w:hAnsi="Times New Roman" w:cs="Times New Roman"/>
              </w:rPr>
              <w:t>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Pr>
          <w:p w14:paraId="1CC8BBEA"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28</w:t>
            </w:r>
          </w:p>
        </w:tc>
      </w:tr>
      <w:tr w:rsidR="007C6AAC" w:rsidRPr="000E06EF" w14:paraId="135840CC" w14:textId="77777777" w:rsidTr="00D47637">
        <w:tblPrEx>
          <w:tblLook w:val="04A0" w:firstRow="1" w:lastRow="0" w:firstColumn="1" w:lastColumn="0" w:noHBand="0" w:noVBand="1"/>
        </w:tblPrEx>
        <w:tc>
          <w:tcPr>
            <w:tcW w:w="3076" w:type="pct"/>
          </w:tcPr>
          <w:p w14:paraId="628EF57A" w14:textId="77777777" w:rsidR="007C6AAC" w:rsidRPr="000E06EF" w:rsidRDefault="007C6AAC" w:rsidP="000E1A8F">
            <w:pPr>
              <w:jc w:val="left"/>
              <w:rPr>
                <w:rFonts w:ascii="Times New Roman" w:eastAsia="標楷體" w:hAnsi="Times New Roman" w:cs="Times New Roman"/>
              </w:rPr>
            </w:pPr>
            <w:proofErr w:type="gramStart"/>
            <w:r w:rsidRPr="000E06EF">
              <w:rPr>
                <w:rFonts w:ascii="Times New Roman" w:eastAsia="標楷體" w:hAnsi="Times New Roman" w:cs="Times New Roman"/>
              </w:rPr>
              <w:t>白尾八哥</w:t>
            </w:r>
            <w:proofErr w:type="gramEnd"/>
            <w:r w:rsidRPr="000E06EF">
              <w:rPr>
                <w:rFonts w:ascii="Times New Roman" w:eastAsia="標楷體" w:hAnsi="Times New Roman" w:cs="Times New Roman"/>
              </w:rPr>
              <w:t xml:space="preserve"> </w:t>
            </w:r>
          </w:p>
        </w:tc>
        <w:tc>
          <w:tcPr>
            <w:tcW w:w="1924" w:type="pct"/>
          </w:tcPr>
          <w:p w14:paraId="4F0BD0DB"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3</w:t>
            </w:r>
          </w:p>
        </w:tc>
      </w:tr>
      <w:tr w:rsidR="007C6AAC" w:rsidRPr="000E06EF" w14:paraId="783F6989" w14:textId="77777777" w:rsidTr="00D47637">
        <w:tblPrEx>
          <w:tblLook w:val="04A0" w:firstRow="1" w:lastRow="0" w:firstColumn="1" w:lastColumn="0" w:noHBand="0" w:noVBand="1"/>
        </w:tblPrEx>
        <w:tc>
          <w:tcPr>
            <w:tcW w:w="3076" w:type="pct"/>
          </w:tcPr>
          <w:p w14:paraId="3BBA806A"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臺灣紫嘯</w:t>
            </w:r>
            <w:proofErr w:type="gramStart"/>
            <w:r w:rsidRPr="000E06EF">
              <w:rPr>
                <w:rFonts w:ascii="Times New Roman" w:eastAsia="標楷體" w:hAnsi="Times New Roman" w:cs="Times New Roman"/>
              </w:rPr>
              <w:t>鶇</w:t>
            </w:r>
            <w:proofErr w:type="gramEnd"/>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4FD6A331"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35</w:t>
            </w:r>
          </w:p>
        </w:tc>
      </w:tr>
      <w:tr w:rsidR="007C6AAC" w:rsidRPr="000E06EF" w14:paraId="41C9A4CD" w14:textId="77777777" w:rsidTr="00D47637">
        <w:tblPrEx>
          <w:tblLook w:val="04A0" w:firstRow="1" w:lastRow="0" w:firstColumn="1" w:lastColumn="0" w:noHBand="0" w:noVBand="1"/>
        </w:tblPrEx>
        <w:tc>
          <w:tcPr>
            <w:tcW w:w="3076" w:type="pct"/>
          </w:tcPr>
          <w:p w14:paraId="33C0ABB3"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白尾</w:t>
            </w:r>
            <w:proofErr w:type="gramStart"/>
            <w:r w:rsidRPr="000E06EF">
              <w:rPr>
                <w:rFonts w:ascii="Times New Roman" w:eastAsia="標楷體" w:hAnsi="Times New Roman" w:cs="Times New Roman"/>
              </w:rPr>
              <w:t>鴝</w:t>
            </w:r>
            <w:proofErr w:type="gramEnd"/>
            <w:r w:rsidRPr="000E06EF">
              <w:rPr>
                <w:rFonts w:ascii="Times New Roman" w:eastAsia="標楷體" w:hAnsi="Times New Roman" w:cs="Times New Roman"/>
              </w:rPr>
              <w:t xml:space="preserve"> ※ III</w:t>
            </w:r>
          </w:p>
        </w:tc>
        <w:tc>
          <w:tcPr>
            <w:tcW w:w="1924" w:type="pct"/>
          </w:tcPr>
          <w:p w14:paraId="4FEFE8FA"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20</w:t>
            </w:r>
          </w:p>
        </w:tc>
      </w:tr>
      <w:tr w:rsidR="007C6AAC" w:rsidRPr="000E06EF" w14:paraId="5E5A2878" w14:textId="77777777" w:rsidTr="00D47637">
        <w:tblPrEx>
          <w:tblLook w:val="04A0" w:firstRow="1" w:lastRow="0" w:firstColumn="1" w:lastColumn="0" w:noHBand="0" w:noVBand="1"/>
        </w:tblPrEx>
        <w:tc>
          <w:tcPr>
            <w:tcW w:w="3076" w:type="pct"/>
          </w:tcPr>
          <w:p w14:paraId="6FC41394"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鉛色水</w:t>
            </w:r>
            <w:proofErr w:type="gramStart"/>
            <w:r w:rsidRPr="000E06EF">
              <w:rPr>
                <w:rFonts w:ascii="Times New Roman" w:eastAsia="標楷體" w:hAnsi="Times New Roman" w:cs="Times New Roman"/>
              </w:rPr>
              <w:t>鶇</w:t>
            </w:r>
            <w:proofErr w:type="gramEnd"/>
            <w:r w:rsidRPr="000E06EF">
              <w:rPr>
                <w:rFonts w:ascii="Times New Roman" w:eastAsia="標楷體" w:hAnsi="Times New Roman" w:cs="Times New Roman"/>
              </w:rPr>
              <w:t xml:space="preserve"> ※ III</w:t>
            </w:r>
          </w:p>
        </w:tc>
        <w:tc>
          <w:tcPr>
            <w:tcW w:w="1924" w:type="pct"/>
          </w:tcPr>
          <w:p w14:paraId="5C0C4905"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7</w:t>
            </w:r>
          </w:p>
        </w:tc>
      </w:tr>
      <w:tr w:rsidR="007C6AAC" w:rsidRPr="000E06EF" w14:paraId="378B2331" w14:textId="77777777" w:rsidTr="00D47637">
        <w:tblPrEx>
          <w:tblLook w:val="04A0" w:firstRow="1" w:lastRow="0" w:firstColumn="1" w:lastColumn="0" w:noHBand="0" w:noVBand="1"/>
        </w:tblPrEx>
        <w:tc>
          <w:tcPr>
            <w:tcW w:w="3076" w:type="pct"/>
          </w:tcPr>
          <w:p w14:paraId="43CF73C3"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麻雀</w:t>
            </w:r>
            <w:r w:rsidRPr="000E06EF">
              <w:rPr>
                <w:rFonts w:ascii="Times New Roman" w:eastAsia="標楷體" w:hAnsi="Times New Roman" w:cs="Times New Roman"/>
              </w:rPr>
              <w:t xml:space="preserve"> </w:t>
            </w:r>
          </w:p>
        </w:tc>
        <w:tc>
          <w:tcPr>
            <w:tcW w:w="1924" w:type="pct"/>
          </w:tcPr>
          <w:p w14:paraId="6A681F71"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4</w:t>
            </w:r>
          </w:p>
        </w:tc>
      </w:tr>
      <w:tr w:rsidR="007C6AAC" w:rsidRPr="000E06EF" w14:paraId="46876399" w14:textId="77777777" w:rsidTr="00D47637">
        <w:tblPrEx>
          <w:tblLook w:val="04A0" w:firstRow="1" w:lastRow="0" w:firstColumn="1" w:lastColumn="0" w:noHBand="0" w:noVBand="1"/>
        </w:tblPrEx>
        <w:tc>
          <w:tcPr>
            <w:tcW w:w="3076" w:type="pct"/>
          </w:tcPr>
          <w:p w14:paraId="6FD1F347"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灰</w:t>
            </w:r>
            <w:proofErr w:type="gramStart"/>
            <w:r w:rsidRPr="000E06EF">
              <w:rPr>
                <w:rFonts w:ascii="Times New Roman" w:eastAsia="標楷體" w:hAnsi="Times New Roman" w:cs="Times New Roman"/>
              </w:rPr>
              <w:t>鶺鴒</w:t>
            </w:r>
            <w:proofErr w:type="gramEnd"/>
            <w:r w:rsidRPr="000E06EF">
              <w:rPr>
                <w:rFonts w:ascii="Times New Roman" w:eastAsia="標楷體" w:hAnsi="Times New Roman" w:cs="Times New Roman"/>
              </w:rPr>
              <w:t xml:space="preserve"> </w:t>
            </w:r>
          </w:p>
        </w:tc>
        <w:tc>
          <w:tcPr>
            <w:tcW w:w="1924" w:type="pct"/>
          </w:tcPr>
          <w:p w14:paraId="0BD0061E"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05A4CA05" w14:textId="77777777" w:rsidTr="00D47637">
        <w:tblPrEx>
          <w:tblLook w:val="04A0" w:firstRow="1" w:lastRow="0" w:firstColumn="1" w:lastColumn="0" w:noHBand="0" w:noVBand="1"/>
        </w:tblPrEx>
        <w:tc>
          <w:tcPr>
            <w:tcW w:w="3076" w:type="pct"/>
          </w:tcPr>
          <w:p w14:paraId="5304AEFC" w14:textId="77777777" w:rsidR="007C6AAC" w:rsidRPr="000E06EF" w:rsidRDefault="007C6AAC" w:rsidP="000E1A8F">
            <w:pPr>
              <w:jc w:val="left"/>
              <w:rPr>
                <w:rFonts w:ascii="Times New Roman" w:eastAsia="標楷體" w:hAnsi="Times New Roman" w:cs="Times New Roman"/>
              </w:rPr>
            </w:pPr>
            <w:r w:rsidRPr="000E06EF">
              <w:rPr>
                <w:rFonts w:ascii="Times New Roman" w:eastAsia="標楷體" w:hAnsi="Times New Roman" w:cs="Times New Roman"/>
              </w:rPr>
              <w:t>白</w:t>
            </w:r>
            <w:proofErr w:type="gramStart"/>
            <w:r w:rsidRPr="000E06EF">
              <w:rPr>
                <w:rFonts w:ascii="Times New Roman" w:eastAsia="標楷體" w:hAnsi="Times New Roman" w:cs="Times New Roman"/>
              </w:rPr>
              <w:t>鶺鴒</w:t>
            </w:r>
            <w:proofErr w:type="gramEnd"/>
            <w:r w:rsidRPr="000E06EF">
              <w:rPr>
                <w:rFonts w:ascii="Times New Roman" w:eastAsia="標楷體" w:hAnsi="Times New Roman" w:cs="Times New Roman"/>
              </w:rPr>
              <w:t xml:space="preserve"> </w:t>
            </w:r>
          </w:p>
        </w:tc>
        <w:tc>
          <w:tcPr>
            <w:tcW w:w="1924" w:type="pct"/>
          </w:tcPr>
          <w:p w14:paraId="770E9631"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9</w:t>
            </w:r>
          </w:p>
        </w:tc>
      </w:tr>
      <w:tr w:rsidR="007C6AAC" w:rsidRPr="000E06EF" w14:paraId="456721AD" w14:textId="77777777" w:rsidTr="00D47637">
        <w:tblPrEx>
          <w:tblLook w:val="04A0" w:firstRow="1" w:lastRow="0" w:firstColumn="1" w:lastColumn="0" w:noHBand="0" w:noVBand="1"/>
        </w:tblPrEx>
        <w:tc>
          <w:tcPr>
            <w:tcW w:w="3076" w:type="pct"/>
          </w:tcPr>
          <w:p w14:paraId="1DE6CACE" w14:textId="77777777" w:rsidR="007C6AAC" w:rsidRPr="000E06EF" w:rsidRDefault="007C6AAC" w:rsidP="000E1A8F">
            <w:pPr>
              <w:jc w:val="left"/>
              <w:rPr>
                <w:rFonts w:ascii="Times New Roman" w:eastAsia="標楷體" w:hAnsi="Times New Roman" w:cs="Times New Roman"/>
              </w:rPr>
            </w:pPr>
            <w:r w:rsidRPr="00BD36F2">
              <w:rPr>
                <w:rFonts w:ascii="Times New Roman" w:eastAsia="標楷體" w:hAnsi="Times New Roman" w:cs="Times New Roman"/>
              </w:rPr>
              <w:t>雞</w:t>
            </w:r>
          </w:p>
        </w:tc>
        <w:tc>
          <w:tcPr>
            <w:tcW w:w="1924" w:type="pct"/>
          </w:tcPr>
          <w:p w14:paraId="06FD7B12"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4</w:t>
            </w:r>
          </w:p>
        </w:tc>
      </w:tr>
      <w:tr w:rsidR="007C6AAC" w:rsidRPr="000E06EF" w14:paraId="259F4067" w14:textId="77777777" w:rsidTr="00D47637">
        <w:tblPrEx>
          <w:tblLook w:val="04A0" w:firstRow="1" w:lastRow="0" w:firstColumn="1" w:lastColumn="0" w:noHBand="0" w:noVBand="1"/>
        </w:tblPrEx>
        <w:tc>
          <w:tcPr>
            <w:tcW w:w="3076" w:type="pct"/>
          </w:tcPr>
          <w:p w14:paraId="2083D645" w14:textId="77777777" w:rsidR="007C6AAC" w:rsidRPr="00BD36F2" w:rsidRDefault="007C6AAC"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43</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924" w:type="pct"/>
          </w:tcPr>
          <w:p w14:paraId="6948B6F2" w14:textId="77777777" w:rsidR="007C6AAC" w:rsidRPr="000E06EF" w:rsidRDefault="007C6AAC" w:rsidP="000E1A8F">
            <w:pPr>
              <w:rPr>
                <w:rFonts w:ascii="Times New Roman" w:eastAsia="標楷體" w:hAnsi="Times New Roman" w:cs="Times New Roman"/>
              </w:rPr>
            </w:pPr>
            <w:r w:rsidRPr="000E06EF">
              <w:rPr>
                <w:rFonts w:ascii="Times New Roman" w:eastAsia="標楷體" w:hAnsi="Times New Roman" w:cs="Times New Roman"/>
              </w:rPr>
              <w:t>749</w:t>
            </w:r>
          </w:p>
        </w:tc>
      </w:tr>
    </w:tbl>
    <w:p w14:paraId="26819100" w14:textId="77777777" w:rsidR="007D0304" w:rsidRPr="00DC66F5" w:rsidRDefault="007D0304" w:rsidP="007D0304">
      <w:pPr>
        <w:jc w:val="both"/>
        <w:rPr>
          <w:rFonts w:ascii="Times New Roman" w:eastAsia="標楷體" w:hAnsi="Times New Roman" w:cs="Times New Roman"/>
          <w:color w:val="4472C4" w:themeColor="accent5"/>
        </w:rPr>
      </w:pPr>
    </w:p>
    <w:p w14:paraId="53A47E99"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68998600" w14:textId="6BB9C0E1" w:rsidR="007D0304" w:rsidRPr="00D47637" w:rsidRDefault="006C1F10" w:rsidP="007D0304">
      <w:pPr>
        <w:rPr>
          <w:rFonts w:ascii="Times New Roman" w:eastAsia="標楷體" w:hAnsi="Times New Roman"/>
        </w:rPr>
      </w:pPr>
      <w:bookmarkStart w:id="103" w:name="_Toc187943657"/>
      <w:r w:rsidRPr="00D47637">
        <w:rPr>
          <w:rFonts w:ascii="Times New Roman" w:eastAsia="標楷體" w:hAnsi="Times New Roman" w:cs="Times New Roman" w:hint="eastAsia"/>
        </w:rPr>
        <w:t>附表</w:t>
      </w:r>
      <w:r w:rsidR="005D1CB7" w:rsidRPr="00D47637">
        <w:rPr>
          <w:rFonts w:ascii="Times New Roman" w:eastAsia="標楷體" w:hAnsi="Times New Roman" w:cs="Times New Roman"/>
        </w:rPr>
        <w:t>6</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5D66A8"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繁殖鳥類調查資料屬於優等之樣區中，在新竹分署記錄的鳥種名錄及數量</w:t>
      </w:r>
      <w:bookmarkEnd w:id="103"/>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701"/>
        <w:gridCol w:w="2605"/>
      </w:tblGrid>
      <w:tr w:rsidR="005D66A8" w:rsidRPr="001728E1" w14:paraId="7E92BCFC" w14:textId="77777777" w:rsidTr="00D47637">
        <w:tc>
          <w:tcPr>
            <w:tcW w:w="3432" w:type="pct"/>
            <w:tcBorders>
              <w:top w:val="single" w:sz="4" w:space="0" w:color="auto"/>
              <w:bottom w:val="single" w:sz="4" w:space="0" w:color="auto"/>
            </w:tcBorders>
          </w:tcPr>
          <w:p w14:paraId="78BF3C43" w14:textId="77777777" w:rsidR="005D66A8" w:rsidRPr="001728E1" w:rsidRDefault="005D66A8" w:rsidP="000E1A8F">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1568" w:type="pct"/>
            <w:tcBorders>
              <w:top w:val="single" w:sz="4" w:space="0" w:color="auto"/>
              <w:bottom w:val="single" w:sz="4" w:space="0" w:color="auto"/>
            </w:tcBorders>
          </w:tcPr>
          <w:p w14:paraId="203A7B23" w14:textId="77777777" w:rsidR="005D66A8" w:rsidRPr="001728E1" w:rsidRDefault="005D66A8" w:rsidP="000E1A8F">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proofErr w:type="gramStart"/>
            <w:r w:rsidRPr="000E06EF">
              <w:rPr>
                <w:rFonts w:ascii="Times New Roman" w:eastAsia="標楷體" w:hAnsi="Times New Roman" w:cs="Times New Roman"/>
              </w:rPr>
              <w:t>隻次</w:t>
            </w:r>
            <w:proofErr w:type="gramEnd"/>
            <w:r w:rsidRPr="000E06EF">
              <w:rPr>
                <w:rFonts w:ascii="Times New Roman" w:eastAsia="標楷體" w:hAnsi="Times New Roman" w:cs="Times New Roman"/>
              </w:rPr>
              <w:t>)</w:t>
            </w:r>
          </w:p>
        </w:tc>
      </w:tr>
      <w:tr w:rsidR="005D66A8" w:rsidRPr="001728E1" w14:paraId="54E3267D" w14:textId="77777777" w:rsidTr="00D47637">
        <w:tc>
          <w:tcPr>
            <w:tcW w:w="3432" w:type="pct"/>
            <w:tcBorders>
              <w:top w:val="single" w:sz="4" w:space="0" w:color="auto"/>
            </w:tcBorders>
          </w:tcPr>
          <w:p w14:paraId="5E69167E"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臺灣山鷓鴣</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Borders>
              <w:top w:val="single" w:sz="4" w:space="0" w:color="auto"/>
            </w:tcBorders>
          </w:tcPr>
          <w:p w14:paraId="4BF6C4A7"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23</w:t>
            </w:r>
          </w:p>
        </w:tc>
      </w:tr>
      <w:tr w:rsidR="005D66A8" w:rsidRPr="001728E1" w14:paraId="7B9E3269" w14:textId="77777777" w:rsidTr="00D47637">
        <w:tc>
          <w:tcPr>
            <w:tcW w:w="3432" w:type="pct"/>
          </w:tcPr>
          <w:p w14:paraId="29487D53"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藍腹</w:t>
            </w:r>
            <w:proofErr w:type="gramStart"/>
            <w:r w:rsidRPr="001728E1">
              <w:rPr>
                <w:rFonts w:ascii="Times New Roman" w:eastAsia="標楷體" w:hAnsi="Times New Roman" w:cs="Times New Roman"/>
              </w:rPr>
              <w:t>鷴</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1568" w:type="pct"/>
          </w:tcPr>
          <w:p w14:paraId="6568AC13"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6B196CA8" w14:textId="77777777" w:rsidTr="00D47637">
        <w:tc>
          <w:tcPr>
            <w:tcW w:w="3432" w:type="pct"/>
          </w:tcPr>
          <w:p w14:paraId="7F00DA5B"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臺灣竹雞</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6500CF31"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15</w:t>
            </w:r>
          </w:p>
        </w:tc>
      </w:tr>
      <w:tr w:rsidR="005D66A8" w:rsidRPr="001728E1" w14:paraId="418DE2F6" w14:textId="77777777" w:rsidTr="00D47637">
        <w:tc>
          <w:tcPr>
            <w:tcW w:w="3432" w:type="pct"/>
          </w:tcPr>
          <w:p w14:paraId="496A4B69" w14:textId="77777777" w:rsidR="005D66A8" w:rsidRPr="001728E1" w:rsidRDefault="005D66A8" w:rsidP="000E1A8F">
            <w:pPr>
              <w:jc w:val="left"/>
              <w:rPr>
                <w:rFonts w:ascii="Times New Roman" w:eastAsia="標楷體" w:hAnsi="Times New Roman" w:cs="Times New Roman"/>
              </w:rPr>
            </w:pPr>
            <w:r w:rsidRPr="00A254FE">
              <w:rPr>
                <w:rFonts w:ascii="Times New Roman" w:eastAsia="標楷體" w:hAnsi="Times New Roman" w:cs="Times New Roman" w:hint="eastAsia"/>
              </w:rPr>
              <w:t>野鴿</w:t>
            </w:r>
          </w:p>
        </w:tc>
        <w:tc>
          <w:tcPr>
            <w:tcW w:w="1568" w:type="pct"/>
          </w:tcPr>
          <w:p w14:paraId="4860B85F"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38DD1BF5" w14:textId="77777777" w:rsidTr="00D47637">
        <w:tc>
          <w:tcPr>
            <w:tcW w:w="3432" w:type="pct"/>
          </w:tcPr>
          <w:p w14:paraId="7B48D805"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金背</w:t>
            </w:r>
            <w:proofErr w:type="gramStart"/>
            <w:r w:rsidRPr="001728E1">
              <w:rPr>
                <w:rFonts w:ascii="Times New Roman" w:eastAsia="標楷體" w:hAnsi="Times New Roman" w:cs="Times New Roman"/>
              </w:rPr>
              <w:t>鳩</w:t>
            </w:r>
            <w:proofErr w:type="gramEnd"/>
            <w:r w:rsidRPr="001728E1">
              <w:rPr>
                <w:rFonts w:ascii="Times New Roman" w:eastAsia="標楷體" w:hAnsi="Times New Roman" w:cs="Times New Roman"/>
              </w:rPr>
              <w:t xml:space="preserve"> ※ </w:t>
            </w:r>
          </w:p>
        </w:tc>
        <w:tc>
          <w:tcPr>
            <w:tcW w:w="1568" w:type="pct"/>
          </w:tcPr>
          <w:p w14:paraId="3707949D"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10</w:t>
            </w:r>
          </w:p>
        </w:tc>
      </w:tr>
      <w:tr w:rsidR="005D66A8" w:rsidRPr="001728E1" w14:paraId="7DF16CA9" w14:textId="77777777" w:rsidTr="00D47637">
        <w:tc>
          <w:tcPr>
            <w:tcW w:w="3432" w:type="pct"/>
          </w:tcPr>
          <w:p w14:paraId="15866671"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紅</w:t>
            </w:r>
            <w:proofErr w:type="gramStart"/>
            <w:r w:rsidRPr="001728E1">
              <w:rPr>
                <w:rFonts w:ascii="Times New Roman" w:eastAsia="標楷體" w:hAnsi="Times New Roman" w:cs="Times New Roman"/>
              </w:rPr>
              <w:t>鳩</w:t>
            </w:r>
            <w:proofErr w:type="gramEnd"/>
            <w:r w:rsidRPr="001728E1">
              <w:rPr>
                <w:rFonts w:ascii="Times New Roman" w:eastAsia="標楷體" w:hAnsi="Times New Roman" w:cs="Times New Roman"/>
              </w:rPr>
              <w:t xml:space="preserve"> </w:t>
            </w:r>
          </w:p>
        </w:tc>
        <w:tc>
          <w:tcPr>
            <w:tcW w:w="1568" w:type="pct"/>
          </w:tcPr>
          <w:p w14:paraId="1374ABD9"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55338D3F" w14:textId="77777777" w:rsidTr="00D47637">
        <w:tc>
          <w:tcPr>
            <w:tcW w:w="3432" w:type="pct"/>
          </w:tcPr>
          <w:p w14:paraId="31E27E84"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珠頸斑鳩</w:t>
            </w:r>
            <w:proofErr w:type="gramEnd"/>
            <w:r w:rsidRPr="001728E1">
              <w:rPr>
                <w:rFonts w:ascii="Times New Roman" w:eastAsia="標楷體" w:hAnsi="Times New Roman" w:cs="Times New Roman"/>
              </w:rPr>
              <w:t xml:space="preserve"> </w:t>
            </w:r>
          </w:p>
        </w:tc>
        <w:tc>
          <w:tcPr>
            <w:tcW w:w="1568" w:type="pct"/>
          </w:tcPr>
          <w:p w14:paraId="2E2ED1CE"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20</w:t>
            </w:r>
          </w:p>
        </w:tc>
      </w:tr>
      <w:tr w:rsidR="005D66A8" w:rsidRPr="001728E1" w14:paraId="4A74E9CB" w14:textId="77777777" w:rsidTr="00D47637">
        <w:tc>
          <w:tcPr>
            <w:tcW w:w="3432" w:type="pct"/>
          </w:tcPr>
          <w:p w14:paraId="35BE99AE"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綠</w:t>
            </w:r>
            <w:proofErr w:type="gramStart"/>
            <w:r w:rsidRPr="001728E1">
              <w:rPr>
                <w:rFonts w:ascii="Times New Roman" w:eastAsia="標楷體" w:hAnsi="Times New Roman" w:cs="Times New Roman"/>
              </w:rPr>
              <w:t>鳩</w:t>
            </w:r>
            <w:proofErr w:type="gramEnd"/>
            <w:r w:rsidRPr="001728E1">
              <w:rPr>
                <w:rFonts w:ascii="Times New Roman" w:eastAsia="標楷體" w:hAnsi="Times New Roman" w:cs="Times New Roman"/>
              </w:rPr>
              <w:t xml:space="preserve"> </w:t>
            </w:r>
          </w:p>
        </w:tc>
        <w:tc>
          <w:tcPr>
            <w:tcW w:w="1568" w:type="pct"/>
          </w:tcPr>
          <w:p w14:paraId="50077DE0"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2A6A11DE" w14:textId="77777777" w:rsidTr="00D47637">
        <w:tc>
          <w:tcPr>
            <w:tcW w:w="3432" w:type="pct"/>
          </w:tcPr>
          <w:p w14:paraId="0239EE69"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番</w:t>
            </w:r>
            <w:proofErr w:type="gramStart"/>
            <w:r w:rsidRPr="001728E1">
              <w:rPr>
                <w:rFonts w:ascii="Times New Roman" w:eastAsia="標楷體" w:hAnsi="Times New Roman" w:cs="Times New Roman"/>
              </w:rPr>
              <w:t>鵑</w:t>
            </w:r>
            <w:proofErr w:type="gramEnd"/>
            <w:r w:rsidRPr="001728E1">
              <w:rPr>
                <w:rFonts w:ascii="Times New Roman" w:eastAsia="標楷體" w:hAnsi="Times New Roman" w:cs="Times New Roman"/>
              </w:rPr>
              <w:t xml:space="preserve"> </w:t>
            </w:r>
          </w:p>
        </w:tc>
        <w:tc>
          <w:tcPr>
            <w:tcW w:w="1568" w:type="pct"/>
          </w:tcPr>
          <w:p w14:paraId="436F9313"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4E05B613" w14:textId="77777777" w:rsidTr="00D47637">
        <w:tc>
          <w:tcPr>
            <w:tcW w:w="3432" w:type="pct"/>
          </w:tcPr>
          <w:p w14:paraId="423C3143"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鷹</w:t>
            </w:r>
            <w:proofErr w:type="gramStart"/>
            <w:r w:rsidRPr="001728E1">
              <w:rPr>
                <w:rFonts w:ascii="Times New Roman" w:eastAsia="標楷體" w:hAnsi="Times New Roman" w:cs="Times New Roman"/>
              </w:rPr>
              <w:t>鵑</w:t>
            </w:r>
            <w:proofErr w:type="gramEnd"/>
            <w:r w:rsidRPr="001728E1">
              <w:rPr>
                <w:rFonts w:ascii="Times New Roman" w:eastAsia="標楷體" w:hAnsi="Times New Roman" w:cs="Times New Roman"/>
              </w:rPr>
              <w:t xml:space="preserve"> </w:t>
            </w:r>
          </w:p>
        </w:tc>
        <w:tc>
          <w:tcPr>
            <w:tcW w:w="1568" w:type="pct"/>
          </w:tcPr>
          <w:p w14:paraId="59E55549"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83F8694" w14:textId="77777777" w:rsidTr="00D47637">
        <w:tc>
          <w:tcPr>
            <w:tcW w:w="3432" w:type="pct"/>
          </w:tcPr>
          <w:p w14:paraId="4C26C79A"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北方中杜鵑</w:t>
            </w:r>
            <w:r w:rsidRPr="001728E1">
              <w:rPr>
                <w:rFonts w:ascii="Times New Roman" w:eastAsia="標楷體" w:hAnsi="Times New Roman" w:cs="Times New Roman"/>
              </w:rPr>
              <w:t xml:space="preserve"> </w:t>
            </w:r>
          </w:p>
        </w:tc>
        <w:tc>
          <w:tcPr>
            <w:tcW w:w="1568" w:type="pct"/>
          </w:tcPr>
          <w:p w14:paraId="2E9E4165"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7</w:t>
            </w:r>
          </w:p>
        </w:tc>
      </w:tr>
      <w:tr w:rsidR="005D66A8" w:rsidRPr="001728E1" w14:paraId="1B118673" w14:textId="77777777" w:rsidTr="00D47637">
        <w:tc>
          <w:tcPr>
            <w:tcW w:w="3432" w:type="pct"/>
          </w:tcPr>
          <w:p w14:paraId="081A88CD"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小雨燕</w:t>
            </w:r>
            <w:r w:rsidRPr="001728E1">
              <w:rPr>
                <w:rFonts w:ascii="Times New Roman" w:eastAsia="標楷體" w:hAnsi="Times New Roman" w:cs="Times New Roman"/>
              </w:rPr>
              <w:t xml:space="preserve"> ※ </w:t>
            </w:r>
          </w:p>
        </w:tc>
        <w:tc>
          <w:tcPr>
            <w:tcW w:w="1568" w:type="pct"/>
          </w:tcPr>
          <w:p w14:paraId="580A37F5"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12AECF7A" w14:textId="77777777" w:rsidTr="00D47637">
        <w:tc>
          <w:tcPr>
            <w:tcW w:w="3432" w:type="pct"/>
          </w:tcPr>
          <w:p w14:paraId="0A5FB875"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小白鷺</w:t>
            </w:r>
            <w:r w:rsidRPr="001728E1">
              <w:rPr>
                <w:rFonts w:ascii="Times New Roman" w:eastAsia="標楷體" w:hAnsi="Times New Roman" w:cs="Times New Roman"/>
              </w:rPr>
              <w:t xml:space="preserve"> </w:t>
            </w:r>
          </w:p>
        </w:tc>
        <w:tc>
          <w:tcPr>
            <w:tcW w:w="1568" w:type="pct"/>
          </w:tcPr>
          <w:p w14:paraId="08572839"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8</w:t>
            </w:r>
          </w:p>
        </w:tc>
      </w:tr>
      <w:tr w:rsidR="005D66A8" w:rsidRPr="001728E1" w14:paraId="2E0955D3" w14:textId="77777777" w:rsidTr="00D47637">
        <w:tc>
          <w:tcPr>
            <w:tcW w:w="3432" w:type="pct"/>
          </w:tcPr>
          <w:p w14:paraId="575A3AB5"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黃頭鷺</w:t>
            </w:r>
            <w:r w:rsidRPr="001728E1">
              <w:rPr>
                <w:rFonts w:ascii="Times New Roman" w:eastAsia="標楷體" w:hAnsi="Times New Roman" w:cs="Times New Roman"/>
              </w:rPr>
              <w:t xml:space="preserve"> </w:t>
            </w:r>
          </w:p>
        </w:tc>
        <w:tc>
          <w:tcPr>
            <w:tcW w:w="1568" w:type="pct"/>
          </w:tcPr>
          <w:p w14:paraId="641FABA9"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09835EEB" w14:textId="77777777" w:rsidTr="00D47637">
        <w:tc>
          <w:tcPr>
            <w:tcW w:w="3432" w:type="pct"/>
          </w:tcPr>
          <w:p w14:paraId="372E5AEA"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夜鷺</w:t>
            </w:r>
            <w:r w:rsidRPr="001728E1">
              <w:rPr>
                <w:rFonts w:ascii="Times New Roman" w:eastAsia="標楷體" w:hAnsi="Times New Roman" w:cs="Times New Roman"/>
              </w:rPr>
              <w:t xml:space="preserve"> </w:t>
            </w:r>
          </w:p>
        </w:tc>
        <w:tc>
          <w:tcPr>
            <w:tcW w:w="1568" w:type="pct"/>
          </w:tcPr>
          <w:p w14:paraId="4B86B2BA"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2D853C48" w14:textId="77777777" w:rsidTr="00D47637">
        <w:tc>
          <w:tcPr>
            <w:tcW w:w="3432" w:type="pct"/>
          </w:tcPr>
          <w:p w14:paraId="0FDD0C94"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黑冠麻鷺</w:t>
            </w:r>
            <w:proofErr w:type="gramEnd"/>
            <w:r w:rsidRPr="001728E1">
              <w:rPr>
                <w:rFonts w:ascii="Times New Roman" w:eastAsia="標楷體" w:hAnsi="Times New Roman" w:cs="Times New Roman"/>
              </w:rPr>
              <w:t xml:space="preserve"> </w:t>
            </w:r>
          </w:p>
        </w:tc>
        <w:tc>
          <w:tcPr>
            <w:tcW w:w="1568" w:type="pct"/>
          </w:tcPr>
          <w:p w14:paraId="4110687C"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564AE576" w14:textId="77777777" w:rsidTr="00D47637">
        <w:tc>
          <w:tcPr>
            <w:tcW w:w="3432" w:type="pct"/>
          </w:tcPr>
          <w:p w14:paraId="6B666AD3"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大冠</w:t>
            </w:r>
            <w:proofErr w:type="gramStart"/>
            <w:r w:rsidRPr="001728E1">
              <w:rPr>
                <w:rFonts w:ascii="Times New Roman" w:eastAsia="標楷體" w:hAnsi="Times New Roman" w:cs="Times New Roman"/>
              </w:rPr>
              <w:t>鷲</w:t>
            </w:r>
            <w:proofErr w:type="gramEnd"/>
            <w:r w:rsidRPr="001728E1">
              <w:rPr>
                <w:rFonts w:ascii="Times New Roman" w:eastAsia="標楷體" w:hAnsi="Times New Roman" w:cs="Times New Roman"/>
              </w:rPr>
              <w:t xml:space="preserve"> ※ II</w:t>
            </w:r>
          </w:p>
        </w:tc>
        <w:tc>
          <w:tcPr>
            <w:tcW w:w="1568" w:type="pct"/>
          </w:tcPr>
          <w:p w14:paraId="1B3834B6"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2993B58A" w14:textId="77777777" w:rsidTr="00D47637">
        <w:tc>
          <w:tcPr>
            <w:tcW w:w="3432" w:type="pct"/>
          </w:tcPr>
          <w:p w14:paraId="1251B451"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鵂鶹</w:t>
            </w:r>
            <w:proofErr w:type="gramEnd"/>
            <w:r w:rsidRPr="001728E1">
              <w:rPr>
                <w:rFonts w:ascii="Times New Roman" w:eastAsia="標楷體" w:hAnsi="Times New Roman" w:cs="Times New Roman"/>
              </w:rPr>
              <w:t xml:space="preserve"> ※ II</w:t>
            </w:r>
          </w:p>
        </w:tc>
        <w:tc>
          <w:tcPr>
            <w:tcW w:w="1568" w:type="pct"/>
          </w:tcPr>
          <w:p w14:paraId="215734DD"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4E0AA1CA" w14:textId="77777777" w:rsidTr="00D47637">
        <w:tc>
          <w:tcPr>
            <w:tcW w:w="3432" w:type="pct"/>
          </w:tcPr>
          <w:p w14:paraId="22A82BE7"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翠鳥</w:t>
            </w:r>
            <w:r w:rsidRPr="001728E1">
              <w:rPr>
                <w:rFonts w:ascii="Times New Roman" w:eastAsia="標楷體" w:hAnsi="Times New Roman" w:cs="Times New Roman"/>
              </w:rPr>
              <w:t xml:space="preserve"> </w:t>
            </w:r>
          </w:p>
        </w:tc>
        <w:tc>
          <w:tcPr>
            <w:tcW w:w="1568" w:type="pct"/>
          </w:tcPr>
          <w:p w14:paraId="75E42FCC"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3A00EAAB" w14:textId="77777777" w:rsidTr="00D47637">
        <w:tc>
          <w:tcPr>
            <w:tcW w:w="3432" w:type="pct"/>
          </w:tcPr>
          <w:p w14:paraId="08EDA5D1"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五色鳥</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13763CA3"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65</w:t>
            </w:r>
          </w:p>
        </w:tc>
      </w:tr>
      <w:tr w:rsidR="005D66A8" w:rsidRPr="001728E1" w14:paraId="2DFA0B51" w14:textId="77777777" w:rsidTr="00D47637">
        <w:tc>
          <w:tcPr>
            <w:tcW w:w="3432" w:type="pct"/>
          </w:tcPr>
          <w:p w14:paraId="50377777"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小啄木</w:t>
            </w:r>
            <w:proofErr w:type="gramEnd"/>
            <w:r w:rsidRPr="001728E1">
              <w:rPr>
                <w:rFonts w:ascii="Times New Roman" w:eastAsia="標楷體" w:hAnsi="Times New Roman" w:cs="Times New Roman"/>
              </w:rPr>
              <w:t xml:space="preserve"> </w:t>
            </w:r>
          </w:p>
        </w:tc>
        <w:tc>
          <w:tcPr>
            <w:tcW w:w="1568" w:type="pct"/>
          </w:tcPr>
          <w:p w14:paraId="39F2AD95"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5DB57270" w14:textId="77777777" w:rsidTr="00D47637">
        <w:tc>
          <w:tcPr>
            <w:tcW w:w="3432" w:type="pct"/>
          </w:tcPr>
          <w:p w14:paraId="6C90E243"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綠啄木</w:t>
            </w:r>
            <w:proofErr w:type="gramEnd"/>
            <w:r w:rsidRPr="001728E1">
              <w:rPr>
                <w:rFonts w:ascii="Times New Roman" w:eastAsia="標楷體" w:hAnsi="Times New Roman" w:cs="Times New Roman"/>
              </w:rPr>
              <w:t xml:space="preserve"> II</w:t>
            </w:r>
          </w:p>
        </w:tc>
        <w:tc>
          <w:tcPr>
            <w:tcW w:w="1568" w:type="pct"/>
          </w:tcPr>
          <w:p w14:paraId="2F334A48"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FD4B9A7" w14:textId="77777777" w:rsidTr="00D47637">
        <w:tc>
          <w:tcPr>
            <w:tcW w:w="3432" w:type="pct"/>
          </w:tcPr>
          <w:p w14:paraId="14F41B11"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灰喉山椒</w:t>
            </w:r>
            <w:proofErr w:type="gramEnd"/>
            <w:r w:rsidRPr="001728E1">
              <w:rPr>
                <w:rFonts w:ascii="Times New Roman" w:eastAsia="標楷體" w:hAnsi="Times New Roman" w:cs="Times New Roman"/>
              </w:rPr>
              <w:t>鳥</w:t>
            </w:r>
            <w:r w:rsidRPr="001728E1">
              <w:rPr>
                <w:rFonts w:ascii="Times New Roman" w:eastAsia="標楷體" w:hAnsi="Times New Roman" w:cs="Times New Roman"/>
              </w:rPr>
              <w:t xml:space="preserve"> </w:t>
            </w:r>
          </w:p>
        </w:tc>
        <w:tc>
          <w:tcPr>
            <w:tcW w:w="1568" w:type="pct"/>
          </w:tcPr>
          <w:p w14:paraId="03C74CAA"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36</w:t>
            </w:r>
          </w:p>
        </w:tc>
      </w:tr>
      <w:tr w:rsidR="005D66A8" w:rsidRPr="001728E1" w14:paraId="2CD79FCE" w14:textId="77777777" w:rsidTr="00D47637">
        <w:tc>
          <w:tcPr>
            <w:tcW w:w="3432" w:type="pct"/>
          </w:tcPr>
          <w:p w14:paraId="6EE2EF5E"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綠畫眉</w:t>
            </w:r>
            <w:r w:rsidRPr="001728E1">
              <w:rPr>
                <w:rFonts w:ascii="Times New Roman" w:eastAsia="標楷體" w:hAnsi="Times New Roman" w:cs="Times New Roman"/>
              </w:rPr>
              <w:t xml:space="preserve"> </w:t>
            </w:r>
          </w:p>
        </w:tc>
        <w:tc>
          <w:tcPr>
            <w:tcW w:w="1568" w:type="pct"/>
          </w:tcPr>
          <w:p w14:paraId="60FEDFAB"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18</w:t>
            </w:r>
          </w:p>
        </w:tc>
      </w:tr>
      <w:tr w:rsidR="005D66A8" w:rsidRPr="001728E1" w14:paraId="236F8032" w14:textId="77777777" w:rsidTr="00D47637">
        <w:tc>
          <w:tcPr>
            <w:tcW w:w="3432" w:type="pct"/>
          </w:tcPr>
          <w:p w14:paraId="671A5EE7"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朱鸝</w:t>
            </w:r>
            <w:r w:rsidRPr="001728E1">
              <w:rPr>
                <w:rFonts w:ascii="Times New Roman" w:eastAsia="標楷體" w:hAnsi="Times New Roman" w:cs="Times New Roman"/>
              </w:rPr>
              <w:t xml:space="preserve"> ※ II</w:t>
            </w:r>
          </w:p>
        </w:tc>
        <w:tc>
          <w:tcPr>
            <w:tcW w:w="1568" w:type="pct"/>
          </w:tcPr>
          <w:p w14:paraId="14628AB2"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75E42A7E" w14:textId="77777777" w:rsidTr="00D47637">
        <w:tc>
          <w:tcPr>
            <w:tcW w:w="3432" w:type="pct"/>
          </w:tcPr>
          <w:p w14:paraId="0795B41E"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大卷尾</w:t>
            </w:r>
            <w:r w:rsidRPr="001728E1">
              <w:rPr>
                <w:rFonts w:ascii="Times New Roman" w:eastAsia="標楷體" w:hAnsi="Times New Roman" w:cs="Times New Roman"/>
              </w:rPr>
              <w:t xml:space="preserve"> ※ </w:t>
            </w:r>
          </w:p>
        </w:tc>
        <w:tc>
          <w:tcPr>
            <w:tcW w:w="1568" w:type="pct"/>
          </w:tcPr>
          <w:p w14:paraId="42F2C108"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6E0EA652" w14:textId="77777777" w:rsidTr="00D47637">
        <w:tc>
          <w:tcPr>
            <w:tcW w:w="3432" w:type="pct"/>
          </w:tcPr>
          <w:p w14:paraId="4D3F14C4"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小卷尾</w:t>
            </w:r>
            <w:r w:rsidRPr="001728E1">
              <w:rPr>
                <w:rFonts w:ascii="Times New Roman" w:eastAsia="標楷體" w:hAnsi="Times New Roman" w:cs="Times New Roman"/>
              </w:rPr>
              <w:t xml:space="preserve"> ※ </w:t>
            </w:r>
          </w:p>
        </w:tc>
        <w:tc>
          <w:tcPr>
            <w:tcW w:w="1568" w:type="pct"/>
          </w:tcPr>
          <w:p w14:paraId="61A7665B"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19</w:t>
            </w:r>
          </w:p>
        </w:tc>
      </w:tr>
      <w:tr w:rsidR="005D66A8" w:rsidRPr="001728E1" w14:paraId="457E967A" w14:textId="77777777" w:rsidTr="00D47637">
        <w:tblPrEx>
          <w:tblLook w:val="04A0" w:firstRow="1" w:lastRow="0" w:firstColumn="1" w:lastColumn="0" w:noHBand="0" w:noVBand="1"/>
        </w:tblPrEx>
        <w:tc>
          <w:tcPr>
            <w:tcW w:w="3432" w:type="pct"/>
          </w:tcPr>
          <w:p w14:paraId="3AA754B7"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黑枕藍鶲</w:t>
            </w:r>
            <w:proofErr w:type="gramEnd"/>
            <w:r w:rsidRPr="001728E1">
              <w:rPr>
                <w:rFonts w:ascii="Times New Roman" w:eastAsia="標楷體" w:hAnsi="Times New Roman" w:cs="Times New Roman"/>
              </w:rPr>
              <w:t xml:space="preserve"> ※ </w:t>
            </w:r>
          </w:p>
        </w:tc>
        <w:tc>
          <w:tcPr>
            <w:tcW w:w="1568" w:type="pct"/>
          </w:tcPr>
          <w:p w14:paraId="3635B572"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12</w:t>
            </w:r>
          </w:p>
        </w:tc>
      </w:tr>
      <w:tr w:rsidR="005D66A8" w:rsidRPr="001728E1" w14:paraId="2E2AF3D5" w14:textId="77777777" w:rsidTr="00D47637">
        <w:tblPrEx>
          <w:tblLook w:val="04A0" w:firstRow="1" w:lastRow="0" w:firstColumn="1" w:lastColumn="0" w:noHBand="0" w:noVBand="1"/>
        </w:tblPrEx>
        <w:tc>
          <w:tcPr>
            <w:tcW w:w="3432" w:type="pct"/>
          </w:tcPr>
          <w:p w14:paraId="245FABC6"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松</w:t>
            </w:r>
            <w:proofErr w:type="gramStart"/>
            <w:r w:rsidRPr="001728E1">
              <w:rPr>
                <w:rFonts w:ascii="Times New Roman" w:eastAsia="標楷體" w:hAnsi="Times New Roman" w:cs="Times New Roman"/>
              </w:rPr>
              <w:t>鴉</w:t>
            </w:r>
            <w:proofErr w:type="gramEnd"/>
            <w:r w:rsidRPr="001728E1">
              <w:rPr>
                <w:rFonts w:ascii="Times New Roman" w:eastAsia="標楷體" w:hAnsi="Times New Roman" w:cs="Times New Roman"/>
              </w:rPr>
              <w:t xml:space="preserve"> ※ </w:t>
            </w:r>
          </w:p>
        </w:tc>
        <w:tc>
          <w:tcPr>
            <w:tcW w:w="1568" w:type="pct"/>
          </w:tcPr>
          <w:p w14:paraId="0E60AF1F"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7032AAD9" w14:textId="77777777" w:rsidTr="00D47637">
        <w:tblPrEx>
          <w:tblLook w:val="04A0" w:firstRow="1" w:lastRow="0" w:firstColumn="1" w:lastColumn="0" w:noHBand="0" w:noVBand="1"/>
        </w:tblPrEx>
        <w:tc>
          <w:tcPr>
            <w:tcW w:w="3432" w:type="pct"/>
          </w:tcPr>
          <w:p w14:paraId="40D8F55D"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臺灣藍鵲</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52285431"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9</w:t>
            </w:r>
          </w:p>
        </w:tc>
      </w:tr>
      <w:tr w:rsidR="005D66A8" w:rsidRPr="001728E1" w14:paraId="2963443C" w14:textId="77777777" w:rsidTr="00D47637">
        <w:tblPrEx>
          <w:tblLook w:val="04A0" w:firstRow="1" w:lastRow="0" w:firstColumn="1" w:lastColumn="0" w:noHBand="0" w:noVBand="1"/>
        </w:tblPrEx>
        <w:tc>
          <w:tcPr>
            <w:tcW w:w="3432" w:type="pct"/>
          </w:tcPr>
          <w:p w14:paraId="62D138DF"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樹鵲</w:t>
            </w:r>
            <w:r w:rsidRPr="001728E1">
              <w:rPr>
                <w:rFonts w:ascii="Times New Roman" w:eastAsia="標楷體" w:hAnsi="Times New Roman" w:cs="Times New Roman"/>
              </w:rPr>
              <w:t xml:space="preserve"> ※ </w:t>
            </w:r>
          </w:p>
        </w:tc>
        <w:tc>
          <w:tcPr>
            <w:tcW w:w="1568" w:type="pct"/>
          </w:tcPr>
          <w:p w14:paraId="30578A59"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19</w:t>
            </w:r>
          </w:p>
        </w:tc>
      </w:tr>
      <w:tr w:rsidR="005D66A8" w:rsidRPr="001728E1" w14:paraId="0B1D9DFD" w14:textId="77777777" w:rsidTr="00D47637">
        <w:tblPrEx>
          <w:tblLook w:val="04A0" w:firstRow="1" w:lastRow="0" w:firstColumn="1" w:lastColumn="0" w:noHBand="0" w:noVBand="1"/>
        </w:tblPrEx>
        <w:tc>
          <w:tcPr>
            <w:tcW w:w="3432" w:type="pct"/>
          </w:tcPr>
          <w:p w14:paraId="603D8BB6"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喜鵲</w:t>
            </w:r>
            <w:r w:rsidRPr="001728E1">
              <w:rPr>
                <w:rFonts w:ascii="Times New Roman" w:eastAsia="標楷體" w:hAnsi="Times New Roman" w:cs="Times New Roman"/>
              </w:rPr>
              <w:t xml:space="preserve"> </w:t>
            </w:r>
          </w:p>
        </w:tc>
        <w:tc>
          <w:tcPr>
            <w:tcW w:w="1568" w:type="pct"/>
          </w:tcPr>
          <w:p w14:paraId="2221F0BF"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74A39BB2" w14:textId="77777777" w:rsidTr="00D47637">
        <w:tblPrEx>
          <w:tblLook w:val="04A0" w:firstRow="1" w:lastRow="0" w:firstColumn="1" w:lastColumn="0" w:noHBand="0" w:noVBand="1"/>
        </w:tblPrEx>
        <w:tc>
          <w:tcPr>
            <w:tcW w:w="3432" w:type="pct"/>
          </w:tcPr>
          <w:p w14:paraId="0A42BB25"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星</w:t>
            </w:r>
            <w:proofErr w:type="gramStart"/>
            <w:r w:rsidRPr="001728E1">
              <w:rPr>
                <w:rFonts w:ascii="Times New Roman" w:eastAsia="標楷體" w:hAnsi="Times New Roman" w:cs="Times New Roman"/>
              </w:rPr>
              <w:t>鴉</w:t>
            </w:r>
            <w:proofErr w:type="gramEnd"/>
            <w:r w:rsidRPr="001728E1">
              <w:rPr>
                <w:rFonts w:ascii="Times New Roman" w:eastAsia="標楷體" w:hAnsi="Times New Roman" w:cs="Times New Roman"/>
              </w:rPr>
              <w:t xml:space="preserve"> ※ </w:t>
            </w:r>
          </w:p>
        </w:tc>
        <w:tc>
          <w:tcPr>
            <w:tcW w:w="1568" w:type="pct"/>
          </w:tcPr>
          <w:p w14:paraId="7E0DDB51"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78C93651" w14:textId="77777777" w:rsidTr="00D47637">
        <w:tblPrEx>
          <w:tblLook w:val="04A0" w:firstRow="1" w:lastRow="0" w:firstColumn="1" w:lastColumn="0" w:noHBand="0" w:noVBand="1"/>
        </w:tblPrEx>
        <w:tc>
          <w:tcPr>
            <w:tcW w:w="3432" w:type="pct"/>
          </w:tcPr>
          <w:p w14:paraId="439903CF"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巨嘴</w:t>
            </w:r>
            <w:proofErr w:type="gramStart"/>
            <w:r w:rsidRPr="001728E1">
              <w:rPr>
                <w:rFonts w:ascii="Times New Roman" w:eastAsia="標楷體" w:hAnsi="Times New Roman" w:cs="Times New Roman"/>
              </w:rPr>
              <w:t>鴉</w:t>
            </w:r>
            <w:proofErr w:type="gramEnd"/>
            <w:r w:rsidRPr="001728E1">
              <w:rPr>
                <w:rFonts w:ascii="Times New Roman" w:eastAsia="標楷體" w:hAnsi="Times New Roman" w:cs="Times New Roman"/>
              </w:rPr>
              <w:t xml:space="preserve"> </w:t>
            </w:r>
          </w:p>
        </w:tc>
        <w:tc>
          <w:tcPr>
            <w:tcW w:w="1568" w:type="pct"/>
          </w:tcPr>
          <w:p w14:paraId="44B1EC76"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42</w:t>
            </w:r>
          </w:p>
        </w:tc>
      </w:tr>
      <w:tr w:rsidR="005D66A8" w:rsidRPr="001728E1" w14:paraId="04558668" w14:textId="77777777" w:rsidTr="00D47637">
        <w:tblPrEx>
          <w:tblLook w:val="04A0" w:firstRow="1" w:lastRow="0" w:firstColumn="1" w:lastColumn="0" w:noHBand="0" w:noVBand="1"/>
        </w:tblPrEx>
        <w:tc>
          <w:tcPr>
            <w:tcW w:w="3432" w:type="pct"/>
          </w:tcPr>
          <w:p w14:paraId="5A35BE41"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煤山雀</w:t>
            </w:r>
            <w:r w:rsidRPr="001728E1">
              <w:rPr>
                <w:rFonts w:ascii="Times New Roman" w:eastAsia="標楷體" w:hAnsi="Times New Roman" w:cs="Times New Roman"/>
              </w:rPr>
              <w:t xml:space="preserve"> ※ III</w:t>
            </w:r>
          </w:p>
        </w:tc>
        <w:tc>
          <w:tcPr>
            <w:tcW w:w="1568" w:type="pct"/>
          </w:tcPr>
          <w:p w14:paraId="13C193F3"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3501D962" w14:textId="77777777" w:rsidTr="00D47637">
        <w:tblPrEx>
          <w:tblLook w:val="04A0" w:firstRow="1" w:lastRow="0" w:firstColumn="1" w:lastColumn="0" w:noHBand="0" w:noVBand="1"/>
        </w:tblPrEx>
        <w:tc>
          <w:tcPr>
            <w:tcW w:w="3432" w:type="pct"/>
          </w:tcPr>
          <w:p w14:paraId="6011EEF0"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赤</w:t>
            </w:r>
            <w:proofErr w:type="gramEnd"/>
            <w:r w:rsidRPr="001728E1">
              <w:rPr>
                <w:rFonts w:ascii="Times New Roman" w:eastAsia="標楷體" w:hAnsi="Times New Roman" w:cs="Times New Roman"/>
              </w:rPr>
              <w:t>腹山雀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1568" w:type="pct"/>
          </w:tcPr>
          <w:p w14:paraId="7B317FD4"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713729A1" w14:textId="77777777" w:rsidTr="00D47637">
        <w:tblPrEx>
          <w:tblLook w:val="04A0" w:firstRow="1" w:lastRow="0" w:firstColumn="1" w:lastColumn="0" w:noHBand="0" w:noVBand="1"/>
        </w:tblPrEx>
        <w:tc>
          <w:tcPr>
            <w:tcW w:w="3432" w:type="pct"/>
          </w:tcPr>
          <w:p w14:paraId="22FD57B3"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青背山雀</w:t>
            </w:r>
            <w:proofErr w:type="gramEnd"/>
            <w:r w:rsidRPr="001728E1">
              <w:rPr>
                <w:rFonts w:ascii="Times New Roman" w:eastAsia="標楷體" w:hAnsi="Times New Roman" w:cs="Times New Roman"/>
              </w:rPr>
              <w:t xml:space="preserve"> ※ III</w:t>
            </w:r>
          </w:p>
        </w:tc>
        <w:tc>
          <w:tcPr>
            <w:tcW w:w="1568" w:type="pct"/>
          </w:tcPr>
          <w:p w14:paraId="440AE670"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8</w:t>
            </w:r>
          </w:p>
        </w:tc>
      </w:tr>
      <w:tr w:rsidR="005D66A8" w:rsidRPr="001728E1" w14:paraId="3A0B8B9E" w14:textId="77777777" w:rsidTr="00D47637">
        <w:tblPrEx>
          <w:tblLook w:val="04A0" w:firstRow="1" w:lastRow="0" w:firstColumn="1" w:lastColumn="0" w:noHBand="0" w:noVBand="1"/>
        </w:tblPrEx>
        <w:tc>
          <w:tcPr>
            <w:tcW w:w="3432" w:type="pct"/>
          </w:tcPr>
          <w:p w14:paraId="6C45089C"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黃山雀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1568" w:type="pct"/>
          </w:tcPr>
          <w:p w14:paraId="4E089366"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67CE5F24" w14:textId="77777777" w:rsidTr="00D47637">
        <w:tblPrEx>
          <w:tblLook w:val="04A0" w:firstRow="1" w:lastRow="0" w:firstColumn="1" w:lastColumn="0" w:noHBand="0" w:noVBand="1"/>
        </w:tblPrEx>
        <w:tc>
          <w:tcPr>
            <w:tcW w:w="3432" w:type="pct"/>
          </w:tcPr>
          <w:p w14:paraId="67F804E3"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灰頭</w:t>
            </w:r>
            <w:proofErr w:type="gramStart"/>
            <w:r w:rsidRPr="001728E1">
              <w:rPr>
                <w:rFonts w:ascii="Times New Roman" w:eastAsia="標楷體" w:hAnsi="Times New Roman" w:cs="Times New Roman"/>
              </w:rPr>
              <w:t>鷦</w:t>
            </w:r>
            <w:proofErr w:type="gramEnd"/>
            <w:r w:rsidRPr="001728E1">
              <w:rPr>
                <w:rFonts w:ascii="Times New Roman" w:eastAsia="標楷體" w:hAnsi="Times New Roman" w:cs="Times New Roman"/>
              </w:rPr>
              <w:t>鶯</w:t>
            </w:r>
            <w:r w:rsidRPr="001728E1">
              <w:rPr>
                <w:rFonts w:ascii="Times New Roman" w:eastAsia="標楷體" w:hAnsi="Times New Roman" w:cs="Times New Roman"/>
              </w:rPr>
              <w:t xml:space="preserve"> </w:t>
            </w:r>
          </w:p>
        </w:tc>
        <w:tc>
          <w:tcPr>
            <w:tcW w:w="1568" w:type="pct"/>
          </w:tcPr>
          <w:p w14:paraId="2BBC09BD"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079B5ACC" w14:textId="77777777" w:rsidTr="00D47637">
        <w:tblPrEx>
          <w:tblLook w:val="04A0" w:firstRow="1" w:lastRow="0" w:firstColumn="1" w:lastColumn="0" w:noHBand="0" w:noVBand="1"/>
        </w:tblPrEx>
        <w:tc>
          <w:tcPr>
            <w:tcW w:w="3432" w:type="pct"/>
          </w:tcPr>
          <w:p w14:paraId="7324CCDB"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褐頭</w:t>
            </w:r>
            <w:proofErr w:type="gramStart"/>
            <w:r w:rsidRPr="001728E1">
              <w:rPr>
                <w:rFonts w:ascii="Times New Roman" w:eastAsia="標楷體" w:hAnsi="Times New Roman" w:cs="Times New Roman"/>
              </w:rPr>
              <w:t>鷦</w:t>
            </w:r>
            <w:proofErr w:type="gramEnd"/>
            <w:r w:rsidRPr="001728E1">
              <w:rPr>
                <w:rFonts w:ascii="Times New Roman" w:eastAsia="標楷體" w:hAnsi="Times New Roman" w:cs="Times New Roman"/>
              </w:rPr>
              <w:t>鶯</w:t>
            </w:r>
            <w:r w:rsidRPr="001728E1">
              <w:rPr>
                <w:rFonts w:ascii="Times New Roman" w:eastAsia="標楷體" w:hAnsi="Times New Roman" w:cs="Times New Roman"/>
              </w:rPr>
              <w:t xml:space="preserve"> ※ </w:t>
            </w:r>
          </w:p>
        </w:tc>
        <w:tc>
          <w:tcPr>
            <w:tcW w:w="1568" w:type="pct"/>
          </w:tcPr>
          <w:p w14:paraId="0A58B16D"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7</w:t>
            </w:r>
          </w:p>
        </w:tc>
      </w:tr>
      <w:tr w:rsidR="005D66A8" w:rsidRPr="001728E1" w14:paraId="0B3C3976" w14:textId="77777777" w:rsidTr="00D47637">
        <w:tblPrEx>
          <w:tblLook w:val="04A0" w:firstRow="1" w:lastRow="0" w:firstColumn="1" w:lastColumn="0" w:noHBand="0" w:noVBand="1"/>
        </w:tblPrEx>
        <w:tc>
          <w:tcPr>
            <w:tcW w:w="3432" w:type="pct"/>
          </w:tcPr>
          <w:p w14:paraId="6DF7006D"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臺灣</w:t>
            </w:r>
            <w:proofErr w:type="gramStart"/>
            <w:r w:rsidRPr="001728E1">
              <w:rPr>
                <w:rFonts w:ascii="Times New Roman" w:eastAsia="標楷體" w:hAnsi="Times New Roman" w:cs="Times New Roman"/>
              </w:rPr>
              <w:t>叢樹鶯</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7CE57EBE"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7</w:t>
            </w:r>
          </w:p>
        </w:tc>
      </w:tr>
      <w:tr w:rsidR="005D66A8" w:rsidRPr="001728E1" w14:paraId="066C1C0C" w14:textId="77777777" w:rsidTr="00D47637">
        <w:tblPrEx>
          <w:tblLook w:val="04A0" w:firstRow="1" w:lastRow="0" w:firstColumn="1" w:lastColumn="0" w:noHBand="0" w:noVBand="1"/>
        </w:tblPrEx>
        <w:tc>
          <w:tcPr>
            <w:tcW w:w="3432" w:type="pct"/>
          </w:tcPr>
          <w:p w14:paraId="20750FDA"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家燕</w:t>
            </w:r>
            <w:r w:rsidRPr="001728E1">
              <w:rPr>
                <w:rFonts w:ascii="Times New Roman" w:eastAsia="標楷體" w:hAnsi="Times New Roman" w:cs="Times New Roman"/>
              </w:rPr>
              <w:t xml:space="preserve"> </w:t>
            </w:r>
          </w:p>
        </w:tc>
        <w:tc>
          <w:tcPr>
            <w:tcW w:w="1568" w:type="pct"/>
          </w:tcPr>
          <w:p w14:paraId="53267BE7"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15</w:t>
            </w:r>
          </w:p>
        </w:tc>
      </w:tr>
      <w:tr w:rsidR="005D66A8" w:rsidRPr="001728E1" w14:paraId="17A5730F" w14:textId="77777777" w:rsidTr="00D47637">
        <w:tblPrEx>
          <w:tblLook w:val="04A0" w:firstRow="1" w:lastRow="0" w:firstColumn="1" w:lastColumn="0" w:noHBand="0" w:noVBand="1"/>
        </w:tblPrEx>
        <w:tc>
          <w:tcPr>
            <w:tcW w:w="3432" w:type="pct"/>
          </w:tcPr>
          <w:p w14:paraId="7C7CA4A3"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洋燕</w:t>
            </w:r>
            <w:r w:rsidRPr="001728E1">
              <w:rPr>
                <w:rFonts w:ascii="Times New Roman" w:eastAsia="標楷體" w:hAnsi="Times New Roman" w:cs="Times New Roman"/>
              </w:rPr>
              <w:t xml:space="preserve"> </w:t>
            </w:r>
          </w:p>
        </w:tc>
        <w:tc>
          <w:tcPr>
            <w:tcW w:w="1568" w:type="pct"/>
          </w:tcPr>
          <w:p w14:paraId="26D6C08C"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251CFD28" w14:textId="77777777" w:rsidTr="00D47637">
        <w:tblPrEx>
          <w:tblLook w:val="04A0" w:firstRow="1" w:lastRow="0" w:firstColumn="1" w:lastColumn="0" w:noHBand="0" w:noVBand="1"/>
        </w:tblPrEx>
        <w:tc>
          <w:tcPr>
            <w:tcW w:w="3432" w:type="pct"/>
          </w:tcPr>
          <w:p w14:paraId="413BC2C4"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赤腰燕</w:t>
            </w:r>
            <w:proofErr w:type="gramEnd"/>
            <w:r w:rsidRPr="001728E1">
              <w:rPr>
                <w:rFonts w:ascii="Times New Roman" w:eastAsia="標楷體" w:hAnsi="Times New Roman" w:cs="Times New Roman"/>
              </w:rPr>
              <w:t xml:space="preserve"> </w:t>
            </w:r>
          </w:p>
        </w:tc>
        <w:tc>
          <w:tcPr>
            <w:tcW w:w="1568" w:type="pct"/>
          </w:tcPr>
          <w:p w14:paraId="5345500E"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26F045C6" w14:textId="77777777" w:rsidTr="00D47637">
        <w:tblPrEx>
          <w:tblLook w:val="04A0" w:firstRow="1" w:lastRow="0" w:firstColumn="1" w:lastColumn="0" w:noHBand="0" w:noVBand="1"/>
        </w:tblPrEx>
        <w:tc>
          <w:tcPr>
            <w:tcW w:w="3432" w:type="pct"/>
          </w:tcPr>
          <w:p w14:paraId="6428B9BA"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白環</w:t>
            </w:r>
            <w:proofErr w:type="gramStart"/>
            <w:r w:rsidRPr="001728E1">
              <w:rPr>
                <w:rFonts w:ascii="Times New Roman" w:eastAsia="標楷體" w:hAnsi="Times New Roman" w:cs="Times New Roman"/>
              </w:rPr>
              <w:t>鸚</w:t>
            </w:r>
            <w:proofErr w:type="gramEnd"/>
            <w:r w:rsidRPr="001728E1">
              <w:rPr>
                <w:rFonts w:ascii="Times New Roman" w:eastAsia="標楷體" w:hAnsi="Times New Roman" w:cs="Times New Roman"/>
              </w:rPr>
              <w:t>嘴</w:t>
            </w:r>
            <w:proofErr w:type="gramStart"/>
            <w:r w:rsidRPr="001728E1">
              <w:rPr>
                <w:rFonts w:ascii="Times New Roman" w:eastAsia="標楷體" w:hAnsi="Times New Roman" w:cs="Times New Roman"/>
              </w:rPr>
              <w:t>鵯</w:t>
            </w:r>
            <w:proofErr w:type="gramEnd"/>
            <w:r w:rsidRPr="001728E1">
              <w:rPr>
                <w:rFonts w:ascii="Times New Roman" w:eastAsia="標楷體" w:hAnsi="Times New Roman" w:cs="Times New Roman"/>
              </w:rPr>
              <w:t xml:space="preserve"> ※ </w:t>
            </w:r>
          </w:p>
        </w:tc>
        <w:tc>
          <w:tcPr>
            <w:tcW w:w="1568" w:type="pct"/>
          </w:tcPr>
          <w:p w14:paraId="416A529E"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2335750B" w14:textId="77777777" w:rsidTr="00D47637">
        <w:tblPrEx>
          <w:tblLook w:val="04A0" w:firstRow="1" w:lastRow="0" w:firstColumn="1" w:lastColumn="0" w:noHBand="0" w:noVBand="1"/>
        </w:tblPrEx>
        <w:tc>
          <w:tcPr>
            <w:tcW w:w="3432" w:type="pct"/>
          </w:tcPr>
          <w:p w14:paraId="6AB1969E"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白頭翁</w:t>
            </w:r>
            <w:r w:rsidRPr="001728E1">
              <w:rPr>
                <w:rFonts w:ascii="Times New Roman" w:eastAsia="標楷體" w:hAnsi="Times New Roman" w:cs="Times New Roman"/>
              </w:rPr>
              <w:t xml:space="preserve"> ※ </w:t>
            </w:r>
          </w:p>
        </w:tc>
        <w:tc>
          <w:tcPr>
            <w:tcW w:w="1568" w:type="pct"/>
          </w:tcPr>
          <w:p w14:paraId="31018AC5"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47</w:t>
            </w:r>
          </w:p>
        </w:tc>
      </w:tr>
      <w:tr w:rsidR="005D66A8" w:rsidRPr="001728E1" w14:paraId="4168FCCC" w14:textId="77777777" w:rsidTr="00D47637">
        <w:tblPrEx>
          <w:tblLook w:val="04A0" w:firstRow="1" w:lastRow="0" w:firstColumn="1" w:lastColumn="0" w:noHBand="0" w:noVBand="1"/>
        </w:tblPrEx>
        <w:tc>
          <w:tcPr>
            <w:tcW w:w="3432" w:type="pct"/>
          </w:tcPr>
          <w:p w14:paraId="54D7F9CA"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紅嘴黑</w:t>
            </w:r>
            <w:proofErr w:type="gramStart"/>
            <w:r w:rsidRPr="001728E1">
              <w:rPr>
                <w:rFonts w:ascii="Times New Roman" w:eastAsia="標楷體" w:hAnsi="Times New Roman" w:cs="Times New Roman"/>
              </w:rPr>
              <w:t>鵯</w:t>
            </w:r>
            <w:proofErr w:type="gramEnd"/>
            <w:r w:rsidRPr="001728E1">
              <w:rPr>
                <w:rFonts w:ascii="Times New Roman" w:eastAsia="標楷體" w:hAnsi="Times New Roman" w:cs="Times New Roman"/>
              </w:rPr>
              <w:t xml:space="preserve"> ※ </w:t>
            </w:r>
          </w:p>
        </w:tc>
        <w:tc>
          <w:tcPr>
            <w:tcW w:w="1568" w:type="pct"/>
          </w:tcPr>
          <w:p w14:paraId="3BDA512D"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143</w:t>
            </w:r>
          </w:p>
        </w:tc>
      </w:tr>
      <w:tr w:rsidR="005D66A8" w:rsidRPr="001728E1" w14:paraId="1FCC816E" w14:textId="77777777" w:rsidTr="00D47637">
        <w:tblPrEx>
          <w:tblLook w:val="04A0" w:firstRow="1" w:lastRow="0" w:firstColumn="1" w:lastColumn="0" w:noHBand="0" w:noVBand="1"/>
        </w:tblPrEx>
        <w:tc>
          <w:tcPr>
            <w:tcW w:w="3432" w:type="pct"/>
          </w:tcPr>
          <w:p w14:paraId="73B6E297"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棕面鶯</w:t>
            </w:r>
            <w:proofErr w:type="gramEnd"/>
            <w:r w:rsidRPr="001728E1">
              <w:rPr>
                <w:rFonts w:ascii="Times New Roman" w:eastAsia="標楷體" w:hAnsi="Times New Roman" w:cs="Times New Roman"/>
              </w:rPr>
              <w:t xml:space="preserve"> </w:t>
            </w:r>
          </w:p>
        </w:tc>
        <w:tc>
          <w:tcPr>
            <w:tcW w:w="1568" w:type="pct"/>
          </w:tcPr>
          <w:p w14:paraId="3E74BEE7"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33</w:t>
            </w:r>
          </w:p>
        </w:tc>
      </w:tr>
      <w:tr w:rsidR="005D66A8" w:rsidRPr="001728E1" w14:paraId="6AE9413C" w14:textId="77777777" w:rsidTr="00D47637">
        <w:tblPrEx>
          <w:tblLook w:val="04A0" w:firstRow="1" w:lastRow="0" w:firstColumn="1" w:lastColumn="0" w:noHBand="0" w:noVBand="1"/>
        </w:tblPrEx>
        <w:tc>
          <w:tcPr>
            <w:tcW w:w="3432" w:type="pct"/>
          </w:tcPr>
          <w:p w14:paraId="038E26D1"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深山鶯</w:t>
            </w:r>
            <w:r w:rsidRPr="001728E1">
              <w:rPr>
                <w:rFonts w:ascii="Times New Roman" w:eastAsia="標楷體" w:hAnsi="Times New Roman" w:cs="Times New Roman"/>
              </w:rPr>
              <w:t xml:space="preserve"> ※ </w:t>
            </w:r>
          </w:p>
        </w:tc>
        <w:tc>
          <w:tcPr>
            <w:tcW w:w="1568" w:type="pct"/>
          </w:tcPr>
          <w:p w14:paraId="17EC9A54"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22</w:t>
            </w:r>
          </w:p>
        </w:tc>
      </w:tr>
      <w:tr w:rsidR="005D66A8" w:rsidRPr="001728E1" w14:paraId="5E9C5EE5" w14:textId="77777777" w:rsidTr="00D47637">
        <w:tblPrEx>
          <w:tblLook w:val="04A0" w:firstRow="1" w:lastRow="0" w:firstColumn="1" w:lastColumn="0" w:noHBand="0" w:noVBand="1"/>
        </w:tblPrEx>
        <w:tc>
          <w:tcPr>
            <w:tcW w:w="3432" w:type="pct"/>
          </w:tcPr>
          <w:p w14:paraId="117887E5"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粉紅</w:t>
            </w:r>
            <w:proofErr w:type="gramStart"/>
            <w:r w:rsidRPr="001728E1">
              <w:rPr>
                <w:rFonts w:ascii="Times New Roman" w:eastAsia="標楷體" w:hAnsi="Times New Roman" w:cs="Times New Roman"/>
              </w:rPr>
              <w:t>鸚</w:t>
            </w:r>
            <w:proofErr w:type="gramEnd"/>
            <w:r w:rsidRPr="001728E1">
              <w:rPr>
                <w:rFonts w:ascii="Times New Roman" w:eastAsia="標楷體" w:hAnsi="Times New Roman" w:cs="Times New Roman"/>
              </w:rPr>
              <w:t>嘴</w:t>
            </w:r>
            <w:r w:rsidRPr="001728E1">
              <w:rPr>
                <w:rFonts w:ascii="Times New Roman" w:eastAsia="標楷體" w:hAnsi="Times New Roman" w:cs="Times New Roman"/>
              </w:rPr>
              <w:t xml:space="preserve"> ※ </w:t>
            </w:r>
          </w:p>
        </w:tc>
        <w:tc>
          <w:tcPr>
            <w:tcW w:w="1568" w:type="pct"/>
          </w:tcPr>
          <w:p w14:paraId="64D1C5C1"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3C0CA504" w14:textId="77777777" w:rsidTr="00D47637">
        <w:tblPrEx>
          <w:tblLook w:val="04A0" w:firstRow="1" w:lastRow="0" w:firstColumn="1" w:lastColumn="0" w:noHBand="0" w:noVBand="1"/>
        </w:tblPrEx>
        <w:tc>
          <w:tcPr>
            <w:tcW w:w="3432" w:type="pct"/>
          </w:tcPr>
          <w:p w14:paraId="2FF1529B"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冠羽畫眉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4BDEC3DC"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20</w:t>
            </w:r>
          </w:p>
        </w:tc>
      </w:tr>
      <w:tr w:rsidR="005D66A8" w:rsidRPr="001728E1" w14:paraId="35067A73" w14:textId="77777777" w:rsidTr="00D47637">
        <w:tblPrEx>
          <w:tblLook w:val="04A0" w:firstRow="1" w:lastRow="0" w:firstColumn="1" w:lastColumn="0" w:noHBand="0" w:noVBand="1"/>
        </w:tblPrEx>
        <w:tc>
          <w:tcPr>
            <w:tcW w:w="3432" w:type="pct"/>
          </w:tcPr>
          <w:p w14:paraId="4C2358FA"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斯氏繡眼</w:t>
            </w:r>
            <w:r w:rsidRPr="001728E1">
              <w:rPr>
                <w:rFonts w:ascii="Times New Roman" w:eastAsia="標楷體" w:hAnsi="Times New Roman" w:cs="Times New Roman"/>
              </w:rPr>
              <w:t xml:space="preserve"> </w:t>
            </w:r>
          </w:p>
        </w:tc>
        <w:tc>
          <w:tcPr>
            <w:tcW w:w="1568" w:type="pct"/>
          </w:tcPr>
          <w:p w14:paraId="7E163544"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45</w:t>
            </w:r>
          </w:p>
        </w:tc>
      </w:tr>
      <w:tr w:rsidR="005D66A8" w:rsidRPr="001728E1" w14:paraId="5B8FBB6B" w14:textId="77777777" w:rsidTr="00D47637">
        <w:tblPrEx>
          <w:tblLook w:val="04A0" w:firstRow="1" w:lastRow="0" w:firstColumn="1" w:lastColumn="0" w:noHBand="0" w:noVBand="1"/>
        </w:tblPrEx>
        <w:tc>
          <w:tcPr>
            <w:tcW w:w="3432" w:type="pct"/>
          </w:tcPr>
          <w:p w14:paraId="54946B36"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山紅頭</w:t>
            </w:r>
            <w:r w:rsidRPr="001728E1">
              <w:rPr>
                <w:rFonts w:ascii="Times New Roman" w:eastAsia="標楷體" w:hAnsi="Times New Roman" w:cs="Times New Roman"/>
              </w:rPr>
              <w:t xml:space="preserve"> ※ </w:t>
            </w:r>
          </w:p>
        </w:tc>
        <w:tc>
          <w:tcPr>
            <w:tcW w:w="1568" w:type="pct"/>
          </w:tcPr>
          <w:p w14:paraId="60EF68AE"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36</w:t>
            </w:r>
          </w:p>
        </w:tc>
      </w:tr>
      <w:tr w:rsidR="005D66A8" w:rsidRPr="001728E1" w14:paraId="4606DBAD" w14:textId="77777777" w:rsidTr="00D47637">
        <w:tblPrEx>
          <w:tblLook w:val="04A0" w:firstRow="1" w:lastRow="0" w:firstColumn="1" w:lastColumn="0" w:noHBand="0" w:noVBand="1"/>
        </w:tblPrEx>
        <w:tc>
          <w:tcPr>
            <w:tcW w:w="3432" w:type="pct"/>
          </w:tcPr>
          <w:p w14:paraId="3415DA67"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小彎嘴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537B8E17"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22</w:t>
            </w:r>
          </w:p>
        </w:tc>
      </w:tr>
      <w:tr w:rsidR="005D66A8" w:rsidRPr="001728E1" w14:paraId="661CED81" w14:textId="77777777" w:rsidTr="00D47637">
        <w:tblPrEx>
          <w:tblLook w:val="04A0" w:firstRow="1" w:lastRow="0" w:firstColumn="1" w:lastColumn="0" w:noHBand="0" w:noVBand="1"/>
        </w:tblPrEx>
        <w:tc>
          <w:tcPr>
            <w:tcW w:w="3432" w:type="pct"/>
          </w:tcPr>
          <w:p w14:paraId="3FAC844D"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大彎嘴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66B919BA"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2D42338E" w14:textId="77777777" w:rsidTr="00D47637">
        <w:tblPrEx>
          <w:tblLook w:val="04A0" w:firstRow="1" w:lastRow="0" w:firstColumn="1" w:lastColumn="0" w:noHBand="0" w:noVBand="1"/>
        </w:tblPrEx>
        <w:tc>
          <w:tcPr>
            <w:tcW w:w="3432" w:type="pct"/>
          </w:tcPr>
          <w:p w14:paraId="7ED04E25"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頭烏線</w:t>
            </w:r>
            <w:proofErr w:type="gramEnd"/>
            <w:r w:rsidRPr="001728E1">
              <w:rPr>
                <w:rFonts w:ascii="Times New Roman" w:eastAsia="標楷體" w:hAnsi="Times New Roman" w:cs="Times New Roman"/>
              </w:rPr>
              <w:t xml:space="preserve"> ※ </w:t>
            </w:r>
          </w:p>
        </w:tc>
        <w:tc>
          <w:tcPr>
            <w:tcW w:w="1568" w:type="pct"/>
          </w:tcPr>
          <w:p w14:paraId="3B404FCD"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17</w:t>
            </w:r>
          </w:p>
        </w:tc>
      </w:tr>
      <w:tr w:rsidR="005D66A8" w:rsidRPr="001728E1" w14:paraId="6C6AB2A2" w14:textId="77777777" w:rsidTr="00D47637">
        <w:tblPrEx>
          <w:tblLook w:val="04A0" w:firstRow="1" w:lastRow="0" w:firstColumn="1" w:lastColumn="0" w:noHBand="0" w:noVBand="1"/>
        </w:tblPrEx>
        <w:tc>
          <w:tcPr>
            <w:tcW w:w="3432" w:type="pct"/>
          </w:tcPr>
          <w:p w14:paraId="5FC09E62"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繡眼畫眉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51E8D61B"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104</w:t>
            </w:r>
          </w:p>
        </w:tc>
      </w:tr>
      <w:tr w:rsidR="005D66A8" w:rsidRPr="001728E1" w14:paraId="6D30C8CD" w14:textId="77777777" w:rsidTr="00D47637">
        <w:tblPrEx>
          <w:tblLook w:val="04A0" w:firstRow="1" w:lastRow="0" w:firstColumn="1" w:lastColumn="0" w:noHBand="0" w:noVBand="1"/>
        </w:tblPrEx>
        <w:tc>
          <w:tcPr>
            <w:tcW w:w="3432" w:type="pct"/>
          </w:tcPr>
          <w:p w14:paraId="5453CF1C"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臺灣噪眉</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01928624"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6AFE7ADB" w14:textId="77777777" w:rsidTr="00D47637">
        <w:tblPrEx>
          <w:tblLook w:val="04A0" w:firstRow="1" w:lastRow="0" w:firstColumn="1" w:lastColumn="0" w:noHBand="0" w:noVBand="1"/>
        </w:tblPrEx>
        <w:tc>
          <w:tcPr>
            <w:tcW w:w="3432" w:type="pct"/>
          </w:tcPr>
          <w:p w14:paraId="03944362"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白耳畫眉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46F61E8A"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65</w:t>
            </w:r>
          </w:p>
        </w:tc>
      </w:tr>
      <w:tr w:rsidR="005D66A8" w:rsidRPr="001728E1" w14:paraId="3C88CD3B" w14:textId="77777777" w:rsidTr="00D47637">
        <w:tblPrEx>
          <w:tblLook w:val="04A0" w:firstRow="1" w:lastRow="0" w:firstColumn="1" w:lastColumn="0" w:noHBand="0" w:noVBand="1"/>
        </w:tblPrEx>
        <w:tc>
          <w:tcPr>
            <w:tcW w:w="3432" w:type="pct"/>
          </w:tcPr>
          <w:p w14:paraId="3FBC24E3"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黃胸</w:t>
            </w:r>
            <w:proofErr w:type="gramStart"/>
            <w:r w:rsidRPr="001728E1">
              <w:rPr>
                <w:rFonts w:ascii="Times New Roman" w:eastAsia="標楷體" w:hAnsi="Times New Roman" w:cs="Times New Roman"/>
              </w:rPr>
              <w:t>藪</w:t>
            </w:r>
            <w:proofErr w:type="gramEnd"/>
            <w:r w:rsidRPr="001728E1">
              <w:rPr>
                <w:rFonts w:ascii="Times New Roman" w:eastAsia="標楷體" w:hAnsi="Times New Roman" w:cs="Times New Roman"/>
              </w:rPr>
              <w:t>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3A968C15"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40</w:t>
            </w:r>
          </w:p>
        </w:tc>
      </w:tr>
      <w:tr w:rsidR="005D66A8" w:rsidRPr="001728E1" w14:paraId="1BFCEB8F" w14:textId="77777777" w:rsidTr="00D47637">
        <w:tblPrEx>
          <w:tblLook w:val="04A0" w:firstRow="1" w:lastRow="0" w:firstColumn="1" w:lastColumn="0" w:noHBand="0" w:noVBand="1"/>
        </w:tblPrEx>
        <w:tc>
          <w:tcPr>
            <w:tcW w:w="3432" w:type="pct"/>
          </w:tcPr>
          <w:p w14:paraId="673634D6"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臺灣畫眉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1568" w:type="pct"/>
          </w:tcPr>
          <w:p w14:paraId="0193BE6C"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58496B75" w14:textId="77777777" w:rsidTr="00D47637">
        <w:tblPrEx>
          <w:tblLook w:val="04A0" w:firstRow="1" w:lastRow="0" w:firstColumn="1" w:lastColumn="0" w:noHBand="0" w:noVBand="1"/>
        </w:tblPrEx>
        <w:tc>
          <w:tcPr>
            <w:tcW w:w="3432" w:type="pct"/>
          </w:tcPr>
          <w:p w14:paraId="50E59AE0"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黑喉噪眉</w:t>
            </w:r>
            <w:proofErr w:type="gramEnd"/>
            <w:r w:rsidRPr="001728E1">
              <w:rPr>
                <w:rFonts w:ascii="Times New Roman" w:eastAsia="標楷體" w:hAnsi="Times New Roman" w:cs="Times New Roman"/>
              </w:rPr>
              <w:t xml:space="preserve"> </w:t>
            </w:r>
          </w:p>
        </w:tc>
        <w:tc>
          <w:tcPr>
            <w:tcW w:w="1568" w:type="pct"/>
          </w:tcPr>
          <w:p w14:paraId="4CFB1B0C"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6CA7245D" w14:textId="77777777" w:rsidTr="00D47637">
        <w:tblPrEx>
          <w:tblLook w:val="04A0" w:firstRow="1" w:lastRow="0" w:firstColumn="1" w:lastColumn="0" w:noHBand="0" w:noVBand="1"/>
        </w:tblPrEx>
        <w:tc>
          <w:tcPr>
            <w:tcW w:w="3432" w:type="pct"/>
          </w:tcPr>
          <w:p w14:paraId="13AC4804"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火冠戴菊鳥</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4374A33D"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7BAECFC7" w14:textId="77777777" w:rsidTr="00D47637">
        <w:tblPrEx>
          <w:tblLook w:val="04A0" w:firstRow="1" w:lastRow="0" w:firstColumn="1" w:lastColumn="0" w:noHBand="0" w:noVBand="1"/>
        </w:tblPrEx>
        <w:tc>
          <w:tcPr>
            <w:tcW w:w="3432" w:type="pct"/>
          </w:tcPr>
          <w:p w14:paraId="632AEF61"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亞洲輝</w:t>
            </w:r>
            <w:proofErr w:type="gramStart"/>
            <w:r w:rsidRPr="001728E1">
              <w:rPr>
                <w:rFonts w:ascii="Times New Roman" w:eastAsia="標楷體" w:hAnsi="Times New Roman" w:cs="Times New Roman"/>
              </w:rPr>
              <w:t>椋</w:t>
            </w:r>
            <w:proofErr w:type="gramEnd"/>
            <w:r w:rsidRPr="001728E1">
              <w:rPr>
                <w:rFonts w:ascii="Times New Roman" w:eastAsia="標楷體" w:hAnsi="Times New Roman" w:cs="Times New Roman"/>
              </w:rPr>
              <w:t>鳥</w:t>
            </w:r>
            <w:r w:rsidRPr="001728E1">
              <w:rPr>
                <w:rFonts w:ascii="Times New Roman" w:eastAsia="標楷體" w:hAnsi="Times New Roman" w:cs="Times New Roman"/>
              </w:rPr>
              <w:t xml:space="preserve"> </w:t>
            </w:r>
          </w:p>
        </w:tc>
        <w:tc>
          <w:tcPr>
            <w:tcW w:w="1568" w:type="pct"/>
          </w:tcPr>
          <w:p w14:paraId="69ABB795"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B410B2B" w14:textId="77777777" w:rsidTr="00D47637">
        <w:tblPrEx>
          <w:tblLook w:val="04A0" w:firstRow="1" w:lastRow="0" w:firstColumn="1" w:lastColumn="0" w:noHBand="0" w:noVBand="1"/>
        </w:tblPrEx>
        <w:tc>
          <w:tcPr>
            <w:tcW w:w="3432" w:type="pct"/>
          </w:tcPr>
          <w:p w14:paraId="7C660C3C"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黑領</w:t>
            </w:r>
            <w:proofErr w:type="gramStart"/>
            <w:r w:rsidRPr="001728E1">
              <w:rPr>
                <w:rFonts w:ascii="Times New Roman" w:eastAsia="標楷體" w:hAnsi="Times New Roman" w:cs="Times New Roman"/>
              </w:rPr>
              <w:t>椋</w:t>
            </w:r>
            <w:proofErr w:type="gramEnd"/>
            <w:r w:rsidRPr="001728E1">
              <w:rPr>
                <w:rFonts w:ascii="Times New Roman" w:eastAsia="標楷體" w:hAnsi="Times New Roman" w:cs="Times New Roman"/>
              </w:rPr>
              <w:t>鳥</w:t>
            </w:r>
            <w:r w:rsidRPr="001728E1">
              <w:rPr>
                <w:rFonts w:ascii="Times New Roman" w:eastAsia="標楷體" w:hAnsi="Times New Roman" w:cs="Times New Roman"/>
              </w:rPr>
              <w:t xml:space="preserve"> </w:t>
            </w:r>
          </w:p>
        </w:tc>
        <w:tc>
          <w:tcPr>
            <w:tcW w:w="1568" w:type="pct"/>
          </w:tcPr>
          <w:p w14:paraId="2D82BAB2"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4E1F7755" w14:textId="77777777" w:rsidTr="00D47637">
        <w:tblPrEx>
          <w:tblLook w:val="04A0" w:firstRow="1" w:lastRow="0" w:firstColumn="1" w:lastColumn="0" w:noHBand="0" w:noVBand="1"/>
        </w:tblPrEx>
        <w:tc>
          <w:tcPr>
            <w:tcW w:w="3432" w:type="pct"/>
          </w:tcPr>
          <w:p w14:paraId="5956358E"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家八哥</w:t>
            </w:r>
            <w:r w:rsidRPr="001728E1">
              <w:rPr>
                <w:rFonts w:ascii="Times New Roman" w:eastAsia="標楷體" w:hAnsi="Times New Roman" w:cs="Times New Roman"/>
              </w:rPr>
              <w:t xml:space="preserve"> </w:t>
            </w:r>
          </w:p>
        </w:tc>
        <w:tc>
          <w:tcPr>
            <w:tcW w:w="1568" w:type="pct"/>
          </w:tcPr>
          <w:p w14:paraId="5CDABA07"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35</w:t>
            </w:r>
          </w:p>
        </w:tc>
      </w:tr>
      <w:tr w:rsidR="005D66A8" w:rsidRPr="001728E1" w14:paraId="21E93D8B" w14:textId="77777777" w:rsidTr="00D47637">
        <w:tblPrEx>
          <w:tblLook w:val="04A0" w:firstRow="1" w:lastRow="0" w:firstColumn="1" w:lastColumn="0" w:noHBand="0" w:noVBand="1"/>
        </w:tblPrEx>
        <w:tc>
          <w:tcPr>
            <w:tcW w:w="3432" w:type="pct"/>
          </w:tcPr>
          <w:p w14:paraId="2831DB16"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白尾八哥</w:t>
            </w:r>
            <w:proofErr w:type="gramEnd"/>
            <w:r w:rsidRPr="001728E1">
              <w:rPr>
                <w:rFonts w:ascii="Times New Roman" w:eastAsia="標楷體" w:hAnsi="Times New Roman" w:cs="Times New Roman"/>
              </w:rPr>
              <w:t xml:space="preserve"> </w:t>
            </w:r>
          </w:p>
        </w:tc>
        <w:tc>
          <w:tcPr>
            <w:tcW w:w="1568" w:type="pct"/>
          </w:tcPr>
          <w:p w14:paraId="1570C2AE"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20</w:t>
            </w:r>
          </w:p>
        </w:tc>
      </w:tr>
      <w:tr w:rsidR="005D66A8" w:rsidRPr="001728E1" w14:paraId="006598E4" w14:textId="77777777" w:rsidTr="00D47637">
        <w:tblPrEx>
          <w:tblLook w:val="04A0" w:firstRow="1" w:lastRow="0" w:firstColumn="1" w:lastColumn="0" w:noHBand="0" w:noVBand="1"/>
        </w:tblPrEx>
        <w:tc>
          <w:tcPr>
            <w:tcW w:w="3432" w:type="pct"/>
          </w:tcPr>
          <w:p w14:paraId="0BEAB70B"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白腰鵲鴝</w:t>
            </w:r>
            <w:proofErr w:type="gramEnd"/>
            <w:r w:rsidRPr="001728E1">
              <w:rPr>
                <w:rFonts w:ascii="Times New Roman" w:eastAsia="標楷體" w:hAnsi="Times New Roman" w:cs="Times New Roman"/>
              </w:rPr>
              <w:t xml:space="preserve"> </w:t>
            </w:r>
          </w:p>
        </w:tc>
        <w:tc>
          <w:tcPr>
            <w:tcW w:w="1568" w:type="pct"/>
          </w:tcPr>
          <w:p w14:paraId="40CFD686"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606B26C5" w14:textId="77777777" w:rsidTr="00D47637">
        <w:tblPrEx>
          <w:tblLook w:val="04A0" w:firstRow="1" w:lastRow="0" w:firstColumn="1" w:lastColumn="0" w:noHBand="0" w:noVBand="1"/>
        </w:tblPrEx>
        <w:tc>
          <w:tcPr>
            <w:tcW w:w="3432" w:type="pct"/>
          </w:tcPr>
          <w:p w14:paraId="54A71DDF"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黃腹琉璃</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54767B75"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15</w:t>
            </w:r>
          </w:p>
        </w:tc>
      </w:tr>
      <w:tr w:rsidR="005D66A8" w:rsidRPr="001728E1" w14:paraId="6A687B39" w14:textId="77777777" w:rsidTr="00D47637">
        <w:tblPrEx>
          <w:tblLook w:val="04A0" w:firstRow="1" w:lastRow="0" w:firstColumn="1" w:lastColumn="0" w:noHBand="0" w:noVBand="1"/>
        </w:tblPrEx>
        <w:tc>
          <w:tcPr>
            <w:tcW w:w="3432" w:type="pct"/>
          </w:tcPr>
          <w:p w14:paraId="09BB49A8"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臺灣紫嘯</w:t>
            </w:r>
            <w:proofErr w:type="gramStart"/>
            <w:r w:rsidRPr="001728E1">
              <w:rPr>
                <w:rFonts w:ascii="Times New Roman" w:eastAsia="標楷體" w:hAnsi="Times New Roman" w:cs="Times New Roman"/>
              </w:rPr>
              <w:t>鶇</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789AEC4F"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9</w:t>
            </w:r>
          </w:p>
        </w:tc>
      </w:tr>
      <w:tr w:rsidR="005D66A8" w:rsidRPr="001728E1" w14:paraId="5FF1A5E3" w14:textId="77777777" w:rsidTr="00D47637">
        <w:tblPrEx>
          <w:tblLook w:val="04A0" w:firstRow="1" w:lastRow="0" w:firstColumn="1" w:lastColumn="0" w:noHBand="0" w:noVBand="1"/>
        </w:tblPrEx>
        <w:tc>
          <w:tcPr>
            <w:tcW w:w="3432" w:type="pct"/>
          </w:tcPr>
          <w:p w14:paraId="454C2288"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白尾</w:t>
            </w:r>
            <w:proofErr w:type="gramStart"/>
            <w:r w:rsidRPr="001728E1">
              <w:rPr>
                <w:rFonts w:ascii="Times New Roman" w:eastAsia="標楷體" w:hAnsi="Times New Roman" w:cs="Times New Roman"/>
              </w:rPr>
              <w:t>鴝</w:t>
            </w:r>
            <w:proofErr w:type="gramEnd"/>
            <w:r w:rsidRPr="001728E1">
              <w:rPr>
                <w:rFonts w:ascii="Times New Roman" w:eastAsia="標楷體" w:hAnsi="Times New Roman" w:cs="Times New Roman"/>
              </w:rPr>
              <w:t xml:space="preserve"> ※ III</w:t>
            </w:r>
          </w:p>
        </w:tc>
        <w:tc>
          <w:tcPr>
            <w:tcW w:w="1568" w:type="pct"/>
          </w:tcPr>
          <w:p w14:paraId="6174FBED"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26</w:t>
            </w:r>
          </w:p>
        </w:tc>
      </w:tr>
      <w:tr w:rsidR="005D66A8" w:rsidRPr="001728E1" w14:paraId="59751482" w14:textId="77777777" w:rsidTr="00D47637">
        <w:tblPrEx>
          <w:tblLook w:val="04A0" w:firstRow="1" w:lastRow="0" w:firstColumn="1" w:lastColumn="0" w:noHBand="0" w:noVBand="1"/>
        </w:tblPrEx>
        <w:tc>
          <w:tcPr>
            <w:tcW w:w="3432" w:type="pct"/>
          </w:tcPr>
          <w:p w14:paraId="5475D9CB"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臺灣白眉林</w:t>
            </w:r>
            <w:proofErr w:type="gramStart"/>
            <w:r w:rsidRPr="001728E1">
              <w:rPr>
                <w:rFonts w:ascii="Times New Roman" w:eastAsia="標楷體" w:hAnsi="Times New Roman" w:cs="Times New Roman"/>
              </w:rPr>
              <w:t>鴝</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2014CFD0"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542B91C7" w14:textId="77777777" w:rsidTr="00D47637">
        <w:tblPrEx>
          <w:tblLook w:val="04A0" w:firstRow="1" w:lastRow="0" w:firstColumn="1" w:lastColumn="0" w:noHBand="0" w:noVBand="1"/>
        </w:tblPrEx>
        <w:tc>
          <w:tcPr>
            <w:tcW w:w="3432" w:type="pct"/>
          </w:tcPr>
          <w:p w14:paraId="7BA0B709" w14:textId="77777777" w:rsidR="005D66A8" w:rsidRPr="001728E1" w:rsidRDefault="005D66A8" w:rsidP="000E1A8F">
            <w:pPr>
              <w:jc w:val="left"/>
              <w:rPr>
                <w:rFonts w:ascii="Times New Roman" w:eastAsia="標楷體" w:hAnsi="Times New Roman" w:cs="Times New Roman"/>
              </w:rPr>
            </w:pPr>
            <w:proofErr w:type="gramStart"/>
            <w:r w:rsidRPr="001728E1">
              <w:rPr>
                <w:rFonts w:ascii="Times New Roman" w:eastAsia="標楷體" w:hAnsi="Times New Roman" w:cs="Times New Roman"/>
              </w:rPr>
              <w:t>栗背林鴝</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4EA2BCA3"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2823B1DB" w14:textId="77777777" w:rsidTr="00D47637">
        <w:tblPrEx>
          <w:tblLook w:val="04A0" w:firstRow="1" w:lastRow="0" w:firstColumn="1" w:lastColumn="0" w:noHBand="0" w:noVBand="1"/>
        </w:tblPrEx>
        <w:tc>
          <w:tcPr>
            <w:tcW w:w="3432" w:type="pct"/>
          </w:tcPr>
          <w:p w14:paraId="268473F5"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黃胸青</w:t>
            </w:r>
            <w:proofErr w:type="gramStart"/>
            <w:r w:rsidRPr="001728E1">
              <w:rPr>
                <w:rFonts w:ascii="Times New Roman" w:eastAsia="標楷體" w:hAnsi="Times New Roman" w:cs="Times New Roman"/>
              </w:rPr>
              <w:t>鶲</w:t>
            </w:r>
            <w:proofErr w:type="gramEnd"/>
            <w:r w:rsidRPr="001728E1">
              <w:rPr>
                <w:rFonts w:ascii="Times New Roman" w:eastAsia="標楷體" w:hAnsi="Times New Roman" w:cs="Times New Roman"/>
              </w:rPr>
              <w:t xml:space="preserve"> ※ </w:t>
            </w:r>
          </w:p>
        </w:tc>
        <w:tc>
          <w:tcPr>
            <w:tcW w:w="1568" w:type="pct"/>
          </w:tcPr>
          <w:p w14:paraId="2A62B76E"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5538CDAA" w14:textId="77777777" w:rsidTr="00D47637">
        <w:tblPrEx>
          <w:tblLook w:val="04A0" w:firstRow="1" w:lastRow="0" w:firstColumn="1" w:lastColumn="0" w:noHBand="0" w:noVBand="1"/>
        </w:tblPrEx>
        <w:tc>
          <w:tcPr>
            <w:tcW w:w="3432" w:type="pct"/>
          </w:tcPr>
          <w:p w14:paraId="7C6AEF8D"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紅</w:t>
            </w:r>
            <w:proofErr w:type="gramStart"/>
            <w:r w:rsidRPr="001728E1">
              <w:rPr>
                <w:rFonts w:ascii="Times New Roman" w:eastAsia="標楷體" w:hAnsi="Times New Roman" w:cs="Times New Roman"/>
              </w:rPr>
              <w:t>胸啄花</w:t>
            </w:r>
            <w:proofErr w:type="gramEnd"/>
            <w:r w:rsidRPr="001728E1">
              <w:rPr>
                <w:rFonts w:ascii="Times New Roman" w:eastAsia="標楷體" w:hAnsi="Times New Roman" w:cs="Times New Roman"/>
              </w:rPr>
              <w:t xml:space="preserve"> ※ </w:t>
            </w:r>
          </w:p>
        </w:tc>
        <w:tc>
          <w:tcPr>
            <w:tcW w:w="1568" w:type="pct"/>
          </w:tcPr>
          <w:p w14:paraId="7CDA13DC"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7C2B313" w14:textId="77777777" w:rsidTr="00D47637">
        <w:tblPrEx>
          <w:tblLook w:val="04A0" w:firstRow="1" w:lastRow="0" w:firstColumn="1" w:lastColumn="0" w:noHBand="0" w:noVBand="1"/>
        </w:tblPrEx>
        <w:tc>
          <w:tcPr>
            <w:tcW w:w="3432" w:type="pct"/>
          </w:tcPr>
          <w:p w14:paraId="7F36DE93"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斑文鳥</w:t>
            </w:r>
            <w:r w:rsidRPr="001728E1">
              <w:rPr>
                <w:rFonts w:ascii="Times New Roman" w:eastAsia="標楷體" w:hAnsi="Times New Roman" w:cs="Times New Roman"/>
              </w:rPr>
              <w:t xml:space="preserve"> </w:t>
            </w:r>
          </w:p>
        </w:tc>
        <w:tc>
          <w:tcPr>
            <w:tcW w:w="1568" w:type="pct"/>
          </w:tcPr>
          <w:p w14:paraId="32126BEA"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7631A7AE" w14:textId="77777777" w:rsidTr="00D47637">
        <w:tblPrEx>
          <w:tblLook w:val="04A0" w:firstRow="1" w:lastRow="0" w:firstColumn="1" w:lastColumn="0" w:noHBand="0" w:noVBand="1"/>
        </w:tblPrEx>
        <w:tc>
          <w:tcPr>
            <w:tcW w:w="3432" w:type="pct"/>
          </w:tcPr>
          <w:p w14:paraId="535C82D1" w14:textId="0756F5B4" w:rsidR="005D66A8" w:rsidRPr="001728E1" w:rsidRDefault="008C7090" w:rsidP="000E1A8F">
            <w:pPr>
              <w:jc w:val="left"/>
              <w:rPr>
                <w:rFonts w:ascii="Times New Roman" w:eastAsia="標楷體" w:hAnsi="Times New Roman" w:cs="Times New Roman"/>
              </w:rPr>
            </w:pPr>
            <w:r>
              <w:rPr>
                <w:rFonts w:ascii="Times New Roman" w:eastAsia="標楷體" w:hAnsi="Times New Roman" w:cs="Times New Roman"/>
              </w:rPr>
              <w:t>黃</w:t>
            </w:r>
            <w:proofErr w:type="gramStart"/>
            <w:r>
              <w:rPr>
                <w:rFonts w:ascii="Times New Roman" w:eastAsia="標楷體" w:hAnsi="Times New Roman" w:cs="Times New Roman"/>
              </w:rPr>
              <w:t>鶺鴒</w:t>
            </w:r>
            <w:proofErr w:type="gramEnd"/>
            <w:r>
              <w:rPr>
                <w:rFonts w:ascii="Times New Roman" w:eastAsia="標楷體" w:hAnsi="Times New Roman" w:cs="Times New Roman"/>
              </w:rPr>
              <w:t xml:space="preserve"> </w:t>
            </w:r>
            <w:r>
              <w:rPr>
                <w:rFonts w:ascii="Segoe UI Symbol" w:eastAsia="標楷體" w:hAnsi="Segoe UI Symbol" w:cs="Segoe UI Symbol"/>
              </w:rPr>
              <w:t>★</w:t>
            </w:r>
          </w:p>
        </w:tc>
        <w:tc>
          <w:tcPr>
            <w:tcW w:w="1568" w:type="pct"/>
          </w:tcPr>
          <w:p w14:paraId="49E87732"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B87BF24" w14:textId="77777777" w:rsidTr="00D47637">
        <w:tblPrEx>
          <w:tblLook w:val="04A0" w:firstRow="1" w:lastRow="0" w:firstColumn="1" w:lastColumn="0" w:noHBand="0" w:noVBand="1"/>
        </w:tblPrEx>
        <w:tc>
          <w:tcPr>
            <w:tcW w:w="3432" w:type="pct"/>
          </w:tcPr>
          <w:p w14:paraId="69FABB57"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麻雀</w:t>
            </w:r>
            <w:r w:rsidRPr="001728E1">
              <w:rPr>
                <w:rFonts w:ascii="Times New Roman" w:eastAsia="標楷體" w:hAnsi="Times New Roman" w:cs="Times New Roman"/>
              </w:rPr>
              <w:t xml:space="preserve"> </w:t>
            </w:r>
          </w:p>
        </w:tc>
        <w:tc>
          <w:tcPr>
            <w:tcW w:w="1568" w:type="pct"/>
          </w:tcPr>
          <w:p w14:paraId="241D1A54"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52</w:t>
            </w:r>
          </w:p>
        </w:tc>
      </w:tr>
      <w:tr w:rsidR="005D66A8" w:rsidRPr="001728E1" w14:paraId="0BEE3070" w14:textId="77777777" w:rsidTr="00D47637">
        <w:tblPrEx>
          <w:tblLook w:val="04A0" w:firstRow="1" w:lastRow="0" w:firstColumn="1" w:lastColumn="0" w:noHBand="0" w:noVBand="1"/>
        </w:tblPrEx>
        <w:tc>
          <w:tcPr>
            <w:tcW w:w="3432" w:type="pct"/>
          </w:tcPr>
          <w:p w14:paraId="71BC8B83"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灰</w:t>
            </w:r>
            <w:proofErr w:type="gramStart"/>
            <w:r w:rsidRPr="001728E1">
              <w:rPr>
                <w:rFonts w:ascii="Times New Roman" w:eastAsia="標楷體" w:hAnsi="Times New Roman" w:cs="Times New Roman"/>
              </w:rPr>
              <w:t>鶺鴒</w:t>
            </w:r>
            <w:proofErr w:type="gramEnd"/>
            <w:r w:rsidRPr="001728E1">
              <w:rPr>
                <w:rFonts w:ascii="Times New Roman" w:eastAsia="標楷體" w:hAnsi="Times New Roman" w:cs="Times New Roman"/>
              </w:rPr>
              <w:t xml:space="preserve"> </w:t>
            </w:r>
          </w:p>
        </w:tc>
        <w:tc>
          <w:tcPr>
            <w:tcW w:w="1568" w:type="pct"/>
          </w:tcPr>
          <w:p w14:paraId="7F918026"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2090E5FD" w14:textId="77777777" w:rsidTr="00D47637">
        <w:tblPrEx>
          <w:tblLook w:val="04A0" w:firstRow="1" w:lastRow="0" w:firstColumn="1" w:lastColumn="0" w:noHBand="0" w:noVBand="1"/>
        </w:tblPrEx>
        <w:tc>
          <w:tcPr>
            <w:tcW w:w="3432" w:type="pct"/>
          </w:tcPr>
          <w:p w14:paraId="4BC4EB44" w14:textId="77777777" w:rsidR="005D66A8" w:rsidRPr="001728E1" w:rsidRDefault="005D66A8" w:rsidP="000E1A8F">
            <w:pPr>
              <w:jc w:val="left"/>
              <w:rPr>
                <w:rFonts w:ascii="Times New Roman" w:eastAsia="標楷體" w:hAnsi="Times New Roman" w:cs="Times New Roman"/>
              </w:rPr>
            </w:pPr>
            <w:r w:rsidRPr="001728E1">
              <w:rPr>
                <w:rFonts w:ascii="Times New Roman" w:eastAsia="標楷體" w:hAnsi="Times New Roman" w:cs="Times New Roman"/>
              </w:rPr>
              <w:t>臺灣朱雀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0FD6052A" w14:textId="77777777" w:rsidR="005D66A8" w:rsidRPr="001728E1" w:rsidRDefault="005D66A8" w:rsidP="000E1A8F">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20422784" w14:textId="77777777" w:rsidTr="00D47637">
        <w:tblPrEx>
          <w:tblLook w:val="04A0" w:firstRow="1" w:lastRow="0" w:firstColumn="1" w:lastColumn="0" w:noHBand="0" w:noVBand="1"/>
        </w:tblPrEx>
        <w:tc>
          <w:tcPr>
            <w:tcW w:w="3432" w:type="pct"/>
          </w:tcPr>
          <w:p w14:paraId="71D3EA8E" w14:textId="77777777" w:rsidR="005D66A8" w:rsidRPr="001728E1" w:rsidRDefault="005D66A8" w:rsidP="000E1A8F">
            <w:pPr>
              <w:jc w:val="left"/>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568" w:type="pct"/>
          </w:tcPr>
          <w:p w14:paraId="76C936A4" w14:textId="77777777" w:rsidR="005D66A8" w:rsidRPr="00CA7FD1" w:rsidRDefault="005D66A8" w:rsidP="000E1A8F">
            <w:pPr>
              <w:rPr>
                <w:rFonts w:ascii="Times New Roman" w:eastAsia="標楷體" w:hAnsi="Times New Roman" w:cs="Times New Roman"/>
              </w:rPr>
            </w:pPr>
            <w:r w:rsidRPr="00CA7FD1">
              <w:rPr>
                <w:rFonts w:ascii="Times New Roman" w:eastAsia="標楷體" w:hAnsi="Times New Roman" w:cs="Times New Roman"/>
              </w:rPr>
              <w:t>1,218</w:t>
            </w:r>
          </w:p>
        </w:tc>
      </w:tr>
    </w:tbl>
    <w:p w14:paraId="00423274" w14:textId="77777777" w:rsidR="007D0304" w:rsidRPr="00DC66F5" w:rsidRDefault="007D0304" w:rsidP="007D0304">
      <w:pPr>
        <w:rPr>
          <w:rFonts w:ascii="Times New Roman" w:eastAsia="標楷體" w:hAnsi="Times New Roman" w:cs="Times New Roman"/>
          <w:color w:val="4472C4" w:themeColor="accent5"/>
        </w:rPr>
      </w:pPr>
    </w:p>
    <w:p w14:paraId="069648D6"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4E74F22A" w14:textId="301332D5" w:rsidR="007D0304" w:rsidRPr="00D47637" w:rsidRDefault="006C1F10" w:rsidP="007D0304">
      <w:pPr>
        <w:rPr>
          <w:rFonts w:ascii="Times New Roman" w:eastAsia="標楷體" w:hAnsi="Times New Roman"/>
        </w:rPr>
      </w:pPr>
      <w:bookmarkStart w:id="104" w:name="_Toc187943658"/>
      <w:r w:rsidRPr="00D47637">
        <w:rPr>
          <w:rFonts w:ascii="Times New Roman" w:eastAsia="標楷體" w:hAnsi="Times New Roman" w:cs="Times New Roman" w:hint="eastAsia"/>
        </w:rPr>
        <w:t>附表</w:t>
      </w:r>
      <w:r w:rsidR="005D1CB7" w:rsidRPr="00D47637">
        <w:rPr>
          <w:rFonts w:ascii="Times New Roman" w:eastAsia="標楷體" w:hAnsi="Times New Roman" w:cs="Times New Roman"/>
        </w:rPr>
        <w:t>7</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1B1934"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w:t>
      </w:r>
      <w:bookmarkStart w:id="105" w:name="_Hlk200632123"/>
      <w:proofErr w:type="gramStart"/>
      <w:r w:rsidR="007D0304" w:rsidRPr="00D47637">
        <w:rPr>
          <w:rFonts w:ascii="Times New Roman" w:eastAsia="標楷體" w:hAnsi="Times New Roman" w:hint="eastAsia"/>
        </w:rPr>
        <w:t>臺</w:t>
      </w:r>
      <w:proofErr w:type="gramEnd"/>
      <w:r w:rsidR="007D0304" w:rsidRPr="00D47637">
        <w:rPr>
          <w:rFonts w:ascii="Times New Roman" w:eastAsia="標楷體" w:hAnsi="Times New Roman" w:hint="eastAsia"/>
        </w:rPr>
        <w:t>中</w:t>
      </w:r>
      <w:bookmarkEnd w:id="105"/>
      <w:r w:rsidR="007D0304" w:rsidRPr="00D47637">
        <w:rPr>
          <w:rFonts w:ascii="Times New Roman" w:eastAsia="標楷體" w:hAnsi="Times New Roman" w:hint="eastAsia"/>
        </w:rPr>
        <w:t>分署記錄的鳥種名錄及數量</w:t>
      </w:r>
      <w:bookmarkEnd w:id="104"/>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251"/>
        <w:gridCol w:w="3055"/>
      </w:tblGrid>
      <w:tr w:rsidR="001B1934" w:rsidRPr="00CA7FD1" w14:paraId="37053F84" w14:textId="77777777" w:rsidTr="00D47637">
        <w:tc>
          <w:tcPr>
            <w:tcW w:w="3161" w:type="pct"/>
            <w:tcBorders>
              <w:top w:val="single" w:sz="4" w:space="0" w:color="auto"/>
              <w:bottom w:val="single" w:sz="4" w:space="0" w:color="auto"/>
            </w:tcBorders>
          </w:tcPr>
          <w:p w14:paraId="48F43740"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鳥種</w:t>
            </w:r>
          </w:p>
        </w:tc>
        <w:tc>
          <w:tcPr>
            <w:tcW w:w="1839" w:type="pct"/>
            <w:tcBorders>
              <w:top w:val="single" w:sz="4" w:space="0" w:color="auto"/>
              <w:bottom w:val="single" w:sz="4" w:space="0" w:color="auto"/>
            </w:tcBorders>
          </w:tcPr>
          <w:p w14:paraId="6534D611"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proofErr w:type="gramStart"/>
            <w:r w:rsidRPr="00CA7FD1">
              <w:rPr>
                <w:rFonts w:ascii="Times New Roman" w:eastAsia="標楷體" w:hAnsi="Times New Roman" w:cs="Times New Roman"/>
              </w:rPr>
              <w:t>隻次</w:t>
            </w:r>
            <w:proofErr w:type="gramEnd"/>
            <w:r w:rsidRPr="00CA7FD1">
              <w:rPr>
                <w:rFonts w:ascii="Times New Roman" w:eastAsia="標楷體" w:hAnsi="Times New Roman" w:cs="Times New Roman"/>
              </w:rPr>
              <w:t>)</w:t>
            </w:r>
          </w:p>
        </w:tc>
      </w:tr>
      <w:tr w:rsidR="001B1934" w:rsidRPr="00CA7FD1" w14:paraId="00191264" w14:textId="77777777" w:rsidTr="00D47637">
        <w:tc>
          <w:tcPr>
            <w:tcW w:w="3161" w:type="pct"/>
            <w:tcBorders>
              <w:top w:val="single" w:sz="4" w:space="0" w:color="auto"/>
            </w:tcBorders>
          </w:tcPr>
          <w:p w14:paraId="5F626FA9"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臺灣山鷓鴣</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Borders>
              <w:top w:val="single" w:sz="4" w:space="0" w:color="auto"/>
            </w:tcBorders>
          </w:tcPr>
          <w:p w14:paraId="071D0A19"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26</w:t>
            </w:r>
          </w:p>
        </w:tc>
      </w:tr>
      <w:tr w:rsidR="001B1934" w:rsidRPr="00CA7FD1" w14:paraId="4F466335" w14:textId="77777777" w:rsidTr="00D47637">
        <w:tc>
          <w:tcPr>
            <w:tcW w:w="3161" w:type="pct"/>
          </w:tcPr>
          <w:p w14:paraId="5CE3275F"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黑長尾雉</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34F25227"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7</w:t>
            </w:r>
          </w:p>
        </w:tc>
      </w:tr>
      <w:tr w:rsidR="001B1934" w:rsidRPr="00CA7FD1" w14:paraId="540DE331" w14:textId="77777777" w:rsidTr="00D47637">
        <w:tc>
          <w:tcPr>
            <w:tcW w:w="3161" w:type="pct"/>
          </w:tcPr>
          <w:p w14:paraId="5A58B534"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藍腹</w:t>
            </w:r>
            <w:proofErr w:type="gramStart"/>
            <w:r w:rsidRPr="00CA7FD1">
              <w:rPr>
                <w:rFonts w:ascii="Times New Roman" w:eastAsia="標楷體" w:hAnsi="Times New Roman" w:cs="Times New Roman"/>
              </w:rPr>
              <w:t>鷴</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7D698485"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1C95529A" w14:textId="77777777" w:rsidTr="00D47637">
        <w:tc>
          <w:tcPr>
            <w:tcW w:w="3161" w:type="pct"/>
          </w:tcPr>
          <w:p w14:paraId="33D1B8D3"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臺灣竹雞</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60B86205"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9</w:t>
            </w:r>
          </w:p>
        </w:tc>
      </w:tr>
      <w:tr w:rsidR="001B1934" w:rsidRPr="00CA7FD1" w14:paraId="38678640" w14:textId="77777777" w:rsidTr="00D47637">
        <w:tc>
          <w:tcPr>
            <w:tcW w:w="3161" w:type="pct"/>
          </w:tcPr>
          <w:p w14:paraId="278EB04B"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灰林鴿</w:t>
            </w:r>
            <w:proofErr w:type="gramEnd"/>
            <w:r w:rsidRPr="00CA7FD1">
              <w:rPr>
                <w:rFonts w:ascii="Times New Roman" w:eastAsia="標楷體" w:hAnsi="Times New Roman" w:cs="Times New Roman"/>
              </w:rPr>
              <w:t xml:space="preserve"> </w:t>
            </w:r>
          </w:p>
        </w:tc>
        <w:tc>
          <w:tcPr>
            <w:tcW w:w="1839" w:type="pct"/>
          </w:tcPr>
          <w:p w14:paraId="3B07E1A0"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9</w:t>
            </w:r>
          </w:p>
        </w:tc>
      </w:tr>
      <w:tr w:rsidR="001B1934" w:rsidRPr="00CA7FD1" w14:paraId="66C27B66" w14:textId="77777777" w:rsidTr="00D47637">
        <w:tc>
          <w:tcPr>
            <w:tcW w:w="3161" w:type="pct"/>
          </w:tcPr>
          <w:p w14:paraId="769617E5"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金背</w:t>
            </w:r>
            <w:proofErr w:type="gramStart"/>
            <w:r w:rsidRPr="00CA7FD1">
              <w:rPr>
                <w:rFonts w:ascii="Times New Roman" w:eastAsia="標楷體" w:hAnsi="Times New Roman" w:cs="Times New Roman"/>
              </w:rPr>
              <w:t>鳩</w:t>
            </w:r>
            <w:proofErr w:type="gramEnd"/>
            <w:r w:rsidRPr="00CA7FD1">
              <w:rPr>
                <w:rFonts w:ascii="Times New Roman" w:eastAsia="標楷體" w:hAnsi="Times New Roman" w:cs="Times New Roman"/>
              </w:rPr>
              <w:t xml:space="preserve"> ※ </w:t>
            </w:r>
          </w:p>
        </w:tc>
        <w:tc>
          <w:tcPr>
            <w:tcW w:w="1839" w:type="pct"/>
          </w:tcPr>
          <w:p w14:paraId="11683B95"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13E557DC" w14:textId="77777777" w:rsidTr="00D47637">
        <w:tc>
          <w:tcPr>
            <w:tcW w:w="3161" w:type="pct"/>
          </w:tcPr>
          <w:p w14:paraId="4E04E1B4"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綠</w:t>
            </w:r>
            <w:proofErr w:type="gramStart"/>
            <w:r w:rsidRPr="00CA7FD1">
              <w:rPr>
                <w:rFonts w:ascii="Times New Roman" w:eastAsia="標楷體" w:hAnsi="Times New Roman" w:cs="Times New Roman"/>
              </w:rPr>
              <w:t>鳩</w:t>
            </w:r>
            <w:proofErr w:type="gramEnd"/>
            <w:r w:rsidRPr="00CA7FD1">
              <w:rPr>
                <w:rFonts w:ascii="Times New Roman" w:eastAsia="標楷體" w:hAnsi="Times New Roman" w:cs="Times New Roman"/>
              </w:rPr>
              <w:t xml:space="preserve"> </w:t>
            </w:r>
          </w:p>
        </w:tc>
        <w:tc>
          <w:tcPr>
            <w:tcW w:w="1839" w:type="pct"/>
          </w:tcPr>
          <w:p w14:paraId="1D77B19B"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11</w:t>
            </w:r>
          </w:p>
        </w:tc>
      </w:tr>
      <w:tr w:rsidR="001B1934" w:rsidRPr="00CA7FD1" w14:paraId="3A8696F7" w14:textId="77777777" w:rsidTr="00D47637">
        <w:tc>
          <w:tcPr>
            <w:tcW w:w="3161" w:type="pct"/>
          </w:tcPr>
          <w:p w14:paraId="60685083"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鷹</w:t>
            </w:r>
            <w:proofErr w:type="gramStart"/>
            <w:r w:rsidRPr="00CA7FD1">
              <w:rPr>
                <w:rFonts w:ascii="Times New Roman" w:eastAsia="標楷體" w:hAnsi="Times New Roman" w:cs="Times New Roman"/>
              </w:rPr>
              <w:t>鵑</w:t>
            </w:r>
            <w:proofErr w:type="gramEnd"/>
            <w:r w:rsidRPr="00CA7FD1">
              <w:rPr>
                <w:rFonts w:ascii="Times New Roman" w:eastAsia="標楷體" w:hAnsi="Times New Roman" w:cs="Times New Roman"/>
              </w:rPr>
              <w:t xml:space="preserve"> </w:t>
            </w:r>
          </w:p>
        </w:tc>
        <w:tc>
          <w:tcPr>
            <w:tcW w:w="1839" w:type="pct"/>
          </w:tcPr>
          <w:p w14:paraId="2EE8F833"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15</w:t>
            </w:r>
          </w:p>
        </w:tc>
      </w:tr>
      <w:tr w:rsidR="001B1934" w:rsidRPr="00CA7FD1" w14:paraId="0E7B9E65" w14:textId="77777777" w:rsidTr="00D47637">
        <w:tc>
          <w:tcPr>
            <w:tcW w:w="3161" w:type="pct"/>
          </w:tcPr>
          <w:p w14:paraId="585A64C9"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北方中杜鵑</w:t>
            </w:r>
            <w:r w:rsidRPr="00CA7FD1">
              <w:rPr>
                <w:rFonts w:ascii="Times New Roman" w:eastAsia="標楷體" w:hAnsi="Times New Roman" w:cs="Times New Roman"/>
              </w:rPr>
              <w:t xml:space="preserve"> </w:t>
            </w:r>
          </w:p>
        </w:tc>
        <w:tc>
          <w:tcPr>
            <w:tcW w:w="1839" w:type="pct"/>
          </w:tcPr>
          <w:p w14:paraId="12241D10"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10</w:t>
            </w:r>
          </w:p>
        </w:tc>
      </w:tr>
      <w:tr w:rsidR="001B1934" w:rsidRPr="00CA7FD1" w14:paraId="3723D3ED" w14:textId="77777777" w:rsidTr="00D47637">
        <w:tc>
          <w:tcPr>
            <w:tcW w:w="3161" w:type="pct"/>
          </w:tcPr>
          <w:p w14:paraId="37784948"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小雨燕</w:t>
            </w:r>
            <w:r w:rsidRPr="00CA7FD1">
              <w:rPr>
                <w:rFonts w:ascii="Times New Roman" w:eastAsia="標楷體" w:hAnsi="Times New Roman" w:cs="Times New Roman"/>
              </w:rPr>
              <w:t xml:space="preserve"> ※ </w:t>
            </w:r>
          </w:p>
        </w:tc>
        <w:tc>
          <w:tcPr>
            <w:tcW w:w="1839" w:type="pct"/>
          </w:tcPr>
          <w:p w14:paraId="44DEEC80"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13</w:t>
            </w:r>
          </w:p>
        </w:tc>
      </w:tr>
      <w:tr w:rsidR="001B1934" w:rsidRPr="00CA7FD1" w14:paraId="49987759" w14:textId="77777777" w:rsidTr="00D47637">
        <w:tc>
          <w:tcPr>
            <w:tcW w:w="3161" w:type="pct"/>
          </w:tcPr>
          <w:p w14:paraId="7485F460"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東方蜂</w:t>
            </w:r>
            <w:proofErr w:type="gramEnd"/>
            <w:r w:rsidRPr="00CA7FD1">
              <w:rPr>
                <w:rFonts w:ascii="Times New Roman" w:eastAsia="標楷體" w:hAnsi="Times New Roman" w:cs="Times New Roman"/>
              </w:rPr>
              <w:t>鷹</w:t>
            </w:r>
            <w:r w:rsidRPr="00CA7FD1">
              <w:rPr>
                <w:rFonts w:ascii="Times New Roman" w:eastAsia="標楷體" w:hAnsi="Times New Roman" w:cs="Times New Roman"/>
              </w:rPr>
              <w:t xml:space="preserve"> II</w:t>
            </w:r>
          </w:p>
        </w:tc>
        <w:tc>
          <w:tcPr>
            <w:tcW w:w="1839" w:type="pct"/>
          </w:tcPr>
          <w:p w14:paraId="70FA338C"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28585FD0" w14:textId="77777777" w:rsidTr="00D47637">
        <w:tc>
          <w:tcPr>
            <w:tcW w:w="3161" w:type="pct"/>
          </w:tcPr>
          <w:p w14:paraId="792763FA"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大冠</w:t>
            </w:r>
            <w:proofErr w:type="gramStart"/>
            <w:r w:rsidRPr="00CA7FD1">
              <w:rPr>
                <w:rFonts w:ascii="Times New Roman" w:eastAsia="標楷體" w:hAnsi="Times New Roman" w:cs="Times New Roman"/>
              </w:rPr>
              <w:t>鷲</w:t>
            </w:r>
            <w:proofErr w:type="gramEnd"/>
            <w:r w:rsidRPr="00CA7FD1">
              <w:rPr>
                <w:rFonts w:ascii="Times New Roman" w:eastAsia="標楷體" w:hAnsi="Times New Roman" w:cs="Times New Roman"/>
              </w:rPr>
              <w:t xml:space="preserve"> ※ II</w:t>
            </w:r>
          </w:p>
        </w:tc>
        <w:tc>
          <w:tcPr>
            <w:tcW w:w="1839" w:type="pct"/>
          </w:tcPr>
          <w:p w14:paraId="07537912"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7</w:t>
            </w:r>
          </w:p>
        </w:tc>
      </w:tr>
      <w:tr w:rsidR="001B1934" w:rsidRPr="00CA7FD1" w14:paraId="07CB1095" w14:textId="77777777" w:rsidTr="00D47637">
        <w:tc>
          <w:tcPr>
            <w:tcW w:w="3161" w:type="pct"/>
          </w:tcPr>
          <w:p w14:paraId="616071D9"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松雀鷹</w:t>
            </w:r>
            <w:r w:rsidRPr="00CA7FD1">
              <w:rPr>
                <w:rFonts w:ascii="Times New Roman" w:eastAsia="標楷體" w:hAnsi="Times New Roman" w:cs="Times New Roman"/>
              </w:rPr>
              <w:t xml:space="preserve"> ※ II</w:t>
            </w:r>
          </w:p>
        </w:tc>
        <w:tc>
          <w:tcPr>
            <w:tcW w:w="1839" w:type="pct"/>
          </w:tcPr>
          <w:p w14:paraId="2E622FA8"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1204D501" w14:textId="77777777" w:rsidTr="00D47637">
        <w:tc>
          <w:tcPr>
            <w:tcW w:w="3161" w:type="pct"/>
          </w:tcPr>
          <w:p w14:paraId="1447E1B9"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鵂鶹</w:t>
            </w:r>
            <w:proofErr w:type="gramEnd"/>
            <w:r w:rsidRPr="00CA7FD1">
              <w:rPr>
                <w:rFonts w:ascii="Times New Roman" w:eastAsia="標楷體" w:hAnsi="Times New Roman" w:cs="Times New Roman"/>
              </w:rPr>
              <w:t xml:space="preserve"> ※ II</w:t>
            </w:r>
          </w:p>
        </w:tc>
        <w:tc>
          <w:tcPr>
            <w:tcW w:w="1839" w:type="pct"/>
          </w:tcPr>
          <w:p w14:paraId="57311BD0"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6521E2BD" w14:textId="77777777" w:rsidTr="00D47637">
        <w:tc>
          <w:tcPr>
            <w:tcW w:w="3161" w:type="pct"/>
          </w:tcPr>
          <w:p w14:paraId="5E6C440E"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五色鳥</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757D5B3B"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46</w:t>
            </w:r>
          </w:p>
        </w:tc>
      </w:tr>
      <w:tr w:rsidR="001B1934" w:rsidRPr="00CA7FD1" w14:paraId="6D4DBFC9" w14:textId="77777777" w:rsidTr="00D47637">
        <w:tc>
          <w:tcPr>
            <w:tcW w:w="3161" w:type="pct"/>
          </w:tcPr>
          <w:p w14:paraId="600453AF"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大</w:t>
            </w:r>
            <w:proofErr w:type="gramStart"/>
            <w:r w:rsidRPr="00CA7FD1">
              <w:rPr>
                <w:rFonts w:ascii="Times New Roman" w:eastAsia="標楷體" w:hAnsi="Times New Roman" w:cs="Times New Roman"/>
              </w:rPr>
              <w:t>赤啄木</w:t>
            </w:r>
            <w:proofErr w:type="gramEnd"/>
            <w:r w:rsidRPr="00CA7FD1">
              <w:rPr>
                <w:rFonts w:ascii="Times New Roman" w:eastAsia="標楷體" w:hAnsi="Times New Roman" w:cs="Times New Roman"/>
              </w:rPr>
              <w:t xml:space="preserve"> ※ II</w:t>
            </w:r>
          </w:p>
        </w:tc>
        <w:tc>
          <w:tcPr>
            <w:tcW w:w="1839" w:type="pct"/>
          </w:tcPr>
          <w:p w14:paraId="4B253421"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5518C243" w14:textId="77777777" w:rsidTr="00D47637">
        <w:tc>
          <w:tcPr>
            <w:tcW w:w="3161" w:type="pct"/>
          </w:tcPr>
          <w:p w14:paraId="5AC36E24"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綠啄木</w:t>
            </w:r>
            <w:proofErr w:type="gramEnd"/>
            <w:r w:rsidRPr="00CA7FD1">
              <w:rPr>
                <w:rFonts w:ascii="Times New Roman" w:eastAsia="標楷體" w:hAnsi="Times New Roman" w:cs="Times New Roman"/>
              </w:rPr>
              <w:t xml:space="preserve"> II</w:t>
            </w:r>
          </w:p>
        </w:tc>
        <w:tc>
          <w:tcPr>
            <w:tcW w:w="1839" w:type="pct"/>
          </w:tcPr>
          <w:p w14:paraId="444CE5CD"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45552BD8" w14:textId="77777777" w:rsidTr="00D47637">
        <w:tc>
          <w:tcPr>
            <w:tcW w:w="3161" w:type="pct"/>
          </w:tcPr>
          <w:p w14:paraId="31E1678C"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灰喉山椒</w:t>
            </w:r>
            <w:proofErr w:type="gramEnd"/>
            <w:r w:rsidRPr="00CA7FD1">
              <w:rPr>
                <w:rFonts w:ascii="Times New Roman" w:eastAsia="標楷體" w:hAnsi="Times New Roman" w:cs="Times New Roman"/>
              </w:rPr>
              <w:t>鳥</w:t>
            </w:r>
            <w:r w:rsidRPr="00CA7FD1">
              <w:rPr>
                <w:rFonts w:ascii="Times New Roman" w:eastAsia="標楷體" w:hAnsi="Times New Roman" w:cs="Times New Roman"/>
              </w:rPr>
              <w:t xml:space="preserve"> </w:t>
            </w:r>
          </w:p>
        </w:tc>
        <w:tc>
          <w:tcPr>
            <w:tcW w:w="1839" w:type="pct"/>
          </w:tcPr>
          <w:p w14:paraId="65032952"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28</w:t>
            </w:r>
          </w:p>
        </w:tc>
      </w:tr>
      <w:tr w:rsidR="001B1934" w:rsidRPr="00CA7FD1" w14:paraId="19276871" w14:textId="77777777" w:rsidTr="00D47637">
        <w:tc>
          <w:tcPr>
            <w:tcW w:w="3161" w:type="pct"/>
          </w:tcPr>
          <w:p w14:paraId="6F7FDD60"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綠畫眉</w:t>
            </w:r>
            <w:r w:rsidRPr="00CA7FD1">
              <w:rPr>
                <w:rFonts w:ascii="Times New Roman" w:eastAsia="標楷體" w:hAnsi="Times New Roman" w:cs="Times New Roman"/>
              </w:rPr>
              <w:t xml:space="preserve"> </w:t>
            </w:r>
          </w:p>
        </w:tc>
        <w:tc>
          <w:tcPr>
            <w:tcW w:w="1839" w:type="pct"/>
          </w:tcPr>
          <w:p w14:paraId="56626E1E"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7</w:t>
            </w:r>
          </w:p>
        </w:tc>
      </w:tr>
      <w:tr w:rsidR="001B1934" w:rsidRPr="00CA7FD1" w14:paraId="49BA3190" w14:textId="77777777" w:rsidTr="00D47637">
        <w:tc>
          <w:tcPr>
            <w:tcW w:w="3161" w:type="pct"/>
          </w:tcPr>
          <w:p w14:paraId="17DE6DFA"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小卷尾</w:t>
            </w:r>
            <w:r w:rsidRPr="00CA7FD1">
              <w:rPr>
                <w:rFonts w:ascii="Times New Roman" w:eastAsia="標楷體" w:hAnsi="Times New Roman" w:cs="Times New Roman"/>
              </w:rPr>
              <w:t xml:space="preserve"> ※ </w:t>
            </w:r>
          </w:p>
        </w:tc>
        <w:tc>
          <w:tcPr>
            <w:tcW w:w="1839" w:type="pct"/>
          </w:tcPr>
          <w:p w14:paraId="367BE2D7"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515FA604" w14:textId="77777777" w:rsidTr="00D47637">
        <w:tc>
          <w:tcPr>
            <w:tcW w:w="3161" w:type="pct"/>
          </w:tcPr>
          <w:p w14:paraId="070C4AE4"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松</w:t>
            </w:r>
            <w:proofErr w:type="gramStart"/>
            <w:r w:rsidRPr="00CA7FD1">
              <w:rPr>
                <w:rFonts w:ascii="Times New Roman" w:eastAsia="標楷體" w:hAnsi="Times New Roman" w:cs="Times New Roman"/>
              </w:rPr>
              <w:t>鴉</w:t>
            </w:r>
            <w:proofErr w:type="gramEnd"/>
            <w:r w:rsidRPr="00CA7FD1">
              <w:rPr>
                <w:rFonts w:ascii="Times New Roman" w:eastAsia="標楷體" w:hAnsi="Times New Roman" w:cs="Times New Roman"/>
              </w:rPr>
              <w:t xml:space="preserve"> ※ </w:t>
            </w:r>
          </w:p>
        </w:tc>
        <w:tc>
          <w:tcPr>
            <w:tcW w:w="1839" w:type="pct"/>
          </w:tcPr>
          <w:p w14:paraId="40F6A689"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202EC1D4" w14:textId="77777777" w:rsidTr="00D47637">
        <w:tc>
          <w:tcPr>
            <w:tcW w:w="3161" w:type="pct"/>
          </w:tcPr>
          <w:p w14:paraId="5D70D5E5"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樹鵲</w:t>
            </w:r>
            <w:r w:rsidRPr="00CA7FD1">
              <w:rPr>
                <w:rFonts w:ascii="Times New Roman" w:eastAsia="標楷體" w:hAnsi="Times New Roman" w:cs="Times New Roman"/>
              </w:rPr>
              <w:t xml:space="preserve"> ※ </w:t>
            </w:r>
          </w:p>
        </w:tc>
        <w:tc>
          <w:tcPr>
            <w:tcW w:w="1839" w:type="pct"/>
          </w:tcPr>
          <w:p w14:paraId="15A96FB2"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1A2CEF6A" w14:textId="77777777" w:rsidTr="00D47637">
        <w:tc>
          <w:tcPr>
            <w:tcW w:w="3161" w:type="pct"/>
          </w:tcPr>
          <w:p w14:paraId="3CCEA467"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星</w:t>
            </w:r>
            <w:proofErr w:type="gramStart"/>
            <w:r w:rsidRPr="00CA7FD1">
              <w:rPr>
                <w:rFonts w:ascii="Times New Roman" w:eastAsia="標楷體" w:hAnsi="Times New Roman" w:cs="Times New Roman"/>
              </w:rPr>
              <w:t>鴉</w:t>
            </w:r>
            <w:proofErr w:type="gramEnd"/>
            <w:r w:rsidRPr="00CA7FD1">
              <w:rPr>
                <w:rFonts w:ascii="Times New Roman" w:eastAsia="標楷體" w:hAnsi="Times New Roman" w:cs="Times New Roman"/>
              </w:rPr>
              <w:t xml:space="preserve"> ※ </w:t>
            </w:r>
          </w:p>
        </w:tc>
        <w:tc>
          <w:tcPr>
            <w:tcW w:w="1839" w:type="pct"/>
          </w:tcPr>
          <w:p w14:paraId="5024430B"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27</w:t>
            </w:r>
          </w:p>
        </w:tc>
      </w:tr>
      <w:tr w:rsidR="001B1934" w:rsidRPr="00CA7FD1" w14:paraId="5D33BE70" w14:textId="77777777" w:rsidTr="00D47637">
        <w:tc>
          <w:tcPr>
            <w:tcW w:w="3161" w:type="pct"/>
          </w:tcPr>
          <w:p w14:paraId="48E976FF"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巨嘴</w:t>
            </w:r>
            <w:proofErr w:type="gramStart"/>
            <w:r w:rsidRPr="00CA7FD1">
              <w:rPr>
                <w:rFonts w:ascii="Times New Roman" w:eastAsia="標楷體" w:hAnsi="Times New Roman" w:cs="Times New Roman"/>
              </w:rPr>
              <w:t>鴉</w:t>
            </w:r>
            <w:proofErr w:type="gramEnd"/>
            <w:r w:rsidRPr="00CA7FD1">
              <w:rPr>
                <w:rFonts w:ascii="Times New Roman" w:eastAsia="標楷體" w:hAnsi="Times New Roman" w:cs="Times New Roman"/>
              </w:rPr>
              <w:t xml:space="preserve"> </w:t>
            </w:r>
          </w:p>
        </w:tc>
        <w:tc>
          <w:tcPr>
            <w:tcW w:w="1839" w:type="pct"/>
          </w:tcPr>
          <w:p w14:paraId="350D604A"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15</w:t>
            </w:r>
          </w:p>
        </w:tc>
      </w:tr>
      <w:tr w:rsidR="001B1934" w:rsidRPr="00CA7FD1" w14:paraId="0AEEDEB4" w14:textId="77777777" w:rsidTr="00D47637">
        <w:tc>
          <w:tcPr>
            <w:tcW w:w="3161" w:type="pct"/>
          </w:tcPr>
          <w:p w14:paraId="251DBA70"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煤山雀</w:t>
            </w:r>
            <w:r w:rsidRPr="00CA7FD1">
              <w:rPr>
                <w:rFonts w:ascii="Times New Roman" w:eastAsia="標楷體" w:hAnsi="Times New Roman" w:cs="Times New Roman"/>
              </w:rPr>
              <w:t xml:space="preserve"> ※ III</w:t>
            </w:r>
          </w:p>
        </w:tc>
        <w:tc>
          <w:tcPr>
            <w:tcW w:w="1839" w:type="pct"/>
          </w:tcPr>
          <w:p w14:paraId="32FF65BD"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20</w:t>
            </w:r>
          </w:p>
        </w:tc>
      </w:tr>
      <w:tr w:rsidR="001B1934" w:rsidRPr="00CA7FD1" w14:paraId="3CC53144" w14:textId="77777777" w:rsidTr="00D47637">
        <w:tc>
          <w:tcPr>
            <w:tcW w:w="3161" w:type="pct"/>
          </w:tcPr>
          <w:p w14:paraId="08E2529C"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青背山雀</w:t>
            </w:r>
            <w:proofErr w:type="gramEnd"/>
            <w:r w:rsidRPr="00CA7FD1">
              <w:rPr>
                <w:rFonts w:ascii="Times New Roman" w:eastAsia="標楷體" w:hAnsi="Times New Roman" w:cs="Times New Roman"/>
              </w:rPr>
              <w:t xml:space="preserve"> ※ III</w:t>
            </w:r>
          </w:p>
        </w:tc>
        <w:tc>
          <w:tcPr>
            <w:tcW w:w="1839" w:type="pct"/>
          </w:tcPr>
          <w:p w14:paraId="0E611091"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49</w:t>
            </w:r>
          </w:p>
        </w:tc>
      </w:tr>
      <w:tr w:rsidR="001B1934" w:rsidRPr="00CA7FD1" w14:paraId="25AFE9F1" w14:textId="77777777" w:rsidTr="00D47637">
        <w:tc>
          <w:tcPr>
            <w:tcW w:w="3161" w:type="pct"/>
          </w:tcPr>
          <w:p w14:paraId="73FFC615"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黃山雀</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7575078F"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4</w:t>
            </w:r>
          </w:p>
        </w:tc>
      </w:tr>
      <w:tr w:rsidR="001B1934" w:rsidRPr="00CA7FD1" w14:paraId="7E0C560F" w14:textId="77777777" w:rsidTr="00D47637">
        <w:tblPrEx>
          <w:tblLook w:val="04A0" w:firstRow="1" w:lastRow="0" w:firstColumn="1" w:lastColumn="0" w:noHBand="0" w:noVBand="1"/>
        </w:tblPrEx>
        <w:tc>
          <w:tcPr>
            <w:tcW w:w="3161" w:type="pct"/>
          </w:tcPr>
          <w:p w14:paraId="7F720BA4"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臺灣</w:t>
            </w:r>
            <w:proofErr w:type="gramStart"/>
            <w:r w:rsidRPr="00CA7FD1">
              <w:rPr>
                <w:rFonts w:ascii="Times New Roman" w:eastAsia="標楷體" w:hAnsi="Times New Roman" w:cs="Times New Roman"/>
              </w:rPr>
              <w:t>叢樹鶯</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051E7F75"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10</w:t>
            </w:r>
          </w:p>
        </w:tc>
      </w:tr>
      <w:tr w:rsidR="001B1934" w:rsidRPr="00CA7FD1" w14:paraId="410723BF" w14:textId="77777777" w:rsidTr="00D47637">
        <w:tblPrEx>
          <w:tblLook w:val="04A0" w:firstRow="1" w:lastRow="0" w:firstColumn="1" w:lastColumn="0" w:noHBand="0" w:noVBand="1"/>
        </w:tblPrEx>
        <w:tc>
          <w:tcPr>
            <w:tcW w:w="3161" w:type="pct"/>
          </w:tcPr>
          <w:p w14:paraId="3A4E843F"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臺灣</w:t>
            </w:r>
            <w:proofErr w:type="gramStart"/>
            <w:r w:rsidRPr="00CA7FD1">
              <w:rPr>
                <w:rFonts w:ascii="Times New Roman" w:eastAsia="標楷體" w:hAnsi="Times New Roman" w:cs="Times New Roman"/>
              </w:rPr>
              <w:t>鷦</w:t>
            </w:r>
            <w:proofErr w:type="gramEnd"/>
            <w:r w:rsidRPr="00CA7FD1">
              <w:rPr>
                <w:rFonts w:ascii="Times New Roman" w:eastAsia="標楷體" w:hAnsi="Times New Roman" w:cs="Times New Roman"/>
              </w:rPr>
              <w:t>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7B09C63E"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35</w:t>
            </w:r>
          </w:p>
        </w:tc>
      </w:tr>
      <w:tr w:rsidR="001B1934" w:rsidRPr="00CA7FD1" w14:paraId="46AD356F" w14:textId="77777777" w:rsidTr="00D47637">
        <w:tblPrEx>
          <w:tblLook w:val="04A0" w:firstRow="1" w:lastRow="0" w:firstColumn="1" w:lastColumn="0" w:noHBand="0" w:noVBand="1"/>
        </w:tblPrEx>
        <w:tc>
          <w:tcPr>
            <w:tcW w:w="3161" w:type="pct"/>
          </w:tcPr>
          <w:p w14:paraId="49F32D87"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東方毛腳燕</w:t>
            </w:r>
            <w:proofErr w:type="gramEnd"/>
            <w:r w:rsidRPr="00CA7FD1">
              <w:rPr>
                <w:rFonts w:ascii="Times New Roman" w:eastAsia="標楷體" w:hAnsi="Times New Roman" w:cs="Times New Roman"/>
              </w:rPr>
              <w:t xml:space="preserve"> </w:t>
            </w:r>
          </w:p>
        </w:tc>
        <w:tc>
          <w:tcPr>
            <w:tcW w:w="1839" w:type="pct"/>
          </w:tcPr>
          <w:p w14:paraId="0BBF585A"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184</w:t>
            </w:r>
          </w:p>
        </w:tc>
      </w:tr>
      <w:tr w:rsidR="001B1934" w:rsidRPr="00CA7FD1" w14:paraId="4F9676AC" w14:textId="77777777" w:rsidTr="00D47637">
        <w:tblPrEx>
          <w:tblLook w:val="04A0" w:firstRow="1" w:lastRow="0" w:firstColumn="1" w:lastColumn="0" w:noHBand="0" w:noVBand="1"/>
        </w:tblPrEx>
        <w:tc>
          <w:tcPr>
            <w:tcW w:w="3161" w:type="pct"/>
          </w:tcPr>
          <w:p w14:paraId="7DE7BAC3"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白環</w:t>
            </w:r>
            <w:proofErr w:type="gramStart"/>
            <w:r w:rsidRPr="00CA7FD1">
              <w:rPr>
                <w:rFonts w:ascii="Times New Roman" w:eastAsia="標楷體" w:hAnsi="Times New Roman" w:cs="Times New Roman"/>
              </w:rPr>
              <w:t>鸚</w:t>
            </w:r>
            <w:proofErr w:type="gramEnd"/>
            <w:r w:rsidRPr="00CA7FD1">
              <w:rPr>
                <w:rFonts w:ascii="Times New Roman" w:eastAsia="標楷體" w:hAnsi="Times New Roman" w:cs="Times New Roman"/>
              </w:rPr>
              <w:t>嘴</w:t>
            </w:r>
            <w:proofErr w:type="gramStart"/>
            <w:r w:rsidRPr="00CA7FD1">
              <w:rPr>
                <w:rFonts w:ascii="Times New Roman" w:eastAsia="標楷體" w:hAnsi="Times New Roman" w:cs="Times New Roman"/>
              </w:rPr>
              <w:t>鵯</w:t>
            </w:r>
            <w:proofErr w:type="gramEnd"/>
            <w:r w:rsidRPr="00CA7FD1">
              <w:rPr>
                <w:rFonts w:ascii="Times New Roman" w:eastAsia="標楷體" w:hAnsi="Times New Roman" w:cs="Times New Roman"/>
              </w:rPr>
              <w:t xml:space="preserve"> ※ </w:t>
            </w:r>
          </w:p>
        </w:tc>
        <w:tc>
          <w:tcPr>
            <w:tcW w:w="1839" w:type="pct"/>
          </w:tcPr>
          <w:p w14:paraId="72F8D87F"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35C23088" w14:textId="77777777" w:rsidTr="00D47637">
        <w:tblPrEx>
          <w:tblLook w:val="04A0" w:firstRow="1" w:lastRow="0" w:firstColumn="1" w:lastColumn="0" w:noHBand="0" w:noVBand="1"/>
        </w:tblPrEx>
        <w:tc>
          <w:tcPr>
            <w:tcW w:w="3161" w:type="pct"/>
          </w:tcPr>
          <w:p w14:paraId="5A538C1C"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白頭翁</w:t>
            </w:r>
            <w:r w:rsidRPr="00CA7FD1">
              <w:rPr>
                <w:rFonts w:ascii="Times New Roman" w:eastAsia="標楷體" w:hAnsi="Times New Roman" w:cs="Times New Roman"/>
              </w:rPr>
              <w:t xml:space="preserve"> ※ </w:t>
            </w:r>
          </w:p>
        </w:tc>
        <w:tc>
          <w:tcPr>
            <w:tcW w:w="1839" w:type="pct"/>
          </w:tcPr>
          <w:p w14:paraId="072F1EED"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16</w:t>
            </w:r>
          </w:p>
        </w:tc>
      </w:tr>
      <w:tr w:rsidR="001B1934" w:rsidRPr="00CA7FD1" w14:paraId="6E8F30CE" w14:textId="77777777" w:rsidTr="00D47637">
        <w:tblPrEx>
          <w:tblLook w:val="04A0" w:firstRow="1" w:lastRow="0" w:firstColumn="1" w:lastColumn="0" w:noHBand="0" w:noVBand="1"/>
        </w:tblPrEx>
        <w:tc>
          <w:tcPr>
            <w:tcW w:w="3161" w:type="pct"/>
          </w:tcPr>
          <w:p w14:paraId="75CCA15A"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紅嘴黑</w:t>
            </w:r>
            <w:proofErr w:type="gramStart"/>
            <w:r w:rsidRPr="00CA7FD1">
              <w:rPr>
                <w:rFonts w:ascii="Times New Roman" w:eastAsia="標楷體" w:hAnsi="Times New Roman" w:cs="Times New Roman"/>
              </w:rPr>
              <w:t>鵯</w:t>
            </w:r>
            <w:proofErr w:type="gramEnd"/>
            <w:r w:rsidRPr="00CA7FD1">
              <w:rPr>
                <w:rFonts w:ascii="Times New Roman" w:eastAsia="標楷體" w:hAnsi="Times New Roman" w:cs="Times New Roman"/>
              </w:rPr>
              <w:t xml:space="preserve"> ※ </w:t>
            </w:r>
          </w:p>
        </w:tc>
        <w:tc>
          <w:tcPr>
            <w:tcW w:w="1839" w:type="pct"/>
          </w:tcPr>
          <w:p w14:paraId="10A6EAED"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31</w:t>
            </w:r>
          </w:p>
        </w:tc>
      </w:tr>
      <w:tr w:rsidR="001B1934" w:rsidRPr="00CA7FD1" w14:paraId="2E10706E" w14:textId="77777777" w:rsidTr="00D47637">
        <w:tblPrEx>
          <w:tblLook w:val="04A0" w:firstRow="1" w:lastRow="0" w:firstColumn="1" w:lastColumn="0" w:noHBand="0" w:noVBand="1"/>
        </w:tblPrEx>
        <w:tc>
          <w:tcPr>
            <w:tcW w:w="3161" w:type="pct"/>
          </w:tcPr>
          <w:p w14:paraId="06503D36"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棕面鶯</w:t>
            </w:r>
            <w:proofErr w:type="gramEnd"/>
            <w:r w:rsidRPr="00CA7FD1">
              <w:rPr>
                <w:rFonts w:ascii="Times New Roman" w:eastAsia="標楷體" w:hAnsi="Times New Roman" w:cs="Times New Roman"/>
              </w:rPr>
              <w:t xml:space="preserve"> </w:t>
            </w:r>
          </w:p>
        </w:tc>
        <w:tc>
          <w:tcPr>
            <w:tcW w:w="1839" w:type="pct"/>
          </w:tcPr>
          <w:p w14:paraId="3A3F6B9E"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69</w:t>
            </w:r>
          </w:p>
        </w:tc>
      </w:tr>
      <w:tr w:rsidR="001B1934" w:rsidRPr="00CA7FD1" w14:paraId="786CBBAE" w14:textId="77777777" w:rsidTr="00D47637">
        <w:tblPrEx>
          <w:tblLook w:val="04A0" w:firstRow="1" w:lastRow="0" w:firstColumn="1" w:lastColumn="0" w:noHBand="0" w:noVBand="1"/>
        </w:tblPrEx>
        <w:tc>
          <w:tcPr>
            <w:tcW w:w="3161" w:type="pct"/>
          </w:tcPr>
          <w:p w14:paraId="47B5F23E"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小鶯</w:t>
            </w:r>
            <w:proofErr w:type="gramEnd"/>
            <w:r w:rsidRPr="00CA7FD1">
              <w:rPr>
                <w:rFonts w:ascii="Times New Roman" w:eastAsia="標楷體" w:hAnsi="Times New Roman" w:cs="Times New Roman"/>
              </w:rPr>
              <w:t xml:space="preserve"> ※ </w:t>
            </w:r>
          </w:p>
        </w:tc>
        <w:tc>
          <w:tcPr>
            <w:tcW w:w="1839" w:type="pct"/>
          </w:tcPr>
          <w:p w14:paraId="6D307E5E"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0DC33742" w14:textId="77777777" w:rsidTr="00D47637">
        <w:tblPrEx>
          <w:tblLook w:val="04A0" w:firstRow="1" w:lastRow="0" w:firstColumn="1" w:lastColumn="0" w:noHBand="0" w:noVBand="1"/>
        </w:tblPrEx>
        <w:tc>
          <w:tcPr>
            <w:tcW w:w="3161" w:type="pct"/>
          </w:tcPr>
          <w:p w14:paraId="7E68F2D3"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深山鶯</w:t>
            </w:r>
            <w:r w:rsidRPr="00CA7FD1">
              <w:rPr>
                <w:rFonts w:ascii="Times New Roman" w:eastAsia="標楷體" w:hAnsi="Times New Roman" w:cs="Times New Roman"/>
              </w:rPr>
              <w:t xml:space="preserve"> ※ </w:t>
            </w:r>
          </w:p>
        </w:tc>
        <w:tc>
          <w:tcPr>
            <w:tcW w:w="1839" w:type="pct"/>
          </w:tcPr>
          <w:p w14:paraId="62F28AC9"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51</w:t>
            </w:r>
          </w:p>
        </w:tc>
      </w:tr>
      <w:tr w:rsidR="001B1934" w:rsidRPr="00CA7FD1" w14:paraId="160A9929" w14:textId="77777777" w:rsidTr="00D47637">
        <w:tblPrEx>
          <w:tblLook w:val="04A0" w:firstRow="1" w:lastRow="0" w:firstColumn="1" w:lastColumn="0" w:noHBand="0" w:noVBand="1"/>
        </w:tblPrEx>
        <w:tc>
          <w:tcPr>
            <w:tcW w:w="3161" w:type="pct"/>
          </w:tcPr>
          <w:p w14:paraId="152BAA95"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紅頭山雀</w:t>
            </w:r>
            <w:r w:rsidRPr="00CA7FD1">
              <w:rPr>
                <w:rFonts w:ascii="Times New Roman" w:eastAsia="標楷體" w:hAnsi="Times New Roman" w:cs="Times New Roman"/>
              </w:rPr>
              <w:t xml:space="preserve"> </w:t>
            </w:r>
          </w:p>
        </w:tc>
        <w:tc>
          <w:tcPr>
            <w:tcW w:w="1839" w:type="pct"/>
          </w:tcPr>
          <w:p w14:paraId="5D475EBE"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63</w:t>
            </w:r>
          </w:p>
        </w:tc>
      </w:tr>
      <w:tr w:rsidR="001B1934" w:rsidRPr="00CA7FD1" w14:paraId="406C7E29" w14:textId="77777777" w:rsidTr="00D47637">
        <w:tblPrEx>
          <w:tblLook w:val="04A0" w:firstRow="1" w:lastRow="0" w:firstColumn="1" w:lastColumn="0" w:noHBand="0" w:noVBand="1"/>
        </w:tblPrEx>
        <w:tc>
          <w:tcPr>
            <w:tcW w:w="3161" w:type="pct"/>
          </w:tcPr>
          <w:p w14:paraId="2FA27038"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褐頭花翼</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7A70474E"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9</w:t>
            </w:r>
          </w:p>
        </w:tc>
      </w:tr>
      <w:tr w:rsidR="001B1934" w:rsidRPr="00CA7FD1" w14:paraId="736FC2C1" w14:textId="77777777" w:rsidTr="00D47637">
        <w:tblPrEx>
          <w:tblLook w:val="04A0" w:firstRow="1" w:lastRow="0" w:firstColumn="1" w:lastColumn="0" w:noHBand="0" w:noVBand="1"/>
        </w:tblPrEx>
        <w:tc>
          <w:tcPr>
            <w:tcW w:w="3161" w:type="pct"/>
          </w:tcPr>
          <w:p w14:paraId="1D30CA6E"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冠羽畫眉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7389402C"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349</w:t>
            </w:r>
          </w:p>
        </w:tc>
      </w:tr>
      <w:tr w:rsidR="001B1934" w:rsidRPr="00CA7FD1" w14:paraId="06813C73" w14:textId="77777777" w:rsidTr="00D47637">
        <w:tblPrEx>
          <w:tblLook w:val="04A0" w:firstRow="1" w:lastRow="0" w:firstColumn="1" w:lastColumn="0" w:noHBand="0" w:noVBand="1"/>
        </w:tblPrEx>
        <w:tc>
          <w:tcPr>
            <w:tcW w:w="3161" w:type="pct"/>
          </w:tcPr>
          <w:p w14:paraId="218F602C"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山紅頭</w:t>
            </w:r>
            <w:r w:rsidRPr="00CA7FD1">
              <w:rPr>
                <w:rFonts w:ascii="Times New Roman" w:eastAsia="標楷體" w:hAnsi="Times New Roman" w:cs="Times New Roman"/>
              </w:rPr>
              <w:t xml:space="preserve"> ※ </w:t>
            </w:r>
          </w:p>
        </w:tc>
        <w:tc>
          <w:tcPr>
            <w:tcW w:w="1839" w:type="pct"/>
          </w:tcPr>
          <w:p w14:paraId="26D9A44F"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47</w:t>
            </w:r>
          </w:p>
        </w:tc>
      </w:tr>
      <w:tr w:rsidR="001B1934" w:rsidRPr="00CA7FD1" w14:paraId="6CD5ED82" w14:textId="77777777" w:rsidTr="00D47637">
        <w:tblPrEx>
          <w:tblLook w:val="04A0" w:firstRow="1" w:lastRow="0" w:firstColumn="1" w:lastColumn="0" w:noHBand="0" w:noVBand="1"/>
        </w:tblPrEx>
        <w:tc>
          <w:tcPr>
            <w:tcW w:w="3161" w:type="pct"/>
          </w:tcPr>
          <w:p w14:paraId="26F8C1C6"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小彎嘴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05CB8C67"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368130FB" w14:textId="77777777" w:rsidTr="00D47637">
        <w:tblPrEx>
          <w:tblLook w:val="04A0" w:firstRow="1" w:lastRow="0" w:firstColumn="1" w:lastColumn="0" w:noHBand="0" w:noVBand="1"/>
        </w:tblPrEx>
        <w:tc>
          <w:tcPr>
            <w:tcW w:w="3161" w:type="pct"/>
          </w:tcPr>
          <w:p w14:paraId="660586DD"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大彎嘴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7B1A2EC5"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3AD588AC" w14:textId="77777777" w:rsidTr="00D47637">
        <w:tblPrEx>
          <w:tblLook w:val="04A0" w:firstRow="1" w:lastRow="0" w:firstColumn="1" w:lastColumn="0" w:noHBand="0" w:noVBand="1"/>
        </w:tblPrEx>
        <w:tc>
          <w:tcPr>
            <w:tcW w:w="3161" w:type="pct"/>
          </w:tcPr>
          <w:p w14:paraId="1540D8F0"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頭烏線</w:t>
            </w:r>
            <w:proofErr w:type="gramEnd"/>
            <w:r w:rsidRPr="00CA7FD1">
              <w:rPr>
                <w:rFonts w:ascii="Times New Roman" w:eastAsia="標楷體" w:hAnsi="Times New Roman" w:cs="Times New Roman"/>
              </w:rPr>
              <w:t xml:space="preserve"> ※ </w:t>
            </w:r>
          </w:p>
        </w:tc>
        <w:tc>
          <w:tcPr>
            <w:tcW w:w="1839" w:type="pct"/>
          </w:tcPr>
          <w:p w14:paraId="701D9B23"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02F824EE" w14:textId="77777777" w:rsidTr="00D47637">
        <w:tblPrEx>
          <w:tblLook w:val="04A0" w:firstRow="1" w:lastRow="0" w:firstColumn="1" w:lastColumn="0" w:noHBand="0" w:noVBand="1"/>
        </w:tblPrEx>
        <w:tc>
          <w:tcPr>
            <w:tcW w:w="3161" w:type="pct"/>
          </w:tcPr>
          <w:p w14:paraId="2CE90B2C"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繡眼畫眉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575214E3"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71</w:t>
            </w:r>
          </w:p>
        </w:tc>
      </w:tr>
      <w:tr w:rsidR="001B1934" w:rsidRPr="00CA7FD1" w14:paraId="0EE5409E" w14:textId="77777777" w:rsidTr="00D47637">
        <w:tblPrEx>
          <w:tblLook w:val="04A0" w:firstRow="1" w:lastRow="0" w:firstColumn="1" w:lastColumn="0" w:noHBand="0" w:noVBand="1"/>
        </w:tblPrEx>
        <w:tc>
          <w:tcPr>
            <w:tcW w:w="3161" w:type="pct"/>
          </w:tcPr>
          <w:p w14:paraId="04AD777C"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臺灣噪眉</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218BE537"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75</w:t>
            </w:r>
          </w:p>
        </w:tc>
      </w:tr>
      <w:tr w:rsidR="001B1934" w:rsidRPr="00CA7FD1" w14:paraId="6745213C" w14:textId="77777777" w:rsidTr="00D47637">
        <w:tblPrEx>
          <w:tblLook w:val="04A0" w:firstRow="1" w:lastRow="0" w:firstColumn="1" w:lastColumn="0" w:noHBand="0" w:noVBand="1"/>
        </w:tblPrEx>
        <w:tc>
          <w:tcPr>
            <w:tcW w:w="3161" w:type="pct"/>
          </w:tcPr>
          <w:p w14:paraId="0BECB020"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白耳畫眉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757D697F"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332</w:t>
            </w:r>
          </w:p>
        </w:tc>
      </w:tr>
      <w:tr w:rsidR="001B1934" w:rsidRPr="00CA7FD1" w14:paraId="569A9DCF" w14:textId="77777777" w:rsidTr="00D47637">
        <w:tblPrEx>
          <w:tblLook w:val="04A0" w:firstRow="1" w:lastRow="0" w:firstColumn="1" w:lastColumn="0" w:noHBand="0" w:noVBand="1"/>
        </w:tblPrEx>
        <w:tc>
          <w:tcPr>
            <w:tcW w:w="3161" w:type="pct"/>
          </w:tcPr>
          <w:p w14:paraId="6218F933"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紋翼畫眉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3B26B280"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189A65A0" w14:textId="77777777" w:rsidTr="00D47637">
        <w:tblPrEx>
          <w:tblLook w:val="04A0" w:firstRow="1" w:lastRow="0" w:firstColumn="1" w:lastColumn="0" w:noHBand="0" w:noVBand="1"/>
        </w:tblPrEx>
        <w:tc>
          <w:tcPr>
            <w:tcW w:w="3161" w:type="pct"/>
          </w:tcPr>
          <w:p w14:paraId="04A4E8B7"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黃胸</w:t>
            </w:r>
            <w:proofErr w:type="gramStart"/>
            <w:r w:rsidRPr="00CA7FD1">
              <w:rPr>
                <w:rFonts w:ascii="Times New Roman" w:eastAsia="標楷體" w:hAnsi="Times New Roman" w:cs="Times New Roman"/>
              </w:rPr>
              <w:t>藪</w:t>
            </w:r>
            <w:proofErr w:type="gramEnd"/>
            <w:r w:rsidRPr="00CA7FD1">
              <w:rPr>
                <w:rFonts w:ascii="Times New Roman" w:eastAsia="標楷體" w:hAnsi="Times New Roman" w:cs="Times New Roman"/>
              </w:rPr>
              <w:t>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6C8DD7BD"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152</w:t>
            </w:r>
          </w:p>
        </w:tc>
      </w:tr>
      <w:tr w:rsidR="001B1934" w:rsidRPr="00CA7FD1" w14:paraId="64EBB0BC" w14:textId="77777777" w:rsidTr="00D47637">
        <w:tblPrEx>
          <w:tblLook w:val="04A0" w:firstRow="1" w:lastRow="0" w:firstColumn="1" w:lastColumn="0" w:noHBand="0" w:noVBand="1"/>
        </w:tblPrEx>
        <w:tc>
          <w:tcPr>
            <w:tcW w:w="3161" w:type="pct"/>
          </w:tcPr>
          <w:p w14:paraId="76395741"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臺灣</w:t>
            </w:r>
            <w:proofErr w:type="gramStart"/>
            <w:r w:rsidRPr="00CA7FD1">
              <w:rPr>
                <w:rFonts w:ascii="Times New Roman" w:eastAsia="標楷體" w:hAnsi="Times New Roman" w:cs="Times New Roman"/>
              </w:rPr>
              <w:t>白喉噪眉</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63A8FC80"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5</w:t>
            </w:r>
          </w:p>
        </w:tc>
      </w:tr>
      <w:tr w:rsidR="001B1934" w:rsidRPr="00CA7FD1" w14:paraId="7BD64392" w14:textId="77777777" w:rsidTr="00D47637">
        <w:tblPrEx>
          <w:tblLook w:val="04A0" w:firstRow="1" w:lastRow="0" w:firstColumn="1" w:lastColumn="0" w:noHBand="0" w:noVBand="1"/>
        </w:tblPrEx>
        <w:tc>
          <w:tcPr>
            <w:tcW w:w="3161" w:type="pct"/>
          </w:tcPr>
          <w:p w14:paraId="40E80E43"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棕噪眉</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145AD627"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466A1668" w14:textId="77777777" w:rsidTr="00D47637">
        <w:tblPrEx>
          <w:tblLook w:val="04A0" w:firstRow="1" w:lastRow="0" w:firstColumn="1" w:lastColumn="0" w:noHBand="0" w:noVBand="1"/>
        </w:tblPrEx>
        <w:tc>
          <w:tcPr>
            <w:tcW w:w="3161" w:type="pct"/>
          </w:tcPr>
          <w:p w14:paraId="65EB3B16"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火冠戴菊鳥</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0EC21346"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29</w:t>
            </w:r>
          </w:p>
        </w:tc>
      </w:tr>
      <w:tr w:rsidR="001B1934" w:rsidRPr="00CA7FD1" w14:paraId="79023797" w14:textId="77777777" w:rsidTr="00D47637">
        <w:tblPrEx>
          <w:tblLook w:val="04A0" w:firstRow="1" w:lastRow="0" w:firstColumn="1" w:lastColumn="0" w:noHBand="0" w:noVBand="1"/>
        </w:tblPrEx>
        <w:tc>
          <w:tcPr>
            <w:tcW w:w="3161" w:type="pct"/>
          </w:tcPr>
          <w:p w14:paraId="6EEA7389"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茶腹鳾</w:t>
            </w:r>
            <w:r w:rsidRPr="00CA7FD1">
              <w:rPr>
                <w:rFonts w:ascii="Times New Roman" w:eastAsia="標楷體" w:hAnsi="Times New Roman" w:cs="Times New Roman"/>
              </w:rPr>
              <w:t xml:space="preserve"> ※ </w:t>
            </w:r>
          </w:p>
        </w:tc>
        <w:tc>
          <w:tcPr>
            <w:tcW w:w="1839" w:type="pct"/>
          </w:tcPr>
          <w:p w14:paraId="6B2EAF26"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8</w:t>
            </w:r>
          </w:p>
        </w:tc>
      </w:tr>
      <w:tr w:rsidR="001B1934" w:rsidRPr="00CA7FD1" w14:paraId="72024651" w14:textId="77777777" w:rsidTr="00D47637">
        <w:tblPrEx>
          <w:tblLook w:val="04A0" w:firstRow="1" w:lastRow="0" w:firstColumn="1" w:lastColumn="0" w:noHBand="0" w:noVBand="1"/>
        </w:tblPrEx>
        <w:tc>
          <w:tcPr>
            <w:tcW w:w="3161" w:type="pct"/>
          </w:tcPr>
          <w:p w14:paraId="651BA68C"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鷦鷯</w:t>
            </w:r>
            <w:r w:rsidRPr="00CA7FD1">
              <w:rPr>
                <w:rFonts w:ascii="Times New Roman" w:eastAsia="標楷體" w:hAnsi="Times New Roman" w:cs="Times New Roman"/>
              </w:rPr>
              <w:t xml:space="preserve"> ※ </w:t>
            </w:r>
          </w:p>
        </w:tc>
        <w:tc>
          <w:tcPr>
            <w:tcW w:w="1839" w:type="pct"/>
          </w:tcPr>
          <w:p w14:paraId="236EF037"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4</w:t>
            </w:r>
          </w:p>
        </w:tc>
      </w:tr>
      <w:tr w:rsidR="001B1934" w:rsidRPr="00CA7FD1" w14:paraId="0A526F8C" w14:textId="77777777" w:rsidTr="00D47637">
        <w:tblPrEx>
          <w:tblLook w:val="04A0" w:firstRow="1" w:lastRow="0" w:firstColumn="1" w:lastColumn="0" w:noHBand="0" w:noVBand="1"/>
        </w:tblPrEx>
        <w:tc>
          <w:tcPr>
            <w:tcW w:w="3161" w:type="pct"/>
          </w:tcPr>
          <w:p w14:paraId="5C50978C"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河烏</w:t>
            </w:r>
            <w:proofErr w:type="gramEnd"/>
            <w:r w:rsidRPr="00CA7FD1">
              <w:rPr>
                <w:rFonts w:ascii="Times New Roman" w:eastAsia="標楷體" w:hAnsi="Times New Roman" w:cs="Times New Roman"/>
              </w:rPr>
              <w:t xml:space="preserve"> </w:t>
            </w:r>
          </w:p>
        </w:tc>
        <w:tc>
          <w:tcPr>
            <w:tcW w:w="1839" w:type="pct"/>
          </w:tcPr>
          <w:p w14:paraId="207A2E64"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0AD910C1" w14:textId="77777777" w:rsidTr="00D47637">
        <w:tblPrEx>
          <w:tblLook w:val="04A0" w:firstRow="1" w:lastRow="0" w:firstColumn="1" w:lastColumn="0" w:noHBand="0" w:noVBand="1"/>
        </w:tblPrEx>
        <w:tc>
          <w:tcPr>
            <w:tcW w:w="3161" w:type="pct"/>
          </w:tcPr>
          <w:p w14:paraId="466E6592"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紅尾</w:t>
            </w:r>
            <w:proofErr w:type="gramStart"/>
            <w:r w:rsidRPr="00CA7FD1">
              <w:rPr>
                <w:rFonts w:ascii="Times New Roman" w:eastAsia="標楷體" w:hAnsi="Times New Roman" w:cs="Times New Roman"/>
              </w:rPr>
              <w:t>鶇</w:t>
            </w:r>
            <w:proofErr w:type="gramEnd"/>
            <w:r w:rsidRPr="00CA7FD1">
              <w:rPr>
                <w:rFonts w:ascii="Times New Roman" w:eastAsia="標楷體" w:hAnsi="Times New Roman" w:cs="Times New Roman"/>
              </w:rPr>
              <w:t xml:space="preserve"> </w:t>
            </w:r>
          </w:p>
        </w:tc>
        <w:tc>
          <w:tcPr>
            <w:tcW w:w="1839" w:type="pct"/>
          </w:tcPr>
          <w:p w14:paraId="45E8B0F2"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09D2D707" w14:textId="77777777" w:rsidTr="00D47637">
        <w:tblPrEx>
          <w:tblLook w:val="04A0" w:firstRow="1" w:lastRow="0" w:firstColumn="1" w:lastColumn="0" w:noHBand="0" w:noVBand="1"/>
        </w:tblPrEx>
        <w:tc>
          <w:tcPr>
            <w:tcW w:w="3161" w:type="pct"/>
          </w:tcPr>
          <w:p w14:paraId="4464719D"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紅尾</w:t>
            </w:r>
            <w:proofErr w:type="gramStart"/>
            <w:r w:rsidRPr="00CA7FD1">
              <w:rPr>
                <w:rFonts w:ascii="Times New Roman" w:eastAsia="標楷體" w:hAnsi="Times New Roman" w:cs="Times New Roman"/>
              </w:rPr>
              <w:t>鶲</w:t>
            </w:r>
            <w:proofErr w:type="gramEnd"/>
            <w:r w:rsidRPr="00CA7FD1">
              <w:rPr>
                <w:rFonts w:ascii="Times New Roman" w:eastAsia="標楷體" w:hAnsi="Times New Roman" w:cs="Times New Roman"/>
              </w:rPr>
              <w:t xml:space="preserve"> </w:t>
            </w:r>
          </w:p>
        </w:tc>
        <w:tc>
          <w:tcPr>
            <w:tcW w:w="1839" w:type="pct"/>
          </w:tcPr>
          <w:p w14:paraId="0528D07C"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59C70A96" w14:textId="77777777" w:rsidTr="00D47637">
        <w:tblPrEx>
          <w:tblLook w:val="04A0" w:firstRow="1" w:lastRow="0" w:firstColumn="1" w:lastColumn="0" w:noHBand="0" w:noVBand="1"/>
        </w:tblPrEx>
        <w:tc>
          <w:tcPr>
            <w:tcW w:w="3161" w:type="pct"/>
          </w:tcPr>
          <w:p w14:paraId="788FE0EF"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黃腹琉璃</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3CEFE23D"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68</w:t>
            </w:r>
          </w:p>
        </w:tc>
      </w:tr>
      <w:tr w:rsidR="001B1934" w:rsidRPr="00CA7FD1" w14:paraId="64104FA5" w14:textId="77777777" w:rsidTr="00D47637">
        <w:tblPrEx>
          <w:tblLook w:val="04A0" w:firstRow="1" w:lastRow="0" w:firstColumn="1" w:lastColumn="0" w:noHBand="0" w:noVBand="1"/>
        </w:tblPrEx>
        <w:tc>
          <w:tcPr>
            <w:tcW w:w="3161" w:type="pct"/>
          </w:tcPr>
          <w:p w14:paraId="43EE00D2"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小翼</w:t>
            </w:r>
            <w:proofErr w:type="gramStart"/>
            <w:r w:rsidRPr="00CA7FD1">
              <w:rPr>
                <w:rFonts w:ascii="Times New Roman" w:eastAsia="標楷體" w:hAnsi="Times New Roman" w:cs="Times New Roman"/>
              </w:rPr>
              <w:t>鶇</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1B749F4F"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20</w:t>
            </w:r>
          </w:p>
        </w:tc>
      </w:tr>
      <w:tr w:rsidR="001B1934" w:rsidRPr="00CA7FD1" w14:paraId="2F8C2E9D" w14:textId="77777777" w:rsidTr="00D47637">
        <w:tblPrEx>
          <w:tblLook w:val="04A0" w:firstRow="1" w:lastRow="0" w:firstColumn="1" w:lastColumn="0" w:noHBand="0" w:noVBand="1"/>
        </w:tblPrEx>
        <w:tc>
          <w:tcPr>
            <w:tcW w:w="3161" w:type="pct"/>
          </w:tcPr>
          <w:p w14:paraId="60CC64C0"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臺灣紫嘯</w:t>
            </w:r>
            <w:proofErr w:type="gramStart"/>
            <w:r w:rsidRPr="00CA7FD1">
              <w:rPr>
                <w:rFonts w:ascii="Times New Roman" w:eastAsia="標楷體" w:hAnsi="Times New Roman" w:cs="Times New Roman"/>
              </w:rPr>
              <w:t>鶇</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2BB73C2C"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0907E50F" w14:textId="77777777" w:rsidTr="00D47637">
        <w:tblPrEx>
          <w:tblLook w:val="04A0" w:firstRow="1" w:lastRow="0" w:firstColumn="1" w:lastColumn="0" w:noHBand="0" w:noVBand="1"/>
        </w:tblPrEx>
        <w:tc>
          <w:tcPr>
            <w:tcW w:w="3161" w:type="pct"/>
          </w:tcPr>
          <w:p w14:paraId="2FE51394"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白尾</w:t>
            </w:r>
            <w:proofErr w:type="gramStart"/>
            <w:r w:rsidRPr="00CA7FD1">
              <w:rPr>
                <w:rFonts w:ascii="Times New Roman" w:eastAsia="標楷體" w:hAnsi="Times New Roman" w:cs="Times New Roman"/>
              </w:rPr>
              <w:t>鴝</w:t>
            </w:r>
            <w:proofErr w:type="gramEnd"/>
            <w:r w:rsidRPr="00CA7FD1">
              <w:rPr>
                <w:rFonts w:ascii="Times New Roman" w:eastAsia="標楷體" w:hAnsi="Times New Roman" w:cs="Times New Roman"/>
              </w:rPr>
              <w:t xml:space="preserve"> ※ III</w:t>
            </w:r>
          </w:p>
        </w:tc>
        <w:tc>
          <w:tcPr>
            <w:tcW w:w="1839" w:type="pct"/>
          </w:tcPr>
          <w:p w14:paraId="0F9CAF90"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99</w:t>
            </w:r>
          </w:p>
        </w:tc>
      </w:tr>
      <w:tr w:rsidR="001B1934" w:rsidRPr="00CA7FD1" w14:paraId="579CA36A" w14:textId="77777777" w:rsidTr="00D47637">
        <w:tblPrEx>
          <w:tblLook w:val="04A0" w:firstRow="1" w:lastRow="0" w:firstColumn="1" w:lastColumn="0" w:noHBand="0" w:noVBand="1"/>
        </w:tblPrEx>
        <w:tc>
          <w:tcPr>
            <w:tcW w:w="3161" w:type="pct"/>
          </w:tcPr>
          <w:p w14:paraId="0EEB2E58" w14:textId="77777777" w:rsidR="001B1934" w:rsidRPr="00CA7FD1" w:rsidRDefault="001B1934" w:rsidP="000E1A8F">
            <w:pPr>
              <w:jc w:val="left"/>
              <w:rPr>
                <w:rFonts w:ascii="Times New Roman" w:eastAsia="標楷體" w:hAnsi="Times New Roman" w:cs="Times New Roman"/>
              </w:rPr>
            </w:pPr>
            <w:proofErr w:type="gramStart"/>
            <w:r w:rsidRPr="00CA7FD1">
              <w:rPr>
                <w:rFonts w:ascii="Times New Roman" w:eastAsia="標楷體" w:hAnsi="Times New Roman" w:cs="Times New Roman"/>
              </w:rPr>
              <w:t>栗背林鴝</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750839C1"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53</w:t>
            </w:r>
          </w:p>
        </w:tc>
      </w:tr>
      <w:tr w:rsidR="001B1934" w:rsidRPr="00CA7FD1" w14:paraId="539F775C" w14:textId="77777777" w:rsidTr="00D47637">
        <w:tblPrEx>
          <w:tblLook w:val="04A0" w:firstRow="1" w:lastRow="0" w:firstColumn="1" w:lastColumn="0" w:noHBand="0" w:noVBand="1"/>
        </w:tblPrEx>
        <w:tc>
          <w:tcPr>
            <w:tcW w:w="3161" w:type="pct"/>
          </w:tcPr>
          <w:p w14:paraId="2F35EE8E"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黃胸青</w:t>
            </w:r>
            <w:proofErr w:type="gramStart"/>
            <w:r w:rsidRPr="00CA7FD1">
              <w:rPr>
                <w:rFonts w:ascii="Times New Roman" w:eastAsia="標楷體" w:hAnsi="Times New Roman" w:cs="Times New Roman"/>
              </w:rPr>
              <w:t>鶲</w:t>
            </w:r>
            <w:proofErr w:type="gramEnd"/>
            <w:r w:rsidRPr="00CA7FD1">
              <w:rPr>
                <w:rFonts w:ascii="Times New Roman" w:eastAsia="標楷體" w:hAnsi="Times New Roman" w:cs="Times New Roman"/>
              </w:rPr>
              <w:t xml:space="preserve"> ※ </w:t>
            </w:r>
          </w:p>
        </w:tc>
        <w:tc>
          <w:tcPr>
            <w:tcW w:w="1839" w:type="pct"/>
          </w:tcPr>
          <w:p w14:paraId="76A5D9BF"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090A5FA2" w14:textId="77777777" w:rsidTr="00D47637">
        <w:tblPrEx>
          <w:tblLook w:val="04A0" w:firstRow="1" w:lastRow="0" w:firstColumn="1" w:lastColumn="0" w:noHBand="0" w:noVBand="1"/>
        </w:tblPrEx>
        <w:tc>
          <w:tcPr>
            <w:tcW w:w="3161" w:type="pct"/>
          </w:tcPr>
          <w:p w14:paraId="27B2F1BE"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鉛色水</w:t>
            </w:r>
            <w:proofErr w:type="gramStart"/>
            <w:r w:rsidRPr="00CA7FD1">
              <w:rPr>
                <w:rFonts w:ascii="Times New Roman" w:eastAsia="標楷體" w:hAnsi="Times New Roman" w:cs="Times New Roman"/>
              </w:rPr>
              <w:t>鶇</w:t>
            </w:r>
            <w:proofErr w:type="gramEnd"/>
            <w:r w:rsidRPr="00CA7FD1">
              <w:rPr>
                <w:rFonts w:ascii="Times New Roman" w:eastAsia="標楷體" w:hAnsi="Times New Roman" w:cs="Times New Roman"/>
              </w:rPr>
              <w:t xml:space="preserve"> ※ III</w:t>
            </w:r>
          </w:p>
        </w:tc>
        <w:tc>
          <w:tcPr>
            <w:tcW w:w="1839" w:type="pct"/>
          </w:tcPr>
          <w:p w14:paraId="31DD120E"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66A475A6" w14:textId="77777777" w:rsidTr="00D47637">
        <w:tblPrEx>
          <w:tblLook w:val="04A0" w:firstRow="1" w:lastRow="0" w:firstColumn="1" w:lastColumn="0" w:noHBand="0" w:noVBand="1"/>
        </w:tblPrEx>
        <w:tc>
          <w:tcPr>
            <w:tcW w:w="3161" w:type="pct"/>
          </w:tcPr>
          <w:p w14:paraId="6E037455"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紅</w:t>
            </w:r>
            <w:proofErr w:type="gramStart"/>
            <w:r w:rsidRPr="00CA7FD1">
              <w:rPr>
                <w:rFonts w:ascii="Times New Roman" w:eastAsia="標楷體" w:hAnsi="Times New Roman" w:cs="Times New Roman"/>
              </w:rPr>
              <w:t>胸啄花</w:t>
            </w:r>
            <w:proofErr w:type="gramEnd"/>
            <w:r w:rsidRPr="00CA7FD1">
              <w:rPr>
                <w:rFonts w:ascii="Times New Roman" w:eastAsia="標楷體" w:hAnsi="Times New Roman" w:cs="Times New Roman"/>
              </w:rPr>
              <w:t xml:space="preserve"> ※ </w:t>
            </w:r>
          </w:p>
        </w:tc>
        <w:tc>
          <w:tcPr>
            <w:tcW w:w="1839" w:type="pct"/>
          </w:tcPr>
          <w:p w14:paraId="3EC35519"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14</w:t>
            </w:r>
          </w:p>
        </w:tc>
      </w:tr>
      <w:tr w:rsidR="001B1934" w:rsidRPr="00CA7FD1" w14:paraId="7359D856" w14:textId="77777777" w:rsidTr="00D47637">
        <w:tblPrEx>
          <w:tblLook w:val="04A0" w:firstRow="1" w:lastRow="0" w:firstColumn="1" w:lastColumn="0" w:noHBand="0" w:noVBand="1"/>
        </w:tblPrEx>
        <w:tc>
          <w:tcPr>
            <w:tcW w:w="3161" w:type="pct"/>
          </w:tcPr>
          <w:p w14:paraId="4E424BC7"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山麻雀</w:t>
            </w:r>
            <w:r w:rsidRPr="00CA7FD1">
              <w:rPr>
                <w:rFonts w:ascii="Times New Roman" w:eastAsia="標楷體" w:hAnsi="Times New Roman" w:cs="Times New Roman"/>
              </w:rPr>
              <w:t xml:space="preserve"> I</w:t>
            </w:r>
          </w:p>
        </w:tc>
        <w:tc>
          <w:tcPr>
            <w:tcW w:w="1839" w:type="pct"/>
          </w:tcPr>
          <w:p w14:paraId="282A21A7"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7</w:t>
            </w:r>
          </w:p>
        </w:tc>
      </w:tr>
      <w:tr w:rsidR="001B1934" w:rsidRPr="00CA7FD1" w14:paraId="3AFDD143" w14:textId="77777777" w:rsidTr="00D47637">
        <w:tblPrEx>
          <w:tblLook w:val="04A0" w:firstRow="1" w:lastRow="0" w:firstColumn="1" w:lastColumn="0" w:noHBand="0" w:noVBand="1"/>
        </w:tblPrEx>
        <w:tc>
          <w:tcPr>
            <w:tcW w:w="3161" w:type="pct"/>
          </w:tcPr>
          <w:p w14:paraId="58CD3ED2"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白</w:t>
            </w:r>
            <w:proofErr w:type="gramStart"/>
            <w:r w:rsidRPr="00CA7FD1">
              <w:rPr>
                <w:rFonts w:ascii="Times New Roman" w:eastAsia="標楷體" w:hAnsi="Times New Roman" w:cs="Times New Roman"/>
              </w:rPr>
              <w:t>鶺鴒</w:t>
            </w:r>
            <w:proofErr w:type="gramEnd"/>
            <w:r w:rsidRPr="00CA7FD1">
              <w:rPr>
                <w:rFonts w:ascii="Times New Roman" w:eastAsia="標楷體" w:hAnsi="Times New Roman" w:cs="Times New Roman"/>
              </w:rPr>
              <w:t xml:space="preserve"> </w:t>
            </w:r>
          </w:p>
        </w:tc>
        <w:tc>
          <w:tcPr>
            <w:tcW w:w="1839" w:type="pct"/>
          </w:tcPr>
          <w:p w14:paraId="12936106"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76B19349" w14:textId="77777777" w:rsidTr="00D47637">
        <w:tblPrEx>
          <w:tblLook w:val="04A0" w:firstRow="1" w:lastRow="0" w:firstColumn="1" w:lastColumn="0" w:noHBand="0" w:noVBand="1"/>
        </w:tblPrEx>
        <w:tc>
          <w:tcPr>
            <w:tcW w:w="3161" w:type="pct"/>
          </w:tcPr>
          <w:p w14:paraId="3651C604" w14:textId="77777777" w:rsidR="001B1934" w:rsidRPr="00CA7FD1" w:rsidRDefault="001B1934" w:rsidP="000E1A8F">
            <w:pPr>
              <w:jc w:val="left"/>
              <w:rPr>
                <w:rFonts w:ascii="Times New Roman" w:eastAsia="標楷體" w:hAnsi="Times New Roman" w:cs="Times New Roman"/>
              </w:rPr>
            </w:pPr>
            <w:r w:rsidRPr="00CA7FD1">
              <w:rPr>
                <w:rFonts w:ascii="Times New Roman" w:eastAsia="標楷體" w:hAnsi="Times New Roman" w:cs="Times New Roman"/>
              </w:rPr>
              <w:t>臺灣朱雀</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2BD71E49"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5</w:t>
            </w:r>
          </w:p>
        </w:tc>
      </w:tr>
      <w:tr w:rsidR="001B1934" w:rsidRPr="00CA7FD1" w14:paraId="2FA0B692" w14:textId="77777777" w:rsidTr="00D47637">
        <w:tblPrEx>
          <w:tblLook w:val="04A0" w:firstRow="1" w:lastRow="0" w:firstColumn="1" w:lastColumn="0" w:noHBand="0" w:noVBand="1"/>
        </w:tblPrEx>
        <w:tc>
          <w:tcPr>
            <w:tcW w:w="3161" w:type="pct"/>
          </w:tcPr>
          <w:p w14:paraId="156C3D46" w14:textId="77777777" w:rsidR="001B1934" w:rsidRPr="00CA7FD1" w:rsidRDefault="001B1934"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67</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839" w:type="pct"/>
          </w:tcPr>
          <w:p w14:paraId="259DBE78" w14:textId="77777777" w:rsidR="001B1934" w:rsidRPr="00CA7FD1" w:rsidRDefault="001B1934" w:rsidP="000E1A8F">
            <w:pPr>
              <w:rPr>
                <w:rFonts w:ascii="Times New Roman" w:eastAsia="標楷體" w:hAnsi="Times New Roman" w:cs="Times New Roman"/>
              </w:rPr>
            </w:pPr>
            <w:r w:rsidRPr="00CA7FD1">
              <w:rPr>
                <w:rFonts w:ascii="Times New Roman" w:eastAsia="標楷體" w:hAnsi="Times New Roman" w:cs="Times New Roman"/>
              </w:rPr>
              <w:t>2</w:t>
            </w:r>
            <w:r>
              <w:rPr>
                <w:rFonts w:ascii="Times New Roman" w:eastAsia="標楷體" w:hAnsi="Times New Roman" w:cs="Times New Roman"/>
              </w:rPr>
              <w:t>,</w:t>
            </w:r>
            <w:r w:rsidRPr="00CA7FD1">
              <w:rPr>
                <w:rFonts w:ascii="Times New Roman" w:eastAsia="標楷體" w:hAnsi="Times New Roman" w:cs="Times New Roman"/>
              </w:rPr>
              <w:t>178</w:t>
            </w:r>
          </w:p>
        </w:tc>
      </w:tr>
    </w:tbl>
    <w:p w14:paraId="3766AA6C" w14:textId="77777777" w:rsidR="007D0304" w:rsidRPr="00DC66F5" w:rsidRDefault="007D0304" w:rsidP="007D0304">
      <w:pPr>
        <w:rPr>
          <w:rFonts w:ascii="Times New Roman" w:eastAsia="標楷體" w:hAnsi="Times New Roman" w:cs="Times New Roman"/>
          <w:color w:val="4472C4" w:themeColor="accent5"/>
        </w:rPr>
      </w:pPr>
    </w:p>
    <w:p w14:paraId="78A4CA05"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64E72B62" w14:textId="03E6FDB3" w:rsidR="007D0304" w:rsidRPr="00D47637" w:rsidRDefault="0079792A" w:rsidP="007D0304">
      <w:pPr>
        <w:rPr>
          <w:rFonts w:ascii="Times New Roman" w:eastAsia="標楷體" w:hAnsi="Times New Roman"/>
        </w:rPr>
      </w:pPr>
      <w:bookmarkStart w:id="106" w:name="_Toc187943659"/>
      <w:r w:rsidRPr="00D47637">
        <w:rPr>
          <w:rFonts w:ascii="Times New Roman" w:eastAsia="標楷體" w:hAnsi="Times New Roman" w:cs="Times New Roman" w:hint="eastAsia"/>
        </w:rPr>
        <w:t>附表</w:t>
      </w:r>
      <w:r w:rsidR="005D1CB7" w:rsidRPr="00D47637">
        <w:rPr>
          <w:rFonts w:ascii="Times New Roman" w:eastAsia="標楷體" w:hAnsi="Times New Roman" w:cs="Times New Roman"/>
        </w:rPr>
        <w:t>8</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AC2FD5"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繁殖鳥類調查資料屬於優等之樣區中，在南投分署記錄的鳥種名錄及數量</w:t>
      </w:r>
      <w:bookmarkEnd w:id="106"/>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251"/>
        <w:gridCol w:w="3055"/>
      </w:tblGrid>
      <w:tr w:rsidR="008C7090" w:rsidRPr="001B2D3C" w14:paraId="01B894F8" w14:textId="77777777" w:rsidTr="00D47637">
        <w:tc>
          <w:tcPr>
            <w:tcW w:w="3161" w:type="pct"/>
            <w:tcBorders>
              <w:top w:val="single" w:sz="4" w:space="0" w:color="auto"/>
              <w:bottom w:val="single" w:sz="4" w:space="0" w:color="auto"/>
            </w:tcBorders>
          </w:tcPr>
          <w:p w14:paraId="0C3EA793"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鳥種</w:t>
            </w:r>
          </w:p>
        </w:tc>
        <w:tc>
          <w:tcPr>
            <w:tcW w:w="1839" w:type="pct"/>
            <w:tcBorders>
              <w:top w:val="single" w:sz="4" w:space="0" w:color="auto"/>
              <w:bottom w:val="single" w:sz="4" w:space="0" w:color="auto"/>
            </w:tcBorders>
          </w:tcPr>
          <w:p w14:paraId="13B0D3C3"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數量</w:t>
            </w:r>
            <w:r w:rsidRPr="001B2D3C">
              <w:rPr>
                <w:rFonts w:ascii="Times New Roman" w:eastAsia="標楷體" w:hAnsi="Times New Roman" w:cs="Times New Roman"/>
              </w:rPr>
              <w:t>(</w:t>
            </w:r>
            <w:proofErr w:type="gramStart"/>
            <w:r w:rsidRPr="001B2D3C">
              <w:rPr>
                <w:rFonts w:ascii="Times New Roman" w:eastAsia="標楷體" w:hAnsi="Times New Roman" w:cs="Times New Roman"/>
              </w:rPr>
              <w:t>隻次</w:t>
            </w:r>
            <w:proofErr w:type="gramEnd"/>
            <w:r w:rsidRPr="001B2D3C">
              <w:rPr>
                <w:rFonts w:ascii="Times New Roman" w:eastAsia="標楷體" w:hAnsi="Times New Roman" w:cs="Times New Roman"/>
              </w:rPr>
              <w:t>)</w:t>
            </w:r>
          </w:p>
        </w:tc>
      </w:tr>
      <w:tr w:rsidR="008C7090" w:rsidRPr="001B2D3C" w14:paraId="0B2F2552" w14:textId="77777777" w:rsidTr="00D47637">
        <w:tc>
          <w:tcPr>
            <w:tcW w:w="3161" w:type="pct"/>
            <w:tcBorders>
              <w:top w:val="single" w:sz="4" w:space="0" w:color="auto"/>
            </w:tcBorders>
          </w:tcPr>
          <w:p w14:paraId="21379941"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臺灣山鷓鴣</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Borders>
              <w:top w:val="single" w:sz="4" w:space="0" w:color="auto"/>
            </w:tcBorders>
          </w:tcPr>
          <w:p w14:paraId="12315FA6"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10</w:t>
            </w:r>
          </w:p>
        </w:tc>
      </w:tr>
      <w:tr w:rsidR="008C7090" w:rsidRPr="001B2D3C" w14:paraId="36D39591" w14:textId="77777777" w:rsidTr="00D47637">
        <w:tc>
          <w:tcPr>
            <w:tcW w:w="3161" w:type="pct"/>
          </w:tcPr>
          <w:p w14:paraId="2AB76F3E"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臺灣竹雞</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7E91B4D7"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33</w:t>
            </w:r>
          </w:p>
        </w:tc>
      </w:tr>
      <w:tr w:rsidR="008C7090" w:rsidRPr="001B2D3C" w14:paraId="4F1B4D30" w14:textId="77777777" w:rsidTr="00D47637">
        <w:tc>
          <w:tcPr>
            <w:tcW w:w="3161" w:type="pct"/>
          </w:tcPr>
          <w:p w14:paraId="6E1DA015"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珠頸斑鳩</w:t>
            </w:r>
            <w:proofErr w:type="gramEnd"/>
            <w:r w:rsidRPr="001B2D3C">
              <w:rPr>
                <w:rFonts w:ascii="Times New Roman" w:eastAsia="標楷體" w:hAnsi="Times New Roman" w:cs="Times New Roman"/>
              </w:rPr>
              <w:t xml:space="preserve"> </w:t>
            </w:r>
          </w:p>
        </w:tc>
        <w:tc>
          <w:tcPr>
            <w:tcW w:w="1839" w:type="pct"/>
          </w:tcPr>
          <w:p w14:paraId="08FC38CA"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0945E94D" w14:textId="77777777" w:rsidTr="00D47637">
        <w:tc>
          <w:tcPr>
            <w:tcW w:w="3161" w:type="pct"/>
          </w:tcPr>
          <w:p w14:paraId="656D0B6E"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翠翼</w:t>
            </w:r>
            <w:proofErr w:type="gramStart"/>
            <w:r w:rsidRPr="001B2D3C">
              <w:rPr>
                <w:rFonts w:ascii="Times New Roman" w:eastAsia="標楷體" w:hAnsi="Times New Roman" w:cs="Times New Roman"/>
              </w:rPr>
              <w:t>鳩</w:t>
            </w:r>
            <w:proofErr w:type="gramEnd"/>
            <w:r w:rsidRPr="001B2D3C">
              <w:rPr>
                <w:rFonts w:ascii="Times New Roman" w:eastAsia="標楷體" w:hAnsi="Times New Roman" w:cs="Times New Roman"/>
              </w:rPr>
              <w:t xml:space="preserve"> </w:t>
            </w:r>
          </w:p>
        </w:tc>
        <w:tc>
          <w:tcPr>
            <w:tcW w:w="1839" w:type="pct"/>
          </w:tcPr>
          <w:p w14:paraId="2BD4441D"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2</w:t>
            </w:r>
          </w:p>
        </w:tc>
      </w:tr>
      <w:tr w:rsidR="008C7090" w:rsidRPr="001B2D3C" w14:paraId="5096D277" w14:textId="77777777" w:rsidTr="00D47637">
        <w:tc>
          <w:tcPr>
            <w:tcW w:w="3161" w:type="pct"/>
          </w:tcPr>
          <w:p w14:paraId="5A13DD80"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綠</w:t>
            </w:r>
            <w:proofErr w:type="gramStart"/>
            <w:r w:rsidRPr="001B2D3C">
              <w:rPr>
                <w:rFonts w:ascii="Times New Roman" w:eastAsia="標楷體" w:hAnsi="Times New Roman" w:cs="Times New Roman"/>
              </w:rPr>
              <w:t>鳩</w:t>
            </w:r>
            <w:proofErr w:type="gramEnd"/>
            <w:r w:rsidRPr="001B2D3C">
              <w:rPr>
                <w:rFonts w:ascii="Times New Roman" w:eastAsia="標楷體" w:hAnsi="Times New Roman" w:cs="Times New Roman"/>
              </w:rPr>
              <w:t xml:space="preserve"> </w:t>
            </w:r>
          </w:p>
        </w:tc>
        <w:tc>
          <w:tcPr>
            <w:tcW w:w="1839" w:type="pct"/>
          </w:tcPr>
          <w:p w14:paraId="0245F363"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6</w:t>
            </w:r>
          </w:p>
        </w:tc>
      </w:tr>
      <w:tr w:rsidR="008C7090" w:rsidRPr="001B2D3C" w14:paraId="6959A559" w14:textId="77777777" w:rsidTr="00D47637">
        <w:tc>
          <w:tcPr>
            <w:tcW w:w="3161" w:type="pct"/>
          </w:tcPr>
          <w:p w14:paraId="4514ED3C"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鷹</w:t>
            </w:r>
            <w:proofErr w:type="gramStart"/>
            <w:r w:rsidRPr="001B2D3C">
              <w:rPr>
                <w:rFonts w:ascii="Times New Roman" w:eastAsia="標楷體" w:hAnsi="Times New Roman" w:cs="Times New Roman"/>
              </w:rPr>
              <w:t>鵑</w:t>
            </w:r>
            <w:proofErr w:type="gramEnd"/>
            <w:r w:rsidRPr="001B2D3C">
              <w:rPr>
                <w:rFonts w:ascii="Times New Roman" w:eastAsia="標楷體" w:hAnsi="Times New Roman" w:cs="Times New Roman"/>
              </w:rPr>
              <w:t xml:space="preserve"> </w:t>
            </w:r>
          </w:p>
        </w:tc>
        <w:tc>
          <w:tcPr>
            <w:tcW w:w="1839" w:type="pct"/>
          </w:tcPr>
          <w:p w14:paraId="31998394"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5</w:t>
            </w:r>
          </w:p>
        </w:tc>
      </w:tr>
      <w:tr w:rsidR="008C7090" w:rsidRPr="001B2D3C" w14:paraId="2EBADF74" w14:textId="77777777" w:rsidTr="00D47637">
        <w:tc>
          <w:tcPr>
            <w:tcW w:w="3161" w:type="pct"/>
          </w:tcPr>
          <w:p w14:paraId="2F292658"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小雨燕</w:t>
            </w:r>
            <w:r w:rsidRPr="001B2D3C">
              <w:rPr>
                <w:rFonts w:ascii="Times New Roman" w:eastAsia="標楷體" w:hAnsi="Times New Roman" w:cs="Times New Roman"/>
              </w:rPr>
              <w:t xml:space="preserve"> ※ </w:t>
            </w:r>
          </w:p>
        </w:tc>
        <w:tc>
          <w:tcPr>
            <w:tcW w:w="1839" w:type="pct"/>
          </w:tcPr>
          <w:p w14:paraId="0F6B9EE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10</w:t>
            </w:r>
          </w:p>
        </w:tc>
      </w:tr>
      <w:tr w:rsidR="008C7090" w:rsidRPr="001B2D3C" w14:paraId="46C615DC" w14:textId="77777777" w:rsidTr="00D47637">
        <w:tc>
          <w:tcPr>
            <w:tcW w:w="3161" w:type="pct"/>
          </w:tcPr>
          <w:p w14:paraId="521B2414"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大冠</w:t>
            </w:r>
            <w:proofErr w:type="gramStart"/>
            <w:r w:rsidRPr="001B2D3C">
              <w:rPr>
                <w:rFonts w:ascii="Times New Roman" w:eastAsia="標楷體" w:hAnsi="Times New Roman" w:cs="Times New Roman"/>
              </w:rPr>
              <w:t>鷲</w:t>
            </w:r>
            <w:proofErr w:type="gramEnd"/>
            <w:r w:rsidRPr="001B2D3C">
              <w:rPr>
                <w:rFonts w:ascii="Times New Roman" w:eastAsia="標楷體" w:hAnsi="Times New Roman" w:cs="Times New Roman"/>
              </w:rPr>
              <w:t xml:space="preserve"> ※ II</w:t>
            </w:r>
          </w:p>
        </w:tc>
        <w:tc>
          <w:tcPr>
            <w:tcW w:w="1839" w:type="pct"/>
          </w:tcPr>
          <w:p w14:paraId="2A3ED034"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30</w:t>
            </w:r>
          </w:p>
        </w:tc>
      </w:tr>
      <w:tr w:rsidR="008C7090" w:rsidRPr="001B2D3C" w14:paraId="7961FC56" w14:textId="77777777" w:rsidTr="00D47637">
        <w:tc>
          <w:tcPr>
            <w:tcW w:w="3161" w:type="pct"/>
          </w:tcPr>
          <w:p w14:paraId="384170E3"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林</w:t>
            </w:r>
            <w:proofErr w:type="gramStart"/>
            <w:r w:rsidRPr="001B2D3C">
              <w:rPr>
                <w:rFonts w:ascii="Times New Roman" w:eastAsia="標楷體" w:hAnsi="Times New Roman" w:cs="Times New Roman"/>
              </w:rPr>
              <w:t>鵰</w:t>
            </w:r>
            <w:proofErr w:type="gramEnd"/>
            <w:r w:rsidRPr="001B2D3C">
              <w:rPr>
                <w:rFonts w:ascii="Times New Roman" w:eastAsia="標楷體" w:hAnsi="Times New Roman" w:cs="Times New Roman"/>
              </w:rPr>
              <w:t xml:space="preserve"> II</w:t>
            </w:r>
          </w:p>
        </w:tc>
        <w:tc>
          <w:tcPr>
            <w:tcW w:w="1839" w:type="pct"/>
          </w:tcPr>
          <w:p w14:paraId="7C8E47B6"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2</w:t>
            </w:r>
          </w:p>
        </w:tc>
      </w:tr>
      <w:tr w:rsidR="008C7090" w:rsidRPr="001B2D3C" w14:paraId="63439B91" w14:textId="77777777" w:rsidTr="00D47637">
        <w:tc>
          <w:tcPr>
            <w:tcW w:w="3161" w:type="pct"/>
          </w:tcPr>
          <w:p w14:paraId="3F1A6CBF"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鳳頭蒼鷹</w:t>
            </w:r>
            <w:r w:rsidRPr="001B2D3C">
              <w:rPr>
                <w:rFonts w:ascii="Times New Roman" w:eastAsia="標楷體" w:hAnsi="Times New Roman" w:cs="Times New Roman"/>
              </w:rPr>
              <w:t xml:space="preserve"> ※ II</w:t>
            </w:r>
          </w:p>
        </w:tc>
        <w:tc>
          <w:tcPr>
            <w:tcW w:w="1839" w:type="pct"/>
          </w:tcPr>
          <w:p w14:paraId="44073330"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6</w:t>
            </w:r>
          </w:p>
        </w:tc>
      </w:tr>
      <w:tr w:rsidR="008C7090" w:rsidRPr="001B2D3C" w14:paraId="24A19D6C" w14:textId="77777777" w:rsidTr="00D47637">
        <w:tc>
          <w:tcPr>
            <w:tcW w:w="3161" w:type="pct"/>
          </w:tcPr>
          <w:p w14:paraId="33B3EF6E"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松雀鷹</w:t>
            </w:r>
            <w:r w:rsidRPr="001B2D3C">
              <w:rPr>
                <w:rFonts w:ascii="Times New Roman" w:eastAsia="標楷體" w:hAnsi="Times New Roman" w:cs="Times New Roman"/>
              </w:rPr>
              <w:t xml:space="preserve"> ※ II</w:t>
            </w:r>
          </w:p>
        </w:tc>
        <w:tc>
          <w:tcPr>
            <w:tcW w:w="1839" w:type="pct"/>
          </w:tcPr>
          <w:p w14:paraId="0E426822"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1FA3FA02" w14:textId="77777777" w:rsidTr="00D47637">
        <w:tc>
          <w:tcPr>
            <w:tcW w:w="3161" w:type="pct"/>
          </w:tcPr>
          <w:p w14:paraId="6720ED22"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鵂鶹</w:t>
            </w:r>
            <w:proofErr w:type="gramEnd"/>
            <w:r w:rsidRPr="001B2D3C">
              <w:rPr>
                <w:rFonts w:ascii="Times New Roman" w:eastAsia="標楷體" w:hAnsi="Times New Roman" w:cs="Times New Roman"/>
              </w:rPr>
              <w:t xml:space="preserve"> ※ II</w:t>
            </w:r>
          </w:p>
        </w:tc>
        <w:tc>
          <w:tcPr>
            <w:tcW w:w="1839" w:type="pct"/>
          </w:tcPr>
          <w:p w14:paraId="36B6D8B2"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4</w:t>
            </w:r>
          </w:p>
        </w:tc>
      </w:tr>
      <w:tr w:rsidR="008C7090" w:rsidRPr="001B2D3C" w14:paraId="0B8D62C0" w14:textId="77777777" w:rsidTr="00D47637">
        <w:tc>
          <w:tcPr>
            <w:tcW w:w="3161" w:type="pct"/>
          </w:tcPr>
          <w:p w14:paraId="70BAF44B"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五色鳥</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1DA63008"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142</w:t>
            </w:r>
          </w:p>
        </w:tc>
      </w:tr>
      <w:tr w:rsidR="008C7090" w:rsidRPr="001B2D3C" w14:paraId="5F641297" w14:textId="77777777" w:rsidTr="00D47637">
        <w:tc>
          <w:tcPr>
            <w:tcW w:w="3161" w:type="pct"/>
          </w:tcPr>
          <w:p w14:paraId="4A1209EF"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小啄木</w:t>
            </w:r>
            <w:proofErr w:type="gramEnd"/>
            <w:r w:rsidRPr="001B2D3C">
              <w:rPr>
                <w:rFonts w:ascii="Times New Roman" w:eastAsia="標楷體" w:hAnsi="Times New Roman" w:cs="Times New Roman"/>
              </w:rPr>
              <w:t xml:space="preserve"> </w:t>
            </w:r>
          </w:p>
        </w:tc>
        <w:tc>
          <w:tcPr>
            <w:tcW w:w="1839" w:type="pct"/>
          </w:tcPr>
          <w:p w14:paraId="66622CF8"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0CC2E4C7" w14:textId="77777777" w:rsidTr="00D47637">
        <w:tc>
          <w:tcPr>
            <w:tcW w:w="3161" w:type="pct"/>
          </w:tcPr>
          <w:p w14:paraId="1D2A054C"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灰喉山椒</w:t>
            </w:r>
            <w:proofErr w:type="gramEnd"/>
            <w:r w:rsidRPr="001B2D3C">
              <w:rPr>
                <w:rFonts w:ascii="Times New Roman" w:eastAsia="標楷體" w:hAnsi="Times New Roman" w:cs="Times New Roman"/>
              </w:rPr>
              <w:t>鳥</w:t>
            </w:r>
            <w:r w:rsidRPr="001B2D3C">
              <w:rPr>
                <w:rFonts w:ascii="Times New Roman" w:eastAsia="標楷體" w:hAnsi="Times New Roman" w:cs="Times New Roman"/>
              </w:rPr>
              <w:t xml:space="preserve"> </w:t>
            </w:r>
          </w:p>
        </w:tc>
        <w:tc>
          <w:tcPr>
            <w:tcW w:w="1839" w:type="pct"/>
          </w:tcPr>
          <w:p w14:paraId="2E4AF5C2"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7</w:t>
            </w:r>
          </w:p>
        </w:tc>
      </w:tr>
      <w:tr w:rsidR="008C7090" w:rsidRPr="001B2D3C" w14:paraId="6FF3BCC2" w14:textId="77777777" w:rsidTr="00D47637">
        <w:tc>
          <w:tcPr>
            <w:tcW w:w="3161" w:type="pct"/>
          </w:tcPr>
          <w:p w14:paraId="2BCF5CD8"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綠畫眉</w:t>
            </w:r>
            <w:r w:rsidRPr="001B2D3C">
              <w:rPr>
                <w:rFonts w:ascii="Times New Roman" w:eastAsia="標楷體" w:hAnsi="Times New Roman" w:cs="Times New Roman"/>
              </w:rPr>
              <w:t xml:space="preserve"> </w:t>
            </w:r>
          </w:p>
        </w:tc>
        <w:tc>
          <w:tcPr>
            <w:tcW w:w="1839" w:type="pct"/>
          </w:tcPr>
          <w:p w14:paraId="4D2A6F1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63ABE748" w14:textId="77777777" w:rsidTr="00D47637">
        <w:tc>
          <w:tcPr>
            <w:tcW w:w="3161" w:type="pct"/>
          </w:tcPr>
          <w:p w14:paraId="749D59A8"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大卷尾</w:t>
            </w:r>
            <w:r w:rsidRPr="001B2D3C">
              <w:rPr>
                <w:rFonts w:ascii="Times New Roman" w:eastAsia="標楷體" w:hAnsi="Times New Roman" w:cs="Times New Roman"/>
              </w:rPr>
              <w:t xml:space="preserve"> ※ </w:t>
            </w:r>
          </w:p>
        </w:tc>
        <w:tc>
          <w:tcPr>
            <w:tcW w:w="1839" w:type="pct"/>
          </w:tcPr>
          <w:p w14:paraId="41AEA2E4"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535CA4D0" w14:textId="77777777" w:rsidTr="00D47637">
        <w:tc>
          <w:tcPr>
            <w:tcW w:w="3161" w:type="pct"/>
          </w:tcPr>
          <w:p w14:paraId="54D4A8EB"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小卷尾</w:t>
            </w:r>
            <w:r w:rsidRPr="001B2D3C">
              <w:rPr>
                <w:rFonts w:ascii="Times New Roman" w:eastAsia="標楷體" w:hAnsi="Times New Roman" w:cs="Times New Roman"/>
              </w:rPr>
              <w:t xml:space="preserve"> ※ </w:t>
            </w:r>
          </w:p>
        </w:tc>
        <w:tc>
          <w:tcPr>
            <w:tcW w:w="1839" w:type="pct"/>
          </w:tcPr>
          <w:p w14:paraId="14B73443"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14</w:t>
            </w:r>
          </w:p>
        </w:tc>
      </w:tr>
      <w:tr w:rsidR="008C7090" w:rsidRPr="001B2D3C" w14:paraId="37D12816" w14:textId="77777777" w:rsidTr="00D47637">
        <w:tc>
          <w:tcPr>
            <w:tcW w:w="3161" w:type="pct"/>
          </w:tcPr>
          <w:p w14:paraId="242B9B6D"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黑枕藍鶲</w:t>
            </w:r>
            <w:proofErr w:type="gramEnd"/>
            <w:r w:rsidRPr="001B2D3C">
              <w:rPr>
                <w:rFonts w:ascii="Times New Roman" w:eastAsia="標楷體" w:hAnsi="Times New Roman" w:cs="Times New Roman"/>
              </w:rPr>
              <w:t xml:space="preserve"> ※ </w:t>
            </w:r>
          </w:p>
        </w:tc>
        <w:tc>
          <w:tcPr>
            <w:tcW w:w="1839" w:type="pct"/>
          </w:tcPr>
          <w:p w14:paraId="049734CC"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23</w:t>
            </w:r>
          </w:p>
        </w:tc>
      </w:tr>
      <w:tr w:rsidR="008C7090" w:rsidRPr="001B2D3C" w14:paraId="6304A8B9" w14:textId="77777777" w:rsidTr="00D47637">
        <w:tc>
          <w:tcPr>
            <w:tcW w:w="3161" w:type="pct"/>
          </w:tcPr>
          <w:p w14:paraId="6DFBB3C0"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松</w:t>
            </w:r>
            <w:proofErr w:type="gramStart"/>
            <w:r w:rsidRPr="001B2D3C">
              <w:rPr>
                <w:rFonts w:ascii="Times New Roman" w:eastAsia="標楷體" w:hAnsi="Times New Roman" w:cs="Times New Roman"/>
              </w:rPr>
              <w:t>鴉</w:t>
            </w:r>
            <w:proofErr w:type="gramEnd"/>
            <w:r w:rsidRPr="001B2D3C">
              <w:rPr>
                <w:rFonts w:ascii="Times New Roman" w:eastAsia="標楷體" w:hAnsi="Times New Roman" w:cs="Times New Roman"/>
              </w:rPr>
              <w:t xml:space="preserve"> ※ </w:t>
            </w:r>
          </w:p>
        </w:tc>
        <w:tc>
          <w:tcPr>
            <w:tcW w:w="1839" w:type="pct"/>
          </w:tcPr>
          <w:p w14:paraId="626BF78C"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13</w:t>
            </w:r>
          </w:p>
        </w:tc>
      </w:tr>
      <w:tr w:rsidR="008C7090" w:rsidRPr="001B2D3C" w14:paraId="0A97A215" w14:textId="77777777" w:rsidTr="00D47637">
        <w:tc>
          <w:tcPr>
            <w:tcW w:w="3161" w:type="pct"/>
          </w:tcPr>
          <w:p w14:paraId="44C9AC81"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臺灣藍鵲</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77A185D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7BE34CBF" w14:textId="77777777" w:rsidTr="00D47637">
        <w:tc>
          <w:tcPr>
            <w:tcW w:w="3161" w:type="pct"/>
          </w:tcPr>
          <w:p w14:paraId="7631BC8B"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樹鵲</w:t>
            </w:r>
            <w:r w:rsidRPr="001B2D3C">
              <w:rPr>
                <w:rFonts w:ascii="Times New Roman" w:eastAsia="標楷體" w:hAnsi="Times New Roman" w:cs="Times New Roman"/>
              </w:rPr>
              <w:t xml:space="preserve"> ※ </w:t>
            </w:r>
          </w:p>
        </w:tc>
        <w:tc>
          <w:tcPr>
            <w:tcW w:w="1839" w:type="pct"/>
          </w:tcPr>
          <w:p w14:paraId="42E23A4C"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57</w:t>
            </w:r>
          </w:p>
        </w:tc>
      </w:tr>
      <w:tr w:rsidR="008C7090" w:rsidRPr="001B2D3C" w14:paraId="17ADFB3C" w14:textId="77777777" w:rsidTr="00D47637">
        <w:tc>
          <w:tcPr>
            <w:tcW w:w="3161" w:type="pct"/>
          </w:tcPr>
          <w:p w14:paraId="5A04451B"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星</w:t>
            </w:r>
            <w:proofErr w:type="gramStart"/>
            <w:r w:rsidRPr="001B2D3C">
              <w:rPr>
                <w:rFonts w:ascii="Times New Roman" w:eastAsia="標楷體" w:hAnsi="Times New Roman" w:cs="Times New Roman"/>
              </w:rPr>
              <w:t>鴉</w:t>
            </w:r>
            <w:proofErr w:type="gramEnd"/>
            <w:r w:rsidRPr="001B2D3C">
              <w:rPr>
                <w:rFonts w:ascii="Times New Roman" w:eastAsia="標楷體" w:hAnsi="Times New Roman" w:cs="Times New Roman"/>
              </w:rPr>
              <w:t xml:space="preserve"> ※ </w:t>
            </w:r>
          </w:p>
        </w:tc>
        <w:tc>
          <w:tcPr>
            <w:tcW w:w="1839" w:type="pct"/>
          </w:tcPr>
          <w:p w14:paraId="40C3194A"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2</w:t>
            </w:r>
          </w:p>
        </w:tc>
      </w:tr>
      <w:tr w:rsidR="008C7090" w:rsidRPr="001B2D3C" w14:paraId="455EA213" w14:textId="77777777" w:rsidTr="00D47637">
        <w:tc>
          <w:tcPr>
            <w:tcW w:w="3161" w:type="pct"/>
          </w:tcPr>
          <w:p w14:paraId="088BEDFD"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巨嘴</w:t>
            </w:r>
            <w:proofErr w:type="gramStart"/>
            <w:r w:rsidRPr="001B2D3C">
              <w:rPr>
                <w:rFonts w:ascii="Times New Roman" w:eastAsia="標楷體" w:hAnsi="Times New Roman" w:cs="Times New Roman"/>
              </w:rPr>
              <w:t>鴉</w:t>
            </w:r>
            <w:proofErr w:type="gramEnd"/>
            <w:r w:rsidRPr="001B2D3C">
              <w:rPr>
                <w:rFonts w:ascii="Times New Roman" w:eastAsia="標楷體" w:hAnsi="Times New Roman" w:cs="Times New Roman"/>
              </w:rPr>
              <w:t xml:space="preserve"> </w:t>
            </w:r>
          </w:p>
        </w:tc>
        <w:tc>
          <w:tcPr>
            <w:tcW w:w="1839" w:type="pct"/>
          </w:tcPr>
          <w:p w14:paraId="56CB03D3"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15</w:t>
            </w:r>
          </w:p>
        </w:tc>
      </w:tr>
      <w:tr w:rsidR="008C7090" w:rsidRPr="001B2D3C" w14:paraId="38D3CA14" w14:textId="77777777" w:rsidTr="00D47637">
        <w:tc>
          <w:tcPr>
            <w:tcW w:w="3161" w:type="pct"/>
          </w:tcPr>
          <w:p w14:paraId="5A7C865F"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青背山雀</w:t>
            </w:r>
            <w:proofErr w:type="gramEnd"/>
            <w:r w:rsidRPr="001B2D3C">
              <w:rPr>
                <w:rFonts w:ascii="Times New Roman" w:eastAsia="標楷體" w:hAnsi="Times New Roman" w:cs="Times New Roman"/>
              </w:rPr>
              <w:t xml:space="preserve"> ※ III</w:t>
            </w:r>
          </w:p>
        </w:tc>
        <w:tc>
          <w:tcPr>
            <w:tcW w:w="1839" w:type="pct"/>
          </w:tcPr>
          <w:p w14:paraId="6FE82B58"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18</w:t>
            </w:r>
          </w:p>
        </w:tc>
      </w:tr>
      <w:tr w:rsidR="008C7090" w:rsidRPr="001B2D3C" w14:paraId="19AE40CF" w14:textId="77777777" w:rsidTr="00D47637">
        <w:tc>
          <w:tcPr>
            <w:tcW w:w="3161" w:type="pct"/>
          </w:tcPr>
          <w:p w14:paraId="2FFC2587"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褐頭</w:t>
            </w:r>
            <w:proofErr w:type="gramStart"/>
            <w:r w:rsidRPr="001B2D3C">
              <w:rPr>
                <w:rFonts w:ascii="Times New Roman" w:eastAsia="標楷體" w:hAnsi="Times New Roman" w:cs="Times New Roman"/>
              </w:rPr>
              <w:t>鷦</w:t>
            </w:r>
            <w:proofErr w:type="gramEnd"/>
            <w:r w:rsidRPr="001B2D3C">
              <w:rPr>
                <w:rFonts w:ascii="Times New Roman" w:eastAsia="標楷體" w:hAnsi="Times New Roman" w:cs="Times New Roman"/>
              </w:rPr>
              <w:t>鶯</w:t>
            </w:r>
            <w:r w:rsidRPr="001B2D3C">
              <w:rPr>
                <w:rFonts w:ascii="Times New Roman" w:eastAsia="標楷體" w:hAnsi="Times New Roman" w:cs="Times New Roman"/>
              </w:rPr>
              <w:t xml:space="preserve"> ※ </w:t>
            </w:r>
          </w:p>
        </w:tc>
        <w:tc>
          <w:tcPr>
            <w:tcW w:w="1839" w:type="pct"/>
          </w:tcPr>
          <w:p w14:paraId="4B6FC390"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155CA924" w14:textId="77777777" w:rsidTr="00D47637">
        <w:tc>
          <w:tcPr>
            <w:tcW w:w="3161" w:type="pct"/>
          </w:tcPr>
          <w:p w14:paraId="4CF90257"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臺灣</w:t>
            </w:r>
            <w:proofErr w:type="gramStart"/>
            <w:r w:rsidRPr="001B2D3C">
              <w:rPr>
                <w:rFonts w:ascii="Times New Roman" w:eastAsia="標楷體" w:hAnsi="Times New Roman" w:cs="Times New Roman"/>
              </w:rPr>
              <w:t>叢樹鶯</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1075E19B"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68E0AC80" w14:textId="77777777" w:rsidTr="00D47637">
        <w:tblPrEx>
          <w:tblLook w:val="04A0" w:firstRow="1" w:lastRow="0" w:firstColumn="1" w:lastColumn="0" w:noHBand="0" w:noVBand="1"/>
        </w:tblPrEx>
        <w:tc>
          <w:tcPr>
            <w:tcW w:w="3161" w:type="pct"/>
          </w:tcPr>
          <w:p w14:paraId="4F6B10F7"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臺灣</w:t>
            </w:r>
            <w:proofErr w:type="gramStart"/>
            <w:r w:rsidRPr="001B2D3C">
              <w:rPr>
                <w:rFonts w:ascii="Times New Roman" w:eastAsia="標楷體" w:hAnsi="Times New Roman" w:cs="Times New Roman"/>
              </w:rPr>
              <w:t>鷦</w:t>
            </w:r>
            <w:proofErr w:type="gramEnd"/>
            <w:r w:rsidRPr="001B2D3C">
              <w:rPr>
                <w:rFonts w:ascii="Times New Roman" w:eastAsia="標楷體" w:hAnsi="Times New Roman" w:cs="Times New Roman"/>
              </w:rPr>
              <w:t>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377D9C44"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5</w:t>
            </w:r>
          </w:p>
        </w:tc>
      </w:tr>
      <w:tr w:rsidR="008C7090" w:rsidRPr="001B2D3C" w14:paraId="4FEA87BB" w14:textId="77777777" w:rsidTr="00D47637">
        <w:tblPrEx>
          <w:tblLook w:val="04A0" w:firstRow="1" w:lastRow="0" w:firstColumn="1" w:lastColumn="0" w:noHBand="0" w:noVBand="1"/>
        </w:tblPrEx>
        <w:tc>
          <w:tcPr>
            <w:tcW w:w="3161" w:type="pct"/>
          </w:tcPr>
          <w:p w14:paraId="0E469580"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家燕</w:t>
            </w:r>
            <w:r w:rsidRPr="001B2D3C">
              <w:rPr>
                <w:rFonts w:ascii="Times New Roman" w:eastAsia="標楷體" w:hAnsi="Times New Roman" w:cs="Times New Roman"/>
              </w:rPr>
              <w:t xml:space="preserve"> </w:t>
            </w:r>
          </w:p>
        </w:tc>
        <w:tc>
          <w:tcPr>
            <w:tcW w:w="1839" w:type="pct"/>
          </w:tcPr>
          <w:p w14:paraId="2FCC6925"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4</w:t>
            </w:r>
          </w:p>
        </w:tc>
      </w:tr>
      <w:tr w:rsidR="008C7090" w:rsidRPr="001B2D3C" w14:paraId="081870CF" w14:textId="77777777" w:rsidTr="00D47637">
        <w:tblPrEx>
          <w:tblLook w:val="04A0" w:firstRow="1" w:lastRow="0" w:firstColumn="1" w:lastColumn="0" w:noHBand="0" w:noVBand="1"/>
        </w:tblPrEx>
        <w:tc>
          <w:tcPr>
            <w:tcW w:w="3161" w:type="pct"/>
          </w:tcPr>
          <w:p w14:paraId="73660239"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洋燕</w:t>
            </w:r>
            <w:r w:rsidRPr="001B2D3C">
              <w:rPr>
                <w:rFonts w:ascii="Times New Roman" w:eastAsia="標楷體" w:hAnsi="Times New Roman" w:cs="Times New Roman"/>
              </w:rPr>
              <w:t xml:space="preserve"> </w:t>
            </w:r>
          </w:p>
        </w:tc>
        <w:tc>
          <w:tcPr>
            <w:tcW w:w="1839" w:type="pct"/>
          </w:tcPr>
          <w:p w14:paraId="0AFF883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21</w:t>
            </w:r>
          </w:p>
        </w:tc>
      </w:tr>
      <w:tr w:rsidR="008C7090" w:rsidRPr="001B2D3C" w14:paraId="6C50398F" w14:textId="77777777" w:rsidTr="00D47637">
        <w:tblPrEx>
          <w:tblLook w:val="04A0" w:firstRow="1" w:lastRow="0" w:firstColumn="1" w:lastColumn="0" w:noHBand="0" w:noVBand="1"/>
        </w:tblPrEx>
        <w:tc>
          <w:tcPr>
            <w:tcW w:w="3161" w:type="pct"/>
          </w:tcPr>
          <w:p w14:paraId="2CAC60BC"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白環</w:t>
            </w:r>
            <w:proofErr w:type="gramStart"/>
            <w:r w:rsidRPr="001B2D3C">
              <w:rPr>
                <w:rFonts w:ascii="Times New Roman" w:eastAsia="標楷體" w:hAnsi="Times New Roman" w:cs="Times New Roman"/>
              </w:rPr>
              <w:t>鸚</w:t>
            </w:r>
            <w:proofErr w:type="gramEnd"/>
            <w:r w:rsidRPr="001B2D3C">
              <w:rPr>
                <w:rFonts w:ascii="Times New Roman" w:eastAsia="標楷體" w:hAnsi="Times New Roman" w:cs="Times New Roman"/>
              </w:rPr>
              <w:t>嘴</w:t>
            </w:r>
            <w:proofErr w:type="gramStart"/>
            <w:r w:rsidRPr="001B2D3C">
              <w:rPr>
                <w:rFonts w:ascii="Times New Roman" w:eastAsia="標楷體" w:hAnsi="Times New Roman" w:cs="Times New Roman"/>
              </w:rPr>
              <w:t>鵯</w:t>
            </w:r>
            <w:proofErr w:type="gramEnd"/>
            <w:r w:rsidRPr="001B2D3C">
              <w:rPr>
                <w:rFonts w:ascii="Times New Roman" w:eastAsia="標楷體" w:hAnsi="Times New Roman" w:cs="Times New Roman"/>
              </w:rPr>
              <w:t xml:space="preserve"> ※ </w:t>
            </w:r>
          </w:p>
        </w:tc>
        <w:tc>
          <w:tcPr>
            <w:tcW w:w="1839" w:type="pct"/>
          </w:tcPr>
          <w:p w14:paraId="03659D4D"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12</w:t>
            </w:r>
          </w:p>
        </w:tc>
      </w:tr>
      <w:tr w:rsidR="008C7090" w:rsidRPr="001B2D3C" w14:paraId="129237E7" w14:textId="77777777" w:rsidTr="00D47637">
        <w:tblPrEx>
          <w:tblLook w:val="04A0" w:firstRow="1" w:lastRow="0" w:firstColumn="1" w:lastColumn="0" w:noHBand="0" w:noVBand="1"/>
        </w:tblPrEx>
        <w:tc>
          <w:tcPr>
            <w:tcW w:w="3161" w:type="pct"/>
          </w:tcPr>
          <w:p w14:paraId="5CBD11B1"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白頭翁</w:t>
            </w:r>
            <w:r w:rsidRPr="001B2D3C">
              <w:rPr>
                <w:rFonts w:ascii="Times New Roman" w:eastAsia="標楷體" w:hAnsi="Times New Roman" w:cs="Times New Roman"/>
              </w:rPr>
              <w:t xml:space="preserve"> ※ </w:t>
            </w:r>
          </w:p>
        </w:tc>
        <w:tc>
          <w:tcPr>
            <w:tcW w:w="1839" w:type="pct"/>
          </w:tcPr>
          <w:p w14:paraId="685150B6"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41</w:t>
            </w:r>
          </w:p>
        </w:tc>
      </w:tr>
      <w:tr w:rsidR="008C7090" w:rsidRPr="001B2D3C" w14:paraId="4AB235D5" w14:textId="77777777" w:rsidTr="00D47637">
        <w:tblPrEx>
          <w:tblLook w:val="04A0" w:firstRow="1" w:lastRow="0" w:firstColumn="1" w:lastColumn="0" w:noHBand="0" w:noVBand="1"/>
        </w:tblPrEx>
        <w:tc>
          <w:tcPr>
            <w:tcW w:w="3161" w:type="pct"/>
          </w:tcPr>
          <w:p w14:paraId="0E774DF8"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紅嘴黑</w:t>
            </w:r>
            <w:proofErr w:type="gramStart"/>
            <w:r w:rsidRPr="001B2D3C">
              <w:rPr>
                <w:rFonts w:ascii="Times New Roman" w:eastAsia="標楷體" w:hAnsi="Times New Roman" w:cs="Times New Roman"/>
              </w:rPr>
              <w:t>鵯</w:t>
            </w:r>
            <w:proofErr w:type="gramEnd"/>
            <w:r w:rsidRPr="001B2D3C">
              <w:rPr>
                <w:rFonts w:ascii="Times New Roman" w:eastAsia="標楷體" w:hAnsi="Times New Roman" w:cs="Times New Roman"/>
              </w:rPr>
              <w:t xml:space="preserve"> ※ </w:t>
            </w:r>
          </w:p>
        </w:tc>
        <w:tc>
          <w:tcPr>
            <w:tcW w:w="1839" w:type="pct"/>
          </w:tcPr>
          <w:p w14:paraId="4907C8E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148</w:t>
            </w:r>
          </w:p>
        </w:tc>
      </w:tr>
      <w:tr w:rsidR="008C7090" w:rsidRPr="001B2D3C" w14:paraId="6215CC13" w14:textId="77777777" w:rsidTr="00D47637">
        <w:tblPrEx>
          <w:tblLook w:val="04A0" w:firstRow="1" w:lastRow="0" w:firstColumn="1" w:lastColumn="0" w:noHBand="0" w:noVBand="1"/>
        </w:tblPrEx>
        <w:tc>
          <w:tcPr>
            <w:tcW w:w="3161" w:type="pct"/>
          </w:tcPr>
          <w:p w14:paraId="31C7FAE8"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棕面鶯</w:t>
            </w:r>
            <w:proofErr w:type="gramEnd"/>
            <w:r w:rsidRPr="001B2D3C">
              <w:rPr>
                <w:rFonts w:ascii="Times New Roman" w:eastAsia="標楷體" w:hAnsi="Times New Roman" w:cs="Times New Roman"/>
              </w:rPr>
              <w:t xml:space="preserve"> </w:t>
            </w:r>
          </w:p>
        </w:tc>
        <w:tc>
          <w:tcPr>
            <w:tcW w:w="1839" w:type="pct"/>
          </w:tcPr>
          <w:p w14:paraId="48B8515A"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51</w:t>
            </w:r>
          </w:p>
        </w:tc>
      </w:tr>
      <w:tr w:rsidR="008C7090" w:rsidRPr="001B2D3C" w14:paraId="7707D87B" w14:textId="77777777" w:rsidTr="00D47637">
        <w:tblPrEx>
          <w:tblLook w:val="04A0" w:firstRow="1" w:lastRow="0" w:firstColumn="1" w:lastColumn="0" w:noHBand="0" w:noVBand="1"/>
        </w:tblPrEx>
        <w:tc>
          <w:tcPr>
            <w:tcW w:w="3161" w:type="pct"/>
          </w:tcPr>
          <w:p w14:paraId="7942E1B2"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冠羽畫眉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4F43CC77"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143</w:t>
            </w:r>
          </w:p>
        </w:tc>
      </w:tr>
      <w:tr w:rsidR="008C7090" w:rsidRPr="001B2D3C" w14:paraId="1C626E55" w14:textId="77777777" w:rsidTr="00D47637">
        <w:tblPrEx>
          <w:tblLook w:val="04A0" w:firstRow="1" w:lastRow="0" w:firstColumn="1" w:lastColumn="0" w:noHBand="0" w:noVBand="1"/>
        </w:tblPrEx>
        <w:tc>
          <w:tcPr>
            <w:tcW w:w="3161" w:type="pct"/>
          </w:tcPr>
          <w:p w14:paraId="0308CC11"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斯氏繡眼</w:t>
            </w:r>
            <w:r w:rsidRPr="001B2D3C">
              <w:rPr>
                <w:rFonts w:ascii="Times New Roman" w:eastAsia="標楷體" w:hAnsi="Times New Roman" w:cs="Times New Roman"/>
              </w:rPr>
              <w:t xml:space="preserve"> </w:t>
            </w:r>
          </w:p>
        </w:tc>
        <w:tc>
          <w:tcPr>
            <w:tcW w:w="1839" w:type="pct"/>
          </w:tcPr>
          <w:p w14:paraId="462F371F"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45</w:t>
            </w:r>
          </w:p>
        </w:tc>
      </w:tr>
      <w:tr w:rsidR="008C7090" w:rsidRPr="001B2D3C" w14:paraId="4965A5FF" w14:textId="77777777" w:rsidTr="00D47637">
        <w:tblPrEx>
          <w:tblLook w:val="04A0" w:firstRow="1" w:lastRow="0" w:firstColumn="1" w:lastColumn="0" w:noHBand="0" w:noVBand="1"/>
        </w:tblPrEx>
        <w:tc>
          <w:tcPr>
            <w:tcW w:w="3161" w:type="pct"/>
          </w:tcPr>
          <w:p w14:paraId="072F616A"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山紅頭</w:t>
            </w:r>
            <w:r w:rsidRPr="001B2D3C">
              <w:rPr>
                <w:rFonts w:ascii="Times New Roman" w:eastAsia="標楷體" w:hAnsi="Times New Roman" w:cs="Times New Roman"/>
              </w:rPr>
              <w:t xml:space="preserve"> ※ </w:t>
            </w:r>
          </w:p>
        </w:tc>
        <w:tc>
          <w:tcPr>
            <w:tcW w:w="1839" w:type="pct"/>
          </w:tcPr>
          <w:p w14:paraId="2F5ACC8A"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62</w:t>
            </w:r>
          </w:p>
        </w:tc>
      </w:tr>
      <w:tr w:rsidR="008C7090" w:rsidRPr="001B2D3C" w14:paraId="77DF12F1" w14:textId="77777777" w:rsidTr="00D47637">
        <w:tblPrEx>
          <w:tblLook w:val="04A0" w:firstRow="1" w:lastRow="0" w:firstColumn="1" w:lastColumn="0" w:noHBand="0" w:noVBand="1"/>
        </w:tblPrEx>
        <w:tc>
          <w:tcPr>
            <w:tcW w:w="3161" w:type="pct"/>
          </w:tcPr>
          <w:p w14:paraId="5B9DF5A3"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小彎嘴</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588B6CF0"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8</w:t>
            </w:r>
          </w:p>
        </w:tc>
      </w:tr>
      <w:tr w:rsidR="008C7090" w:rsidRPr="001B2D3C" w14:paraId="01F4A275" w14:textId="77777777" w:rsidTr="00D47637">
        <w:tblPrEx>
          <w:tblLook w:val="04A0" w:firstRow="1" w:lastRow="0" w:firstColumn="1" w:lastColumn="0" w:noHBand="0" w:noVBand="1"/>
        </w:tblPrEx>
        <w:tc>
          <w:tcPr>
            <w:tcW w:w="3161" w:type="pct"/>
          </w:tcPr>
          <w:p w14:paraId="43E6AD00"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大彎嘴</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050A94A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7</w:t>
            </w:r>
          </w:p>
        </w:tc>
      </w:tr>
      <w:tr w:rsidR="008C7090" w:rsidRPr="001B2D3C" w14:paraId="67F10061" w14:textId="77777777" w:rsidTr="00D47637">
        <w:tblPrEx>
          <w:tblLook w:val="04A0" w:firstRow="1" w:lastRow="0" w:firstColumn="1" w:lastColumn="0" w:noHBand="0" w:noVBand="1"/>
        </w:tblPrEx>
        <w:tc>
          <w:tcPr>
            <w:tcW w:w="3161" w:type="pct"/>
          </w:tcPr>
          <w:p w14:paraId="21091E4D"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頭烏線</w:t>
            </w:r>
            <w:proofErr w:type="gramEnd"/>
            <w:r w:rsidRPr="001B2D3C">
              <w:rPr>
                <w:rFonts w:ascii="Times New Roman" w:eastAsia="標楷體" w:hAnsi="Times New Roman" w:cs="Times New Roman"/>
              </w:rPr>
              <w:t xml:space="preserve"> ※ </w:t>
            </w:r>
          </w:p>
        </w:tc>
        <w:tc>
          <w:tcPr>
            <w:tcW w:w="1839" w:type="pct"/>
          </w:tcPr>
          <w:p w14:paraId="18FE1ED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7</w:t>
            </w:r>
          </w:p>
        </w:tc>
      </w:tr>
      <w:tr w:rsidR="008C7090" w:rsidRPr="001B2D3C" w14:paraId="73067E1B" w14:textId="77777777" w:rsidTr="00D47637">
        <w:tblPrEx>
          <w:tblLook w:val="04A0" w:firstRow="1" w:lastRow="0" w:firstColumn="1" w:lastColumn="0" w:noHBand="0" w:noVBand="1"/>
        </w:tblPrEx>
        <w:tc>
          <w:tcPr>
            <w:tcW w:w="3161" w:type="pct"/>
          </w:tcPr>
          <w:p w14:paraId="23A87BE1"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繡眼畫眉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0B270564"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119</w:t>
            </w:r>
          </w:p>
        </w:tc>
      </w:tr>
      <w:tr w:rsidR="008C7090" w:rsidRPr="001B2D3C" w14:paraId="6524E35F" w14:textId="77777777" w:rsidTr="00D47637">
        <w:tblPrEx>
          <w:tblLook w:val="04A0" w:firstRow="1" w:lastRow="0" w:firstColumn="1" w:lastColumn="0" w:noHBand="0" w:noVBand="1"/>
        </w:tblPrEx>
        <w:tc>
          <w:tcPr>
            <w:tcW w:w="3161" w:type="pct"/>
          </w:tcPr>
          <w:p w14:paraId="5B20B52A"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臺灣噪眉</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05032812"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0486C592" w14:textId="77777777" w:rsidTr="00D47637">
        <w:tblPrEx>
          <w:tblLook w:val="04A0" w:firstRow="1" w:lastRow="0" w:firstColumn="1" w:lastColumn="0" w:noHBand="0" w:noVBand="1"/>
        </w:tblPrEx>
        <w:tc>
          <w:tcPr>
            <w:tcW w:w="3161" w:type="pct"/>
          </w:tcPr>
          <w:p w14:paraId="5333B37D"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白耳畫眉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32D084E3"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207</w:t>
            </w:r>
          </w:p>
        </w:tc>
      </w:tr>
      <w:tr w:rsidR="008C7090" w:rsidRPr="001B2D3C" w14:paraId="2537E4B6" w14:textId="77777777" w:rsidTr="00D47637">
        <w:tblPrEx>
          <w:tblLook w:val="04A0" w:firstRow="1" w:lastRow="0" w:firstColumn="1" w:lastColumn="0" w:noHBand="0" w:noVBand="1"/>
        </w:tblPrEx>
        <w:tc>
          <w:tcPr>
            <w:tcW w:w="3161" w:type="pct"/>
          </w:tcPr>
          <w:p w14:paraId="41562D7F"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黃胸</w:t>
            </w:r>
            <w:proofErr w:type="gramStart"/>
            <w:r w:rsidRPr="001B2D3C">
              <w:rPr>
                <w:rFonts w:ascii="Times New Roman" w:eastAsia="標楷體" w:hAnsi="Times New Roman" w:cs="Times New Roman"/>
              </w:rPr>
              <w:t>藪</w:t>
            </w:r>
            <w:proofErr w:type="gramEnd"/>
            <w:r w:rsidRPr="001B2D3C">
              <w:rPr>
                <w:rFonts w:ascii="Times New Roman" w:eastAsia="標楷體" w:hAnsi="Times New Roman" w:cs="Times New Roman"/>
              </w:rPr>
              <w:t>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2DF182E9"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61</w:t>
            </w:r>
          </w:p>
        </w:tc>
      </w:tr>
      <w:tr w:rsidR="008C7090" w:rsidRPr="001B2D3C" w14:paraId="4FD06EDE" w14:textId="77777777" w:rsidTr="00D47637">
        <w:tblPrEx>
          <w:tblLook w:val="04A0" w:firstRow="1" w:lastRow="0" w:firstColumn="1" w:lastColumn="0" w:noHBand="0" w:noVBand="1"/>
        </w:tblPrEx>
        <w:tc>
          <w:tcPr>
            <w:tcW w:w="3161" w:type="pct"/>
          </w:tcPr>
          <w:p w14:paraId="6C4DD934"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臺灣畫眉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1839" w:type="pct"/>
          </w:tcPr>
          <w:p w14:paraId="70BE4E58"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1990282A" w14:textId="77777777" w:rsidTr="00D47637">
        <w:tblPrEx>
          <w:tblLook w:val="04A0" w:firstRow="1" w:lastRow="0" w:firstColumn="1" w:lastColumn="0" w:noHBand="0" w:noVBand="1"/>
        </w:tblPrEx>
        <w:tc>
          <w:tcPr>
            <w:tcW w:w="3161" w:type="pct"/>
          </w:tcPr>
          <w:p w14:paraId="0A3A2B6B"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臺灣</w:t>
            </w:r>
            <w:proofErr w:type="gramStart"/>
            <w:r w:rsidRPr="001B2D3C">
              <w:rPr>
                <w:rFonts w:ascii="Times New Roman" w:eastAsia="標楷體" w:hAnsi="Times New Roman" w:cs="Times New Roman"/>
              </w:rPr>
              <w:t>白喉噪眉</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1839" w:type="pct"/>
          </w:tcPr>
          <w:p w14:paraId="48FC7E90"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14</w:t>
            </w:r>
          </w:p>
        </w:tc>
      </w:tr>
      <w:tr w:rsidR="008C7090" w:rsidRPr="001B2D3C" w14:paraId="1FE3F880" w14:textId="77777777" w:rsidTr="00D47637">
        <w:tblPrEx>
          <w:tblLook w:val="04A0" w:firstRow="1" w:lastRow="0" w:firstColumn="1" w:lastColumn="0" w:noHBand="0" w:noVBand="1"/>
        </w:tblPrEx>
        <w:tc>
          <w:tcPr>
            <w:tcW w:w="3161" w:type="pct"/>
          </w:tcPr>
          <w:p w14:paraId="4A61A288"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棕噪眉</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1839" w:type="pct"/>
          </w:tcPr>
          <w:p w14:paraId="3F2F97EB"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4</w:t>
            </w:r>
          </w:p>
        </w:tc>
      </w:tr>
      <w:tr w:rsidR="008C7090" w:rsidRPr="001B2D3C" w14:paraId="4E3BD94C" w14:textId="77777777" w:rsidTr="00D47637">
        <w:tblPrEx>
          <w:tblLook w:val="04A0" w:firstRow="1" w:lastRow="0" w:firstColumn="1" w:lastColumn="0" w:noHBand="0" w:noVBand="1"/>
        </w:tblPrEx>
        <w:tc>
          <w:tcPr>
            <w:tcW w:w="3161" w:type="pct"/>
          </w:tcPr>
          <w:p w14:paraId="07C11015"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茶腹鳾</w:t>
            </w:r>
            <w:r w:rsidRPr="001B2D3C">
              <w:rPr>
                <w:rFonts w:ascii="Times New Roman" w:eastAsia="標楷體" w:hAnsi="Times New Roman" w:cs="Times New Roman"/>
              </w:rPr>
              <w:t xml:space="preserve"> ※ </w:t>
            </w:r>
          </w:p>
        </w:tc>
        <w:tc>
          <w:tcPr>
            <w:tcW w:w="1839" w:type="pct"/>
          </w:tcPr>
          <w:p w14:paraId="5B9069E8"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0FF9193B" w14:textId="77777777" w:rsidTr="00D47637">
        <w:tblPrEx>
          <w:tblLook w:val="04A0" w:firstRow="1" w:lastRow="0" w:firstColumn="1" w:lastColumn="0" w:noHBand="0" w:noVBand="1"/>
        </w:tblPrEx>
        <w:tc>
          <w:tcPr>
            <w:tcW w:w="3161" w:type="pct"/>
          </w:tcPr>
          <w:p w14:paraId="690C27A7"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白頭</w:t>
            </w:r>
            <w:proofErr w:type="gramStart"/>
            <w:r w:rsidRPr="001B2D3C">
              <w:rPr>
                <w:rFonts w:ascii="Times New Roman" w:eastAsia="標楷體" w:hAnsi="Times New Roman" w:cs="Times New Roman"/>
              </w:rPr>
              <w:t>鶇</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1839" w:type="pct"/>
          </w:tcPr>
          <w:p w14:paraId="2491FF3A"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50735714" w14:textId="77777777" w:rsidTr="00D47637">
        <w:tblPrEx>
          <w:tblLook w:val="04A0" w:firstRow="1" w:lastRow="0" w:firstColumn="1" w:lastColumn="0" w:noHBand="0" w:noVBand="1"/>
        </w:tblPrEx>
        <w:tc>
          <w:tcPr>
            <w:tcW w:w="3161" w:type="pct"/>
          </w:tcPr>
          <w:p w14:paraId="6249B902"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紅尾</w:t>
            </w:r>
            <w:proofErr w:type="gramStart"/>
            <w:r w:rsidRPr="001B2D3C">
              <w:rPr>
                <w:rFonts w:ascii="Times New Roman" w:eastAsia="標楷體" w:hAnsi="Times New Roman" w:cs="Times New Roman"/>
              </w:rPr>
              <w:t>鶲</w:t>
            </w:r>
            <w:proofErr w:type="gramEnd"/>
            <w:r w:rsidRPr="001B2D3C">
              <w:rPr>
                <w:rFonts w:ascii="Times New Roman" w:eastAsia="標楷體" w:hAnsi="Times New Roman" w:cs="Times New Roman"/>
              </w:rPr>
              <w:t xml:space="preserve"> </w:t>
            </w:r>
          </w:p>
        </w:tc>
        <w:tc>
          <w:tcPr>
            <w:tcW w:w="1839" w:type="pct"/>
          </w:tcPr>
          <w:p w14:paraId="06ADB13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21595BA2" w14:textId="77777777" w:rsidTr="00D47637">
        <w:tblPrEx>
          <w:tblLook w:val="04A0" w:firstRow="1" w:lastRow="0" w:firstColumn="1" w:lastColumn="0" w:noHBand="0" w:noVBand="1"/>
        </w:tblPrEx>
        <w:tc>
          <w:tcPr>
            <w:tcW w:w="3161" w:type="pct"/>
          </w:tcPr>
          <w:p w14:paraId="73E06F88"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白腰鵲鴝</w:t>
            </w:r>
            <w:proofErr w:type="gramEnd"/>
            <w:r w:rsidRPr="001B2D3C">
              <w:rPr>
                <w:rFonts w:ascii="Times New Roman" w:eastAsia="標楷體" w:hAnsi="Times New Roman" w:cs="Times New Roman"/>
              </w:rPr>
              <w:t xml:space="preserve"> </w:t>
            </w:r>
          </w:p>
        </w:tc>
        <w:tc>
          <w:tcPr>
            <w:tcW w:w="1839" w:type="pct"/>
          </w:tcPr>
          <w:p w14:paraId="672569D1"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7</w:t>
            </w:r>
          </w:p>
        </w:tc>
      </w:tr>
      <w:tr w:rsidR="008C7090" w:rsidRPr="001B2D3C" w14:paraId="655DD6F6" w14:textId="77777777" w:rsidTr="00D47637">
        <w:tblPrEx>
          <w:tblLook w:val="04A0" w:firstRow="1" w:lastRow="0" w:firstColumn="1" w:lastColumn="0" w:noHBand="0" w:noVBand="1"/>
        </w:tblPrEx>
        <w:tc>
          <w:tcPr>
            <w:tcW w:w="3161" w:type="pct"/>
          </w:tcPr>
          <w:p w14:paraId="7C1D0E1F"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黃腹琉璃</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63CA5CFA"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10</w:t>
            </w:r>
          </w:p>
        </w:tc>
      </w:tr>
      <w:tr w:rsidR="008C7090" w:rsidRPr="001B2D3C" w14:paraId="656ECC6F" w14:textId="77777777" w:rsidTr="00D47637">
        <w:tblPrEx>
          <w:tblLook w:val="04A0" w:firstRow="1" w:lastRow="0" w:firstColumn="1" w:lastColumn="0" w:noHBand="0" w:noVBand="1"/>
        </w:tblPrEx>
        <w:tc>
          <w:tcPr>
            <w:tcW w:w="3161" w:type="pct"/>
          </w:tcPr>
          <w:p w14:paraId="5C0C7AAD"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小翼</w:t>
            </w:r>
            <w:proofErr w:type="gramStart"/>
            <w:r w:rsidRPr="001B2D3C">
              <w:rPr>
                <w:rFonts w:ascii="Times New Roman" w:eastAsia="標楷體" w:hAnsi="Times New Roman" w:cs="Times New Roman"/>
              </w:rPr>
              <w:t>鶇</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3BC3E682"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3E19754A" w14:textId="77777777" w:rsidTr="00D47637">
        <w:tblPrEx>
          <w:tblLook w:val="04A0" w:firstRow="1" w:lastRow="0" w:firstColumn="1" w:lastColumn="0" w:noHBand="0" w:noVBand="1"/>
        </w:tblPrEx>
        <w:tc>
          <w:tcPr>
            <w:tcW w:w="3161" w:type="pct"/>
          </w:tcPr>
          <w:p w14:paraId="66A5BBE7"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白尾</w:t>
            </w:r>
            <w:proofErr w:type="gramStart"/>
            <w:r w:rsidRPr="001B2D3C">
              <w:rPr>
                <w:rFonts w:ascii="Times New Roman" w:eastAsia="標楷體" w:hAnsi="Times New Roman" w:cs="Times New Roman"/>
              </w:rPr>
              <w:t>鴝</w:t>
            </w:r>
            <w:proofErr w:type="gramEnd"/>
            <w:r w:rsidRPr="001B2D3C">
              <w:rPr>
                <w:rFonts w:ascii="Times New Roman" w:eastAsia="標楷體" w:hAnsi="Times New Roman" w:cs="Times New Roman"/>
              </w:rPr>
              <w:t xml:space="preserve"> ※ III</w:t>
            </w:r>
          </w:p>
        </w:tc>
        <w:tc>
          <w:tcPr>
            <w:tcW w:w="1839" w:type="pct"/>
          </w:tcPr>
          <w:p w14:paraId="01B955B3"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48</w:t>
            </w:r>
          </w:p>
        </w:tc>
      </w:tr>
      <w:tr w:rsidR="008C7090" w:rsidRPr="001B2D3C" w14:paraId="3F1B6471" w14:textId="77777777" w:rsidTr="00D47637">
        <w:tblPrEx>
          <w:tblLook w:val="04A0" w:firstRow="1" w:lastRow="0" w:firstColumn="1" w:lastColumn="0" w:noHBand="0" w:noVBand="1"/>
        </w:tblPrEx>
        <w:tc>
          <w:tcPr>
            <w:tcW w:w="3161" w:type="pct"/>
          </w:tcPr>
          <w:p w14:paraId="6593B002"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黃胸青</w:t>
            </w:r>
            <w:proofErr w:type="gramStart"/>
            <w:r w:rsidRPr="001B2D3C">
              <w:rPr>
                <w:rFonts w:ascii="Times New Roman" w:eastAsia="標楷體" w:hAnsi="Times New Roman" w:cs="Times New Roman"/>
              </w:rPr>
              <w:t>鶲</w:t>
            </w:r>
            <w:proofErr w:type="gramEnd"/>
            <w:r w:rsidRPr="001B2D3C">
              <w:rPr>
                <w:rFonts w:ascii="Times New Roman" w:eastAsia="標楷體" w:hAnsi="Times New Roman" w:cs="Times New Roman"/>
              </w:rPr>
              <w:t xml:space="preserve"> ※ </w:t>
            </w:r>
          </w:p>
        </w:tc>
        <w:tc>
          <w:tcPr>
            <w:tcW w:w="1839" w:type="pct"/>
          </w:tcPr>
          <w:p w14:paraId="7EA5F0FF"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4</w:t>
            </w:r>
          </w:p>
        </w:tc>
      </w:tr>
      <w:tr w:rsidR="008C7090" w:rsidRPr="001B2D3C" w14:paraId="49A5299F" w14:textId="77777777" w:rsidTr="00D47637">
        <w:tblPrEx>
          <w:tblLook w:val="04A0" w:firstRow="1" w:lastRow="0" w:firstColumn="1" w:lastColumn="0" w:noHBand="0" w:noVBand="1"/>
        </w:tblPrEx>
        <w:tc>
          <w:tcPr>
            <w:tcW w:w="3161" w:type="pct"/>
          </w:tcPr>
          <w:p w14:paraId="18E91BFE" w14:textId="77777777" w:rsidR="008C7090" w:rsidRPr="001B2D3C" w:rsidRDefault="008C7090" w:rsidP="000E1A8F">
            <w:pPr>
              <w:jc w:val="left"/>
              <w:rPr>
                <w:rFonts w:ascii="Times New Roman" w:eastAsia="標楷體" w:hAnsi="Times New Roman" w:cs="Times New Roman"/>
              </w:rPr>
            </w:pPr>
            <w:proofErr w:type="gramStart"/>
            <w:r w:rsidRPr="001B2D3C">
              <w:rPr>
                <w:rFonts w:ascii="Times New Roman" w:eastAsia="標楷體" w:hAnsi="Times New Roman" w:cs="Times New Roman"/>
              </w:rPr>
              <w:t>綠啄花</w:t>
            </w:r>
            <w:proofErr w:type="gramEnd"/>
            <w:r w:rsidRPr="001B2D3C">
              <w:rPr>
                <w:rFonts w:ascii="Times New Roman" w:eastAsia="標楷體" w:hAnsi="Times New Roman" w:cs="Times New Roman"/>
              </w:rPr>
              <w:t xml:space="preserve"> ※ </w:t>
            </w:r>
          </w:p>
        </w:tc>
        <w:tc>
          <w:tcPr>
            <w:tcW w:w="1839" w:type="pct"/>
          </w:tcPr>
          <w:p w14:paraId="55FF9933"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2</w:t>
            </w:r>
          </w:p>
        </w:tc>
      </w:tr>
      <w:tr w:rsidR="008C7090" w:rsidRPr="001B2D3C" w14:paraId="463DCD08" w14:textId="77777777" w:rsidTr="00D47637">
        <w:tblPrEx>
          <w:tblLook w:val="04A0" w:firstRow="1" w:lastRow="0" w:firstColumn="1" w:lastColumn="0" w:noHBand="0" w:noVBand="1"/>
        </w:tblPrEx>
        <w:tc>
          <w:tcPr>
            <w:tcW w:w="3161" w:type="pct"/>
          </w:tcPr>
          <w:p w14:paraId="603A8869"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紅</w:t>
            </w:r>
            <w:proofErr w:type="gramStart"/>
            <w:r w:rsidRPr="001B2D3C">
              <w:rPr>
                <w:rFonts w:ascii="Times New Roman" w:eastAsia="標楷體" w:hAnsi="Times New Roman" w:cs="Times New Roman"/>
              </w:rPr>
              <w:t>胸啄花</w:t>
            </w:r>
            <w:proofErr w:type="gramEnd"/>
            <w:r w:rsidRPr="001B2D3C">
              <w:rPr>
                <w:rFonts w:ascii="Times New Roman" w:eastAsia="標楷體" w:hAnsi="Times New Roman" w:cs="Times New Roman"/>
              </w:rPr>
              <w:t xml:space="preserve"> ※ </w:t>
            </w:r>
          </w:p>
        </w:tc>
        <w:tc>
          <w:tcPr>
            <w:tcW w:w="1839" w:type="pct"/>
          </w:tcPr>
          <w:p w14:paraId="6F8B18A8"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18</w:t>
            </w:r>
          </w:p>
        </w:tc>
      </w:tr>
      <w:tr w:rsidR="008C7090" w:rsidRPr="001B2D3C" w14:paraId="68A7DC7F" w14:textId="77777777" w:rsidTr="00D47637">
        <w:tblPrEx>
          <w:tblLook w:val="04A0" w:firstRow="1" w:lastRow="0" w:firstColumn="1" w:lastColumn="0" w:noHBand="0" w:noVBand="1"/>
        </w:tblPrEx>
        <w:tc>
          <w:tcPr>
            <w:tcW w:w="3161" w:type="pct"/>
          </w:tcPr>
          <w:p w14:paraId="4BEF8A3E" w14:textId="77777777" w:rsidR="008C7090" w:rsidRPr="001B2D3C" w:rsidRDefault="008C7090" w:rsidP="000E1A8F">
            <w:pPr>
              <w:jc w:val="left"/>
              <w:rPr>
                <w:rFonts w:ascii="Times New Roman" w:eastAsia="標楷體" w:hAnsi="Times New Roman" w:cs="Times New Roman"/>
              </w:rPr>
            </w:pPr>
            <w:r w:rsidRPr="001B2D3C">
              <w:rPr>
                <w:rFonts w:ascii="Times New Roman" w:eastAsia="標楷體" w:hAnsi="Times New Roman" w:cs="Times New Roman"/>
              </w:rPr>
              <w:t>白</w:t>
            </w:r>
            <w:proofErr w:type="gramStart"/>
            <w:r w:rsidRPr="001B2D3C">
              <w:rPr>
                <w:rFonts w:ascii="Times New Roman" w:eastAsia="標楷體" w:hAnsi="Times New Roman" w:cs="Times New Roman"/>
              </w:rPr>
              <w:t>鶺鴒</w:t>
            </w:r>
            <w:proofErr w:type="gramEnd"/>
            <w:r w:rsidRPr="001B2D3C">
              <w:rPr>
                <w:rFonts w:ascii="Times New Roman" w:eastAsia="標楷體" w:hAnsi="Times New Roman" w:cs="Times New Roman"/>
              </w:rPr>
              <w:t xml:space="preserve"> </w:t>
            </w:r>
          </w:p>
        </w:tc>
        <w:tc>
          <w:tcPr>
            <w:tcW w:w="1839" w:type="pct"/>
          </w:tcPr>
          <w:p w14:paraId="27A46448" w14:textId="77777777" w:rsidR="008C7090" w:rsidRPr="001B2D3C" w:rsidRDefault="008C7090" w:rsidP="000E1A8F">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0D089E8A" w14:textId="77777777" w:rsidTr="00D47637">
        <w:tblPrEx>
          <w:tblLook w:val="04A0" w:firstRow="1" w:lastRow="0" w:firstColumn="1" w:lastColumn="0" w:noHBand="0" w:noVBand="1"/>
        </w:tblPrEx>
        <w:tc>
          <w:tcPr>
            <w:tcW w:w="3161" w:type="pct"/>
          </w:tcPr>
          <w:p w14:paraId="0AC2D2C6" w14:textId="77777777" w:rsidR="008C7090" w:rsidRPr="001B2D3C" w:rsidRDefault="008C7090"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58</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839" w:type="pct"/>
          </w:tcPr>
          <w:p w14:paraId="3BFA512A" w14:textId="77777777" w:rsidR="008C7090" w:rsidRPr="001B2D3C" w:rsidRDefault="008C7090" w:rsidP="000E1A8F">
            <w:pPr>
              <w:rPr>
                <w:rFonts w:ascii="Times New Roman" w:eastAsia="標楷體" w:hAnsi="Times New Roman" w:cs="Times New Roman"/>
              </w:rPr>
            </w:pPr>
            <w:r w:rsidRPr="008F1956">
              <w:rPr>
                <w:rFonts w:ascii="Times New Roman" w:eastAsia="標楷體" w:hAnsi="Times New Roman" w:cs="Times New Roman"/>
              </w:rPr>
              <w:t>1</w:t>
            </w:r>
            <w:r>
              <w:rPr>
                <w:rFonts w:ascii="Times New Roman" w:eastAsia="標楷體" w:hAnsi="Times New Roman" w:cs="Times New Roman"/>
              </w:rPr>
              <w:t>,</w:t>
            </w:r>
            <w:r w:rsidRPr="008F1956">
              <w:rPr>
                <w:rFonts w:ascii="Times New Roman" w:eastAsia="標楷體" w:hAnsi="Times New Roman" w:cs="Times New Roman"/>
              </w:rPr>
              <w:t>474</w:t>
            </w:r>
          </w:p>
        </w:tc>
      </w:tr>
    </w:tbl>
    <w:p w14:paraId="79E6475D" w14:textId="77777777" w:rsidR="007D0304" w:rsidRPr="00DC66F5" w:rsidRDefault="007D0304" w:rsidP="007D0304">
      <w:pPr>
        <w:rPr>
          <w:rFonts w:ascii="Times New Roman" w:eastAsia="標楷體" w:hAnsi="Times New Roman" w:cs="Times New Roman"/>
          <w:color w:val="4472C4" w:themeColor="accent5"/>
        </w:rPr>
      </w:pPr>
    </w:p>
    <w:p w14:paraId="124CB2F9"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237ABB6C" w14:textId="54C47718" w:rsidR="007D0304" w:rsidRPr="00D47637" w:rsidRDefault="0079792A" w:rsidP="007D0304">
      <w:pPr>
        <w:rPr>
          <w:rFonts w:ascii="Times New Roman" w:eastAsia="標楷體" w:hAnsi="Times New Roman"/>
        </w:rPr>
      </w:pPr>
      <w:bookmarkStart w:id="107" w:name="_Toc187943660"/>
      <w:r w:rsidRPr="00D47637">
        <w:rPr>
          <w:rFonts w:ascii="Times New Roman" w:eastAsia="標楷體" w:hAnsi="Times New Roman" w:cs="Times New Roman" w:hint="eastAsia"/>
        </w:rPr>
        <w:t>附表</w:t>
      </w:r>
      <w:r w:rsidR="005D1CB7" w:rsidRPr="00D47637">
        <w:rPr>
          <w:rFonts w:ascii="Times New Roman" w:eastAsia="標楷體" w:hAnsi="Times New Roman" w:cs="Times New Roman"/>
        </w:rPr>
        <w:t>9</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8C7090"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繁殖鳥類調查資料屬於優等之樣區中，在嘉義分署記錄的鳥種名錄及數量</w:t>
      </w:r>
      <w:bookmarkEnd w:id="107"/>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110"/>
        <w:gridCol w:w="3196"/>
      </w:tblGrid>
      <w:tr w:rsidR="008C7090" w:rsidRPr="00E3142A" w14:paraId="3F446078" w14:textId="77777777" w:rsidTr="00D47637">
        <w:tc>
          <w:tcPr>
            <w:tcW w:w="3076" w:type="pct"/>
            <w:tcBorders>
              <w:top w:val="single" w:sz="4" w:space="0" w:color="auto"/>
              <w:bottom w:val="single" w:sz="4" w:space="0" w:color="auto"/>
            </w:tcBorders>
          </w:tcPr>
          <w:p w14:paraId="69FF1A5D"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1924" w:type="pct"/>
            <w:tcBorders>
              <w:top w:val="single" w:sz="4" w:space="0" w:color="auto"/>
              <w:bottom w:val="single" w:sz="4" w:space="0" w:color="auto"/>
            </w:tcBorders>
          </w:tcPr>
          <w:p w14:paraId="63EE1264"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proofErr w:type="gramStart"/>
            <w:r w:rsidRPr="00E3142A">
              <w:rPr>
                <w:rFonts w:ascii="Times New Roman" w:eastAsia="標楷體" w:hAnsi="Times New Roman" w:cs="Times New Roman"/>
              </w:rPr>
              <w:t>隻次</w:t>
            </w:r>
            <w:proofErr w:type="gramEnd"/>
            <w:r w:rsidRPr="00E3142A">
              <w:rPr>
                <w:rFonts w:ascii="Times New Roman" w:eastAsia="標楷體" w:hAnsi="Times New Roman" w:cs="Times New Roman"/>
              </w:rPr>
              <w:t>)</w:t>
            </w:r>
          </w:p>
        </w:tc>
      </w:tr>
      <w:tr w:rsidR="008C7090" w:rsidRPr="00E3142A" w14:paraId="073B7C48" w14:textId="77777777" w:rsidTr="00D47637">
        <w:tc>
          <w:tcPr>
            <w:tcW w:w="3076" w:type="pct"/>
            <w:tcBorders>
              <w:top w:val="single" w:sz="4" w:space="0" w:color="auto"/>
            </w:tcBorders>
          </w:tcPr>
          <w:p w14:paraId="3D35A2C7"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臺灣山鷓鴣</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Borders>
              <w:top w:val="single" w:sz="4" w:space="0" w:color="auto"/>
            </w:tcBorders>
          </w:tcPr>
          <w:p w14:paraId="5246F54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6E961EA8" w14:textId="77777777" w:rsidTr="00D47637">
        <w:tc>
          <w:tcPr>
            <w:tcW w:w="3076" w:type="pct"/>
          </w:tcPr>
          <w:p w14:paraId="101B9C71"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臺灣竹雞</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48F809A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6396D52C" w14:textId="77777777" w:rsidTr="00D47637">
        <w:tc>
          <w:tcPr>
            <w:tcW w:w="3076" w:type="pct"/>
          </w:tcPr>
          <w:p w14:paraId="1023039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紅</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w:t>
            </w:r>
          </w:p>
        </w:tc>
        <w:tc>
          <w:tcPr>
            <w:tcW w:w="1924" w:type="pct"/>
          </w:tcPr>
          <w:p w14:paraId="64DF3F93"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681D98B5" w14:textId="77777777" w:rsidTr="00D47637">
        <w:tc>
          <w:tcPr>
            <w:tcW w:w="3076" w:type="pct"/>
          </w:tcPr>
          <w:p w14:paraId="2C7CF2F8"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珠頸斑鳩</w:t>
            </w:r>
            <w:proofErr w:type="gramEnd"/>
            <w:r w:rsidRPr="00E3142A">
              <w:rPr>
                <w:rFonts w:ascii="Times New Roman" w:eastAsia="標楷體" w:hAnsi="Times New Roman" w:cs="Times New Roman"/>
              </w:rPr>
              <w:t xml:space="preserve"> </w:t>
            </w:r>
          </w:p>
        </w:tc>
        <w:tc>
          <w:tcPr>
            <w:tcW w:w="1924" w:type="pct"/>
          </w:tcPr>
          <w:p w14:paraId="21E84EA3"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03015DBB" w14:textId="77777777" w:rsidTr="00D47637">
        <w:tc>
          <w:tcPr>
            <w:tcW w:w="3076" w:type="pct"/>
          </w:tcPr>
          <w:p w14:paraId="52783B42"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綠</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w:t>
            </w:r>
          </w:p>
        </w:tc>
        <w:tc>
          <w:tcPr>
            <w:tcW w:w="1924" w:type="pct"/>
          </w:tcPr>
          <w:p w14:paraId="5CB4111D"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2F72C241" w14:textId="77777777" w:rsidTr="00D47637">
        <w:tc>
          <w:tcPr>
            <w:tcW w:w="3076" w:type="pct"/>
          </w:tcPr>
          <w:p w14:paraId="66757A6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鷹</w:t>
            </w:r>
            <w:proofErr w:type="gramStart"/>
            <w:r w:rsidRPr="00E3142A">
              <w:rPr>
                <w:rFonts w:ascii="Times New Roman" w:eastAsia="標楷體" w:hAnsi="Times New Roman" w:cs="Times New Roman"/>
              </w:rPr>
              <w:t>鵑</w:t>
            </w:r>
            <w:proofErr w:type="gramEnd"/>
            <w:r w:rsidRPr="00E3142A">
              <w:rPr>
                <w:rFonts w:ascii="Times New Roman" w:eastAsia="標楷體" w:hAnsi="Times New Roman" w:cs="Times New Roman"/>
              </w:rPr>
              <w:t xml:space="preserve"> </w:t>
            </w:r>
          </w:p>
        </w:tc>
        <w:tc>
          <w:tcPr>
            <w:tcW w:w="1924" w:type="pct"/>
          </w:tcPr>
          <w:p w14:paraId="4B484B04"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7D673C86" w14:textId="77777777" w:rsidTr="00D47637">
        <w:tc>
          <w:tcPr>
            <w:tcW w:w="3076" w:type="pct"/>
          </w:tcPr>
          <w:p w14:paraId="6092FD5F"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小雨燕</w:t>
            </w:r>
            <w:r w:rsidRPr="00E3142A">
              <w:rPr>
                <w:rFonts w:ascii="Times New Roman" w:eastAsia="標楷體" w:hAnsi="Times New Roman" w:cs="Times New Roman"/>
              </w:rPr>
              <w:t xml:space="preserve"> ※ </w:t>
            </w:r>
          </w:p>
        </w:tc>
        <w:tc>
          <w:tcPr>
            <w:tcW w:w="1924" w:type="pct"/>
          </w:tcPr>
          <w:p w14:paraId="15050A42"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330E426F" w14:textId="77777777" w:rsidTr="00D47637">
        <w:tc>
          <w:tcPr>
            <w:tcW w:w="3076" w:type="pct"/>
          </w:tcPr>
          <w:p w14:paraId="7C89DA82"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東方蜂</w:t>
            </w:r>
            <w:proofErr w:type="gramEnd"/>
            <w:r w:rsidRPr="00E3142A">
              <w:rPr>
                <w:rFonts w:ascii="Times New Roman" w:eastAsia="標楷體" w:hAnsi="Times New Roman" w:cs="Times New Roman"/>
              </w:rPr>
              <w:t>鷹</w:t>
            </w:r>
            <w:r w:rsidRPr="00E3142A">
              <w:rPr>
                <w:rFonts w:ascii="Times New Roman" w:eastAsia="標楷體" w:hAnsi="Times New Roman" w:cs="Times New Roman"/>
              </w:rPr>
              <w:t xml:space="preserve"> II</w:t>
            </w:r>
          </w:p>
        </w:tc>
        <w:tc>
          <w:tcPr>
            <w:tcW w:w="1924" w:type="pct"/>
          </w:tcPr>
          <w:p w14:paraId="7E5F8F6D"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1999571B" w14:textId="77777777" w:rsidTr="00D47637">
        <w:tc>
          <w:tcPr>
            <w:tcW w:w="3076" w:type="pct"/>
          </w:tcPr>
          <w:p w14:paraId="45175D49"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大冠</w:t>
            </w:r>
            <w:proofErr w:type="gramStart"/>
            <w:r w:rsidRPr="00E3142A">
              <w:rPr>
                <w:rFonts w:ascii="Times New Roman" w:eastAsia="標楷體" w:hAnsi="Times New Roman" w:cs="Times New Roman"/>
              </w:rPr>
              <w:t>鷲</w:t>
            </w:r>
            <w:proofErr w:type="gramEnd"/>
            <w:r w:rsidRPr="00E3142A">
              <w:rPr>
                <w:rFonts w:ascii="Times New Roman" w:eastAsia="標楷體" w:hAnsi="Times New Roman" w:cs="Times New Roman"/>
              </w:rPr>
              <w:t xml:space="preserve"> ※ II</w:t>
            </w:r>
          </w:p>
        </w:tc>
        <w:tc>
          <w:tcPr>
            <w:tcW w:w="1924" w:type="pct"/>
          </w:tcPr>
          <w:p w14:paraId="5F820226"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38FF9262" w14:textId="77777777" w:rsidTr="00D47637">
        <w:tc>
          <w:tcPr>
            <w:tcW w:w="3076" w:type="pct"/>
          </w:tcPr>
          <w:p w14:paraId="2AAF5E7B"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五色鳥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38087F11"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26</w:t>
            </w:r>
          </w:p>
        </w:tc>
      </w:tr>
      <w:tr w:rsidR="008C7090" w:rsidRPr="00E3142A" w14:paraId="381CF017" w14:textId="77777777" w:rsidTr="00D47637">
        <w:tc>
          <w:tcPr>
            <w:tcW w:w="3076" w:type="pct"/>
          </w:tcPr>
          <w:p w14:paraId="3F9F7FF6"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朱鸝</w:t>
            </w:r>
            <w:r w:rsidRPr="00E3142A">
              <w:rPr>
                <w:rFonts w:ascii="Times New Roman" w:eastAsia="標楷體" w:hAnsi="Times New Roman" w:cs="Times New Roman"/>
              </w:rPr>
              <w:t xml:space="preserve"> ※ II</w:t>
            </w:r>
          </w:p>
        </w:tc>
        <w:tc>
          <w:tcPr>
            <w:tcW w:w="1924" w:type="pct"/>
          </w:tcPr>
          <w:p w14:paraId="50C53206"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661B84AB" w14:textId="77777777" w:rsidTr="00D47637">
        <w:tc>
          <w:tcPr>
            <w:tcW w:w="3076" w:type="pct"/>
          </w:tcPr>
          <w:p w14:paraId="49336903"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大卷尾</w:t>
            </w:r>
            <w:r w:rsidRPr="00E3142A">
              <w:rPr>
                <w:rFonts w:ascii="Times New Roman" w:eastAsia="標楷體" w:hAnsi="Times New Roman" w:cs="Times New Roman"/>
              </w:rPr>
              <w:t xml:space="preserve"> ※ </w:t>
            </w:r>
          </w:p>
        </w:tc>
        <w:tc>
          <w:tcPr>
            <w:tcW w:w="1924" w:type="pct"/>
          </w:tcPr>
          <w:p w14:paraId="2ED6162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49CFDF31" w14:textId="77777777" w:rsidTr="00D47637">
        <w:tc>
          <w:tcPr>
            <w:tcW w:w="3076" w:type="pct"/>
          </w:tcPr>
          <w:p w14:paraId="48BD730E"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小卷尾</w:t>
            </w:r>
            <w:r w:rsidRPr="00E3142A">
              <w:rPr>
                <w:rFonts w:ascii="Times New Roman" w:eastAsia="標楷體" w:hAnsi="Times New Roman" w:cs="Times New Roman"/>
              </w:rPr>
              <w:t xml:space="preserve"> ※ </w:t>
            </w:r>
          </w:p>
        </w:tc>
        <w:tc>
          <w:tcPr>
            <w:tcW w:w="1924" w:type="pct"/>
          </w:tcPr>
          <w:p w14:paraId="6FFCA196"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17930B5C" w14:textId="77777777" w:rsidTr="00D47637">
        <w:tc>
          <w:tcPr>
            <w:tcW w:w="3076" w:type="pct"/>
          </w:tcPr>
          <w:p w14:paraId="46B243A0"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黑枕藍鶲</w:t>
            </w:r>
            <w:proofErr w:type="gramEnd"/>
            <w:r w:rsidRPr="00E3142A">
              <w:rPr>
                <w:rFonts w:ascii="Times New Roman" w:eastAsia="標楷體" w:hAnsi="Times New Roman" w:cs="Times New Roman"/>
              </w:rPr>
              <w:t xml:space="preserve"> ※ </w:t>
            </w:r>
          </w:p>
        </w:tc>
        <w:tc>
          <w:tcPr>
            <w:tcW w:w="1924" w:type="pct"/>
          </w:tcPr>
          <w:p w14:paraId="09FBAFC7"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5F11F338" w14:textId="77777777" w:rsidTr="00D47637">
        <w:tc>
          <w:tcPr>
            <w:tcW w:w="3076" w:type="pct"/>
          </w:tcPr>
          <w:p w14:paraId="7F278662"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樹鵲</w:t>
            </w:r>
            <w:r w:rsidRPr="00E3142A">
              <w:rPr>
                <w:rFonts w:ascii="Times New Roman" w:eastAsia="標楷體" w:hAnsi="Times New Roman" w:cs="Times New Roman"/>
              </w:rPr>
              <w:t xml:space="preserve"> ※ </w:t>
            </w:r>
          </w:p>
        </w:tc>
        <w:tc>
          <w:tcPr>
            <w:tcW w:w="1924" w:type="pct"/>
          </w:tcPr>
          <w:p w14:paraId="0F698B4E"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6</w:t>
            </w:r>
          </w:p>
        </w:tc>
      </w:tr>
      <w:tr w:rsidR="008C7090" w:rsidRPr="00E3142A" w14:paraId="5DC86852" w14:textId="77777777" w:rsidTr="00D47637">
        <w:tc>
          <w:tcPr>
            <w:tcW w:w="3076" w:type="pct"/>
          </w:tcPr>
          <w:p w14:paraId="4EAC9AE9"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巨嘴</w:t>
            </w:r>
            <w:proofErr w:type="gramStart"/>
            <w:r w:rsidRPr="00E3142A">
              <w:rPr>
                <w:rFonts w:ascii="Times New Roman" w:eastAsia="標楷體" w:hAnsi="Times New Roman" w:cs="Times New Roman"/>
              </w:rPr>
              <w:t>鴉</w:t>
            </w:r>
            <w:proofErr w:type="gramEnd"/>
            <w:r w:rsidRPr="00E3142A">
              <w:rPr>
                <w:rFonts w:ascii="Times New Roman" w:eastAsia="標楷體" w:hAnsi="Times New Roman" w:cs="Times New Roman"/>
              </w:rPr>
              <w:t xml:space="preserve"> </w:t>
            </w:r>
          </w:p>
        </w:tc>
        <w:tc>
          <w:tcPr>
            <w:tcW w:w="1924" w:type="pct"/>
          </w:tcPr>
          <w:p w14:paraId="2E71C612"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31727EF6" w14:textId="77777777" w:rsidTr="00D47637">
        <w:tc>
          <w:tcPr>
            <w:tcW w:w="3076" w:type="pct"/>
          </w:tcPr>
          <w:p w14:paraId="6C56EC13"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煤山雀</w:t>
            </w:r>
            <w:r w:rsidRPr="00E3142A">
              <w:rPr>
                <w:rFonts w:ascii="Times New Roman" w:eastAsia="標楷體" w:hAnsi="Times New Roman" w:cs="Times New Roman"/>
              </w:rPr>
              <w:t xml:space="preserve"> ※ III</w:t>
            </w:r>
          </w:p>
        </w:tc>
        <w:tc>
          <w:tcPr>
            <w:tcW w:w="1924" w:type="pct"/>
          </w:tcPr>
          <w:p w14:paraId="19CEE6A1"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6BA63E26" w14:textId="77777777" w:rsidTr="00D47637">
        <w:tc>
          <w:tcPr>
            <w:tcW w:w="3076" w:type="pct"/>
          </w:tcPr>
          <w:p w14:paraId="107D805B"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青背山雀</w:t>
            </w:r>
            <w:proofErr w:type="gramEnd"/>
            <w:r w:rsidRPr="00E3142A">
              <w:rPr>
                <w:rFonts w:ascii="Times New Roman" w:eastAsia="標楷體" w:hAnsi="Times New Roman" w:cs="Times New Roman"/>
              </w:rPr>
              <w:t xml:space="preserve"> ※ III</w:t>
            </w:r>
          </w:p>
        </w:tc>
        <w:tc>
          <w:tcPr>
            <w:tcW w:w="1924" w:type="pct"/>
          </w:tcPr>
          <w:p w14:paraId="78E45BE4"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7</w:t>
            </w:r>
          </w:p>
        </w:tc>
      </w:tr>
      <w:tr w:rsidR="008C7090" w:rsidRPr="00E3142A" w14:paraId="4AD036D2" w14:textId="77777777" w:rsidTr="00D47637">
        <w:tc>
          <w:tcPr>
            <w:tcW w:w="3076" w:type="pct"/>
          </w:tcPr>
          <w:p w14:paraId="63AB2F9D"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家燕</w:t>
            </w:r>
            <w:r w:rsidRPr="00E3142A">
              <w:rPr>
                <w:rFonts w:ascii="Times New Roman" w:eastAsia="標楷體" w:hAnsi="Times New Roman" w:cs="Times New Roman"/>
              </w:rPr>
              <w:t xml:space="preserve"> </w:t>
            </w:r>
          </w:p>
        </w:tc>
        <w:tc>
          <w:tcPr>
            <w:tcW w:w="1924" w:type="pct"/>
          </w:tcPr>
          <w:p w14:paraId="144F8C9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547D7C56" w14:textId="77777777" w:rsidTr="00D47637">
        <w:tc>
          <w:tcPr>
            <w:tcW w:w="3076" w:type="pct"/>
          </w:tcPr>
          <w:p w14:paraId="30D3ED35"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洋燕</w:t>
            </w:r>
            <w:r w:rsidRPr="00E3142A">
              <w:rPr>
                <w:rFonts w:ascii="Times New Roman" w:eastAsia="標楷體" w:hAnsi="Times New Roman" w:cs="Times New Roman"/>
              </w:rPr>
              <w:t xml:space="preserve"> </w:t>
            </w:r>
          </w:p>
        </w:tc>
        <w:tc>
          <w:tcPr>
            <w:tcW w:w="1924" w:type="pct"/>
          </w:tcPr>
          <w:p w14:paraId="2569520D"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2C8C96FC" w14:textId="77777777" w:rsidTr="00D47637">
        <w:tc>
          <w:tcPr>
            <w:tcW w:w="3076" w:type="pct"/>
          </w:tcPr>
          <w:p w14:paraId="6D17D13F"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白頭翁</w:t>
            </w:r>
            <w:r w:rsidRPr="00E3142A">
              <w:rPr>
                <w:rFonts w:ascii="Times New Roman" w:eastAsia="標楷體" w:hAnsi="Times New Roman" w:cs="Times New Roman"/>
              </w:rPr>
              <w:t xml:space="preserve"> ※ </w:t>
            </w:r>
          </w:p>
        </w:tc>
        <w:tc>
          <w:tcPr>
            <w:tcW w:w="1924" w:type="pct"/>
          </w:tcPr>
          <w:p w14:paraId="709C0584"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8</w:t>
            </w:r>
          </w:p>
        </w:tc>
      </w:tr>
      <w:tr w:rsidR="008C7090" w:rsidRPr="00E3142A" w14:paraId="501CAB0F" w14:textId="77777777" w:rsidTr="00D47637">
        <w:tc>
          <w:tcPr>
            <w:tcW w:w="3076" w:type="pct"/>
          </w:tcPr>
          <w:p w14:paraId="2889091B"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紅嘴黑</w:t>
            </w:r>
            <w:proofErr w:type="gramStart"/>
            <w:r w:rsidRPr="00E3142A">
              <w:rPr>
                <w:rFonts w:ascii="Times New Roman" w:eastAsia="標楷體" w:hAnsi="Times New Roman" w:cs="Times New Roman"/>
              </w:rPr>
              <w:t>鵯</w:t>
            </w:r>
            <w:proofErr w:type="gramEnd"/>
            <w:r w:rsidRPr="00E3142A">
              <w:rPr>
                <w:rFonts w:ascii="Times New Roman" w:eastAsia="標楷體" w:hAnsi="Times New Roman" w:cs="Times New Roman"/>
              </w:rPr>
              <w:t xml:space="preserve"> ※ </w:t>
            </w:r>
          </w:p>
        </w:tc>
        <w:tc>
          <w:tcPr>
            <w:tcW w:w="1924" w:type="pct"/>
          </w:tcPr>
          <w:p w14:paraId="25733749"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32</w:t>
            </w:r>
          </w:p>
        </w:tc>
      </w:tr>
      <w:tr w:rsidR="008C7090" w:rsidRPr="00E3142A" w14:paraId="7E37E807" w14:textId="77777777" w:rsidTr="00D47637">
        <w:tc>
          <w:tcPr>
            <w:tcW w:w="3076" w:type="pct"/>
          </w:tcPr>
          <w:p w14:paraId="76DB397C"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棕面鶯</w:t>
            </w:r>
            <w:proofErr w:type="gramEnd"/>
            <w:r w:rsidRPr="00E3142A">
              <w:rPr>
                <w:rFonts w:ascii="Times New Roman" w:eastAsia="標楷體" w:hAnsi="Times New Roman" w:cs="Times New Roman"/>
              </w:rPr>
              <w:t xml:space="preserve"> </w:t>
            </w:r>
          </w:p>
        </w:tc>
        <w:tc>
          <w:tcPr>
            <w:tcW w:w="1924" w:type="pct"/>
          </w:tcPr>
          <w:p w14:paraId="561EFF6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6</w:t>
            </w:r>
          </w:p>
        </w:tc>
      </w:tr>
      <w:tr w:rsidR="008C7090" w:rsidRPr="00E3142A" w14:paraId="6F585FF2" w14:textId="77777777" w:rsidTr="00D47637">
        <w:tc>
          <w:tcPr>
            <w:tcW w:w="3076" w:type="pct"/>
          </w:tcPr>
          <w:p w14:paraId="41CD52CC"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深山鶯</w:t>
            </w:r>
            <w:r w:rsidRPr="00E3142A">
              <w:rPr>
                <w:rFonts w:ascii="Times New Roman" w:eastAsia="標楷體" w:hAnsi="Times New Roman" w:cs="Times New Roman"/>
              </w:rPr>
              <w:t xml:space="preserve"> ※ </w:t>
            </w:r>
          </w:p>
        </w:tc>
        <w:tc>
          <w:tcPr>
            <w:tcW w:w="1924" w:type="pct"/>
          </w:tcPr>
          <w:p w14:paraId="59FA388D"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4B791602" w14:textId="77777777" w:rsidTr="00D47637">
        <w:tc>
          <w:tcPr>
            <w:tcW w:w="3076" w:type="pct"/>
          </w:tcPr>
          <w:p w14:paraId="2C65C83E"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紅頭山雀</w:t>
            </w:r>
            <w:r w:rsidRPr="00E3142A">
              <w:rPr>
                <w:rFonts w:ascii="Times New Roman" w:eastAsia="標楷體" w:hAnsi="Times New Roman" w:cs="Times New Roman"/>
              </w:rPr>
              <w:t xml:space="preserve"> </w:t>
            </w:r>
          </w:p>
        </w:tc>
        <w:tc>
          <w:tcPr>
            <w:tcW w:w="1924" w:type="pct"/>
          </w:tcPr>
          <w:p w14:paraId="7146FD87"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231CB74D" w14:textId="77777777" w:rsidTr="00D47637">
        <w:tc>
          <w:tcPr>
            <w:tcW w:w="3076" w:type="pct"/>
          </w:tcPr>
          <w:p w14:paraId="7F4E2F3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冠羽畫眉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436C0C32"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30</w:t>
            </w:r>
          </w:p>
        </w:tc>
      </w:tr>
      <w:tr w:rsidR="008C7090" w:rsidRPr="00E3142A" w14:paraId="1374AEC1" w14:textId="77777777" w:rsidTr="00D47637">
        <w:tc>
          <w:tcPr>
            <w:tcW w:w="3076" w:type="pct"/>
          </w:tcPr>
          <w:p w14:paraId="1FB0D659"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斯氏繡眼</w:t>
            </w:r>
            <w:r w:rsidRPr="00E3142A">
              <w:rPr>
                <w:rFonts w:ascii="Times New Roman" w:eastAsia="標楷體" w:hAnsi="Times New Roman" w:cs="Times New Roman"/>
              </w:rPr>
              <w:t xml:space="preserve"> </w:t>
            </w:r>
          </w:p>
        </w:tc>
        <w:tc>
          <w:tcPr>
            <w:tcW w:w="1924" w:type="pct"/>
          </w:tcPr>
          <w:p w14:paraId="6C4E508A"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01D3D9CA" w14:textId="77777777" w:rsidTr="00D47637">
        <w:tblPrEx>
          <w:tblLook w:val="04A0" w:firstRow="1" w:lastRow="0" w:firstColumn="1" w:lastColumn="0" w:noHBand="0" w:noVBand="1"/>
        </w:tblPrEx>
        <w:tc>
          <w:tcPr>
            <w:tcW w:w="3076" w:type="pct"/>
          </w:tcPr>
          <w:p w14:paraId="3C35039D"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山紅頭</w:t>
            </w:r>
            <w:r w:rsidRPr="00E3142A">
              <w:rPr>
                <w:rFonts w:ascii="Times New Roman" w:eastAsia="標楷體" w:hAnsi="Times New Roman" w:cs="Times New Roman"/>
              </w:rPr>
              <w:t xml:space="preserve"> ※ </w:t>
            </w:r>
          </w:p>
        </w:tc>
        <w:tc>
          <w:tcPr>
            <w:tcW w:w="1924" w:type="pct"/>
          </w:tcPr>
          <w:p w14:paraId="003163F2"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13</w:t>
            </w:r>
          </w:p>
        </w:tc>
      </w:tr>
      <w:tr w:rsidR="008C7090" w:rsidRPr="00E3142A" w14:paraId="468FE163" w14:textId="77777777" w:rsidTr="00D47637">
        <w:tblPrEx>
          <w:tblLook w:val="04A0" w:firstRow="1" w:lastRow="0" w:firstColumn="1" w:lastColumn="0" w:noHBand="0" w:noVBand="1"/>
        </w:tblPrEx>
        <w:tc>
          <w:tcPr>
            <w:tcW w:w="3076" w:type="pct"/>
          </w:tcPr>
          <w:p w14:paraId="3756C791"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小彎嘴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15284FF3"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6</w:t>
            </w:r>
          </w:p>
        </w:tc>
      </w:tr>
      <w:tr w:rsidR="008C7090" w:rsidRPr="00E3142A" w14:paraId="68D6272E" w14:textId="77777777" w:rsidTr="00D47637">
        <w:tblPrEx>
          <w:tblLook w:val="04A0" w:firstRow="1" w:lastRow="0" w:firstColumn="1" w:lastColumn="0" w:noHBand="0" w:noVBand="1"/>
        </w:tblPrEx>
        <w:tc>
          <w:tcPr>
            <w:tcW w:w="3076" w:type="pct"/>
          </w:tcPr>
          <w:p w14:paraId="18C6711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大彎嘴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0953A463"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394B0CCB" w14:textId="77777777" w:rsidTr="00D47637">
        <w:tblPrEx>
          <w:tblLook w:val="04A0" w:firstRow="1" w:lastRow="0" w:firstColumn="1" w:lastColumn="0" w:noHBand="0" w:noVBand="1"/>
        </w:tblPrEx>
        <w:tc>
          <w:tcPr>
            <w:tcW w:w="3076" w:type="pct"/>
          </w:tcPr>
          <w:p w14:paraId="7AA9F8E8"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頭烏線</w:t>
            </w:r>
            <w:proofErr w:type="gramEnd"/>
            <w:r w:rsidRPr="00E3142A">
              <w:rPr>
                <w:rFonts w:ascii="Times New Roman" w:eastAsia="標楷體" w:hAnsi="Times New Roman" w:cs="Times New Roman"/>
              </w:rPr>
              <w:t xml:space="preserve"> ※ </w:t>
            </w:r>
          </w:p>
        </w:tc>
        <w:tc>
          <w:tcPr>
            <w:tcW w:w="1924" w:type="pct"/>
          </w:tcPr>
          <w:p w14:paraId="663FD13D"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1866951E" w14:textId="77777777" w:rsidTr="00D47637">
        <w:tblPrEx>
          <w:tblLook w:val="04A0" w:firstRow="1" w:lastRow="0" w:firstColumn="1" w:lastColumn="0" w:noHBand="0" w:noVBand="1"/>
        </w:tblPrEx>
        <w:tc>
          <w:tcPr>
            <w:tcW w:w="3076" w:type="pct"/>
          </w:tcPr>
          <w:p w14:paraId="0F369659"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繡眼畫眉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7CAD1E0B"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19</w:t>
            </w:r>
          </w:p>
        </w:tc>
      </w:tr>
      <w:tr w:rsidR="008C7090" w:rsidRPr="00E3142A" w14:paraId="51B206A6" w14:textId="77777777" w:rsidTr="00D47637">
        <w:tblPrEx>
          <w:tblLook w:val="04A0" w:firstRow="1" w:lastRow="0" w:firstColumn="1" w:lastColumn="0" w:noHBand="0" w:noVBand="1"/>
        </w:tblPrEx>
        <w:tc>
          <w:tcPr>
            <w:tcW w:w="3076" w:type="pct"/>
          </w:tcPr>
          <w:p w14:paraId="327362F6"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臺灣噪眉</w:t>
            </w:r>
            <w:proofErr w:type="gramEnd"/>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44C4EC82"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20DD244A" w14:textId="77777777" w:rsidTr="00D47637">
        <w:tblPrEx>
          <w:tblLook w:val="04A0" w:firstRow="1" w:lastRow="0" w:firstColumn="1" w:lastColumn="0" w:noHBand="0" w:noVBand="1"/>
        </w:tblPrEx>
        <w:tc>
          <w:tcPr>
            <w:tcW w:w="3076" w:type="pct"/>
          </w:tcPr>
          <w:p w14:paraId="35B5FCD3"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白耳畫眉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1E904CC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31</w:t>
            </w:r>
          </w:p>
        </w:tc>
      </w:tr>
      <w:tr w:rsidR="008C7090" w:rsidRPr="00E3142A" w14:paraId="50E61238" w14:textId="77777777" w:rsidTr="00D47637">
        <w:tblPrEx>
          <w:tblLook w:val="04A0" w:firstRow="1" w:lastRow="0" w:firstColumn="1" w:lastColumn="0" w:noHBand="0" w:noVBand="1"/>
        </w:tblPrEx>
        <w:tc>
          <w:tcPr>
            <w:tcW w:w="3076" w:type="pct"/>
          </w:tcPr>
          <w:p w14:paraId="5EC5E9BF"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黃胸</w:t>
            </w:r>
            <w:proofErr w:type="gramStart"/>
            <w:r w:rsidRPr="00E3142A">
              <w:rPr>
                <w:rFonts w:ascii="Times New Roman" w:eastAsia="標楷體" w:hAnsi="Times New Roman" w:cs="Times New Roman"/>
              </w:rPr>
              <w:t>藪</w:t>
            </w:r>
            <w:proofErr w:type="gramEnd"/>
            <w:r w:rsidRPr="00E3142A">
              <w:rPr>
                <w:rFonts w:ascii="Times New Roman" w:eastAsia="標楷體" w:hAnsi="Times New Roman" w:cs="Times New Roman"/>
              </w:rPr>
              <w:t>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00CCEE7E"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18</w:t>
            </w:r>
          </w:p>
        </w:tc>
      </w:tr>
      <w:tr w:rsidR="008C7090" w:rsidRPr="00E3142A" w14:paraId="132DC48A" w14:textId="77777777" w:rsidTr="00D47637">
        <w:tblPrEx>
          <w:tblLook w:val="04A0" w:firstRow="1" w:lastRow="0" w:firstColumn="1" w:lastColumn="0" w:noHBand="0" w:noVBand="1"/>
        </w:tblPrEx>
        <w:tc>
          <w:tcPr>
            <w:tcW w:w="3076" w:type="pct"/>
          </w:tcPr>
          <w:p w14:paraId="2555BBE6"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火冠戴菊鳥</w:t>
            </w:r>
            <w:proofErr w:type="gramEnd"/>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1DA662EC"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7A9C2A81" w14:textId="77777777" w:rsidTr="00D47637">
        <w:tblPrEx>
          <w:tblLook w:val="04A0" w:firstRow="1" w:lastRow="0" w:firstColumn="1" w:lastColumn="0" w:noHBand="0" w:noVBand="1"/>
        </w:tblPrEx>
        <w:tc>
          <w:tcPr>
            <w:tcW w:w="3076" w:type="pct"/>
          </w:tcPr>
          <w:p w14:paraId="5DD99C93"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灰頭</w:t>
            </w:r>
            <w:proofErr w:type="gramStart"/>
            <w:r w:rsidRPr="00E3142A">
              <w:rPr>
                <w:rFonts w:ascii="Times New Roman" w:eastAsia="標楷體" w:hAnsi="Times New Roman" w:cs="Times New Roman"/>
              </w:rPr>
              <w:t>椋</w:t>
            </w:r>
            <w:proofErr w:type="gramEnd"/>
            <w:r w:rsidRPr="00E3142A">
              <w:rPr>
                <w:rFonts w:ascii="Times New Roman" w:eastAsia="標楷體" w:hAnsi="Times New Roman" w:cs="Times New Roman"/>
              </w:rPr>
              <w:t>鳥</w:t>
            </w:r>
            <w:r w:rsidRPr="00E3142A">
              <w:rPr>
                <w:rFonts w:ascii="Times New Roman" w:eastAsia="標楷體" w:hAnsi="Times New Roman" w:cs="Times New Roman"/>
              </w:rPr>
              <w:t xml:space="preserve"> </w:t>
            </w:r>
          </w:p>
        </w:tc>
        <w:tc>
          <w:tcPr>
            <w:tcW w:w="1924" w:type="pct"/>
          </w:tcPr>
          <w:p w14:paraId="6417A83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39E28FFC" w14:textId="77777777" w:rsidTr="00D47637">
        <w:tblPrEx>
          <w:tblLook w:val="04A0" w:firstRow="1" w:lastRow="0" w:firstColumn="1" w:lastColumn="0" w:noHBand="0" w:noVBand="1"/>
        </w:tblPrEx>
        <w:tc>
          <w:tcPr>
            <w:tcW w:w="3076" w:type="pct"/>
          </w:tcPr>
          <w:p w14:paraId="541782C2"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白腰鵲鴝</w:t>
            </w:r>
            <w:proofErr w:type="gramEnd"/>
            <w:r w:rsidRPr="00E3142A">
              <w:rPr>
                <w:rFonts w:ascii="Times New Roman" w:eastAsia="標楷體" w:hAnsi="Times New Roman" w:cs="Times New Roman"/>
              </w:rPr>
              <w:t xml:space="preserve"> </w:t>
            </w:r>
          </w:p>
        </w:tc>
        <w:tc>
          <w:tcPr>
            <w:tcW w:w="1924" w:type="pct"/>
          </w:tcPr>
          <w:p w14:paraId="15069DDB"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12</w:t>
            </w:r>
          </w:p>
        </w:tc>
      </w:tr>
      <w:tr w:rsidR="008C7090" w:rsidRPr="00E3142A" w14:paraId="5365C2A3" w14:textId="77777777" w:rsidTr="00D47637">
        <w:tblPrEx>
          <w:tblLook w:val="04A0" w:firstRow="1" w:lastRow="0" w:firstColumn="1" w:lastColumn="0" w:noHBand="0" w:noVBand="1"/>
        </w:tblPrEx>
        <w:tc>
          <w:tcPr>
            <w:tcW w:w="3076" w:type="pct"/>
          </w:tcPr>
          <w:p w14:paraId="43BA7D9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黃腹琉璃</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49BC2F0C"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6EEE1DD4" w14:textId="77777777" w:rsidTr="00D47637">
        <w:tblPrEx>
          <w:tblLook w:val="04A0" w:firstRow="1" w:lastRow="0" w:firstColumn="1" w:lastColumn="0" w:noHBand="0" w:noVBand="1"/>
        </w:tblPrEx>
        <w:tc>
          <w:tcPr>
            <w:tcW w:w="3076" w:type="pct"/>
          </w:tcPr>
          <w:p w14:paraId="01E8DAE9"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白尾</w:t>
            </w:r>
            <w:proofErr w:type="gramStart"/>
            <w:r w:rsidRPr="00E3142A">
              <w:rPr>
                <w:rFonts w:ascii="Times New Roman" w:eastAsia="標楷體" w:hAnsi="Times New Roman" w:cs="Times New Roman"/>
              </w:rPr>
              <w:t>鴝</w:t>
            </w:r>
            <w:proofErr w:type="gramEnd"/>
            <w:r w:rsidRPr="00E3142A">
              <w:rPr>
                <w:rFonts w:ascii="Times New Roman" w:eastAsia="標楷體" w:hAnsi="Times New Roman" w:cs="Times New Roman"/>
              </w:rPr>
              <w:t xml:space="preserve"> ※ III</w:t>
            </w:r>
          </w:p>
        </w:tc>
        <w:tc>
          <w:tcPr>
            <w:tcW w:w="1924" w:type="pct"/>
          </w:tcPr>
          <w:p w14:paraId="18722B26"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23E41033" w14:textId="77777777" w:rsidTr="00D47637">
        <w:tblPrEx>
          <w:tblLook w:val="04A0" w:firstRow="1" w:lastRow="0" w:firstColumn="1" w:lastColumn="0" w:noHBand="0" w:noVBand="1"/>
        </w:tblPrEx>
        <w:tc>
          <w:tcPr>
            <w:tcW w:w="3076" w:type="pct"/>
          </w:tcPr>
          <w:p w14:paraId="3FFB43BA"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紅</w:t>
            </w:r>
            <w:proofErr w:type="gramStart"/>
            <w:r w:rsidRPr="00E3142A">
              <w:rPr>
                <w:rFonts w:ascii="Times New Roman" w:eastAsia="標楷體" w:hAnsi="Times New Roman" w:cs="Times New Roman"/>
              </w:rPr>
              <w:t>胸啄花</w:t>
            </w:r>
            <w:proofErr w:type="gramEnd"/>
            <w:r w:rsidRPr="00E3142A">
              <w:rPr>
                <w:rFonts w:ascii="Times New Roman" w:eastAsia="標楷體" w:hAnsi="Times New Roman" w:cs="Times New Roman"/>
              </w:rPr>
              <w:t xml:space="preserve"> ※ </w:t>
            </w:r>
          </w:p>
        </w:tc>
        <w:tc>
          <w:tcPr>
            <w:tcW w:w="1924" w:type="pct"/>
          </w:tcPr>
          <w:p w14:paraId="402D4605"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2935EEDE" w14:textId="77777777" w:rsidTr="00D47637">
        <w:tblPrEx>
          <w:tblLook w:val="04A0" w:firstRow="1" w:lastRow="0" w:firstColumn="1" w:lastColumn="0" w:noHBand="0" w:noVBand="1"/>
        </w:tblPrEx>
        <w:tc>
          <w:tcPr>
            <w:tcW w:w="3076" w:type="pct"/>
          </w:tcPr>
          <w:p w14:paraId="7F4E3AF5" w14:textId="77777777" w:rsidR="008C7090" w:rsidRPr="00E3142A" w:rsidRDefault="008C7090"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41</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924" w:type="pct"/>
          </w:tcPr>
          <w:p w14:paraId="57105912"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277</w:t>
            </w:r>
          </w:p>
        </w:tc>
      </w:tr>
    </w:tbl>
    <w:p w14:paraId="3D330B41" w14:textId="77777777" w:rsidR="007D0304" w:rsidRPr="00DC66F5" w:rsidRDefault="007D0304" w:rsidP="007D0304">
      <w:pPr>
        <w:jc w:val="both"/>
        <w:rPr>
          <w:rFonts w:ascii="Times New Roman" w:eastAsia="標楷體" w:hAnsi="Times New Roman" w:cs="Times New Roman"/>
          <w:color w:val="4472C4" w:themeColor="accent5"/>
        </w:rPr>
      </w:pPr>
    </w:p>
    <w:p w14:paraId="6A439F4B" w14:textId="77777777" w:rsidR="007D0304" w:rsidRPr="00DC66F5" w:rsidRDefault="007D0304" w:rsidP="007D0304">
      <w:pPr>
        <w:suppressAutoHyphens/>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3F42E28D" w14:textId="3A8981F6" w:rsidR="007D0304" w:rsidRPr="00D47637" w:rsidRDefault="0079792A" w:rsidP="007D0304">
      <w:pPr>
        <w:rPr>
          <w:rFonts w:ascii="Times New Roman" w:eastAsia="標楷體" w:hAnsi="Times New Roman"/>
        </w:rPr>
      </w:pPr>
      <w:bookmarkStart w:id="108" w:name="_Toc187943661"/>
      <w:r w:rsidRPr="00D47637">
        <w:rPr>
          <w:rFonts w:ascii="Times New Roman" w:eastAsia="標楷體" w:hAnsi="Times New Roman" w:cs="Times New Roman" w:hint="eastAsia"/>
        </w:rPr>
        <w:t>附表</w:t>
      </w:r>
      <w:r w:rsidRPr="00D47637">
        <w:rPr>
          <w:rFonts w:ascii="Times New Roman" w:eastAsia="標楷體" w:hAnsi="Times New Roman" w:cs="Times New Roman"/>
        </w:rPr>
        <w:t>1</w:t>
      </w:r>
      <w:r w:rsidR="005D1CB7" w:rsidRPr="00D47637">
        <w:rPr>
          <w:rFonts w:ascii="Times New Roman" w:eastAsia="標楷體" w:hAnsi="Times New Roman" w:cs="Times New Roman"/>
        </w:rPr>
        <w:t>0</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9B36E8" w:rsidRPr="00D47637">
        <w:rPr>
          <w:rFonts w:ascii="Times New Roman" w:eastAsia="標楷體" w:hAnsi="Times New Roman"/>
        </w:rPr>
        <w:t>5</w:t>
      </w:r>
      <w:r w:rsidR="007D0304" w:rsidRPr="00D47637">
        <w:rPr>
          <w:rFonts w:ascii="Times New Roman" w:eastAsia="標楷體" w:hAnsi="Times New Roman" w:hint="eastAsia"/>
        </w:rPr>
        <w:t>年繁殖鳥類調查資料屬於優等之樣區中，在屏東分署記錄的鳥種名錄及數量</w:t>
      </w:r>
      <w:bookmarkEnd w:id="108"/>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251"/>
        <w:gridCol w:w="3055"/>
      </w:tblGrid>
      <w:tr w:rsidR="008C7090" w:rsidRPr="00E3142A" w14:paraId="58262DF8" w14:textId="77777777" w:rsidTr="00D47637">
        <w:tc>
          <w:tcPr>
            <w:tcW w:w="3161" w:type="pct"/>
            <w:tcBorders>
              <w:top w:val="single" w:sz="4" w:space="0" w:color="auto"/>
              <w:bottom w:val="single" w:sz="4" w:space="0" w:color="auto"/>
            </w:tcBorders>
          </w:tcPr>
          <w:p w14:paraId="62937896"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1839" w:type="pct"/>
            <w:tcBorders>
              <w:top w:val="single" w:sz="4" w:space="0" w:color="auto"/>
              <w:bottom w:val="single" w:sz="4" w:space="0" w:color="auto"/>
            </w:tcBorders>
          </w:tcPr>
          <w:p w14:paraId="0729581E"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proofErr w:type="gramStart"/>
            <w:r w:rsidRPr="00E3142A">
              <w:rPr>
                <w:rFonts w:ascii="Times New Roman" w:eastAsia="標楷體" w:hAnsi="Times New Roman" w:cs="Times New Roman"/>
              </w:rPr>
              <w:t>隻次</w:t>
            </w:r>
            <w:proofErr w:type="gramEnd"/>
            <w:r w:rsidRPr="00E3142A">
              <w:rPr>
                <w:rFonts w:ascii="Times New Roman" w:eastAsia="標楷體" w:hAnsi="Times New Roman" w:cs="Times New Roman"/>
              </w:rPr>
              <w:t>)</w:t>
            </w:r>
          </w:p>
        </w:tc>
      </w:tr>
      <w:tr w:rsidR="008C7090" w:rsidRPr="00E3142A" w14:paraId="2CB1E8C9" w14:textId="77777777" w:rsidTr="00D47637">
        <w:tc>
          <w:tcPr>
            <w:tcW w:w="3161" w:type="pct"/>
            <w:tcBorders>
              <w:top w:val="single" w:sz="4" w:space="0" w:color="auto"/>
            </w:tcBorders>
          </w:tcPr>
          <w:p w14:paraId="4BBE7057"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臺灣山鷓鴣</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Borders>
              <w:top w:val="single" w:sz="4" w:space="0" w:color="auto"/>
            </w:tcBorders>
          </w:tcPr>
          <w:p w14:paraId="6B761935"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25</w:t>
            </w:r>
          </w:p>
        </w:tc>
      </w:tr>
      <w:tr w:rsidR="008C7090" w:rsidRPr="00E3142A" w14:paraId="01E3D14D" w14:textId="77777777" w:rsidTr="00D47637">
        <w:tc>
          <w:tcPr>
            <w:tcW w:w="3161" w:type="pct"/>
          </w:tcPr>
          <w:p w14:paraId="403C3B77"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臺灣竹雞</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6D5C1D7A"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8</w:t>
            </w:r>
          </w:p>
        </w:tc>
      </w:tr>
      <w:tr w:rsidR="008C7090" w:rsidRPr="00E3142A" w14:paraId="47EF3949" w14:textId="77777777" w:rsidTr="00D47637">
        <w:tc>
          <w:tcPr>
            <w:tcW w:w="3161" w:type="pct"/>
          </w:tcPr>
          <w:p w14:paraId="1BE133BE"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珠頸斑鳩</w:t>
            </w:r>
            <w:proofErr w:type="gramEnd"/>
            <w:r w:rsidRPr="00E3142A">
              <w:rPr>
                <w:rFonts w:ascii="Times New Roman" w:eastAsia="標楷體" w:hAnsi="Times New Roman" w:cs="Times New Roman"/>
              </w:rPr>
              <w:t xml:space="preserve"> </w:t>
            </w:r>
          </w:p>
        </w:tc>
        <w:tc>
          <w:tcPr>
            <w:tcW w:w="1839" w:type="pct"/>
          </w:tcPr>
          <w:p w14:paraId="4ADE299D"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8</w:t>
            </w:r>
          </w:p>
        </w:tc>
      </w:tr>
      <w:tr w:rsidR="008C7090" w:rsidRPr="00E3142A" w14:paraId="723C2494" w14:textId="77777777" w:rsidTr="00D47637">
        <w:tc>
          <w:tcPr>
            <w:tcW w:w="3161" w:type="pct"/>
          </w:tcPr>
          <w:p w14:paraId="3F7589C6"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翠翼</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w:t>
            </w:r>
          </w:p>
        </w:tc>
        <w:tc>
          <w:tcPr>
            <w:tcW w:w="1839" w:type="pct"/>
          </w:tcPr>
          <w:p w14:paraId="19FBF6EA"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58F0BC0B" w14:textId="77777777" w:rsidTr="00D47637">
        <w:tc>
          <w:tcPr>
            <w:tcW w:w="3161" w:type="pct"/>
          </w:tcPr>
          <w:p w14:paraId="08543D1A"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綠</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w:t>
            </w:r>
          </w:p>
        </w:tc>
        <w:tc>
          <w:tcPr>
            <w:tcW w:w="1839" w:type="pct"/>
          </w:tcPr>
          <w:p w14:paraId="24DD4D71"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2463B735" w14:textId="77777777" w:rsidTr="00D47637">
        <w:tc>
          <w:tcPr>
            <w:tcW w:w="3161" w:type="pct"/>
          </w:tcPr>
          <w:p w14:paraId="266AE397"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紅頭綠</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 II</w:t>
            </w:r>
          </w:p>
        </w:tc>
        <w:tc>
          <w:tcPr>
            <w:tcW w:w="1839" w:type="pct"/>
          </w:tcPr>
          <w:p w14:paraId="2806B53D"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2644BF53" w14:textId="77777777" w:rsidTr="00D47637">
        <w:tc>
          <w:tcPr>
            <w:tcW w:w="3161" w:type="pct"/>
          </w:tcPr>
          <w:p w14:paraId="20784220"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鷹</w:t>
            </w:r>
            <w:proofErr w:type="gramStart"/>
            <w:r w:rsidRPr="00E3142A">
              <w:rPr>
                <w:rFonts w:ascii="Times New Roman" w:eastAsia="標楷體" w:hAnsi="Times New Roman" w:cs="Times New Roman"/>
              </w:rPr>
              <w:t>鵑</w:t>
            </w:r>
            <w:proofErr w:type="gramEnd"/>
            <w:r w:rsidRPr="00E3142A">
              <w:rPr>
                <w:rFonts w:ascii="Times New Roman" w:eastAsia="標楷體" w:hAnsi="Times New Roman" w:cs="Times New Roman"/>
              </w:rPr>
              <w:t xml:space="preserve"> </w:t>
            </w:r>
          </w:p>
        </w:tc>
        <w:tc>
          <w:tcPr>
            <w:tcW w:w="1839" w:type="pct"/>
          </w:tcPr>
          <w:p w14:paraId="0F576184"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7B308872" w14:textId="77777777" w:rsidTr="00D47637">
        <w:tc>
          <w:tcPr>
            <w:tcW w:w="3161" w:type="pct"/>
          </w:tcPr>
          <w:p w14:paraId="366C99BC"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大冠</w:t>
            </w:r>
            <w:proofErr w:type="gramStart"/>
            <w:r w:rsidRPr="00E3142A">
              <w:rPr>
                <w:rFonts w:ascii="Times New Roman" w:eastAsia="標楷體" w:hAnsi="Times New Roman" w:cs="Times New Roman"/>
              </w:rPr>
              <w:t>鷲</w:t>
            </w:r>
            <w:proofErr w:type="gramEnd"/>
            <w:r w:rsidRPr="00E3142A">
              <w:rPr>
                <w:rFonts w:ascii="Times New Roman" w:eastAsia="標楷體" w:hAnsi="Times New Roman" w:cs="Times New Roman"/>
              </w:rPr>
              <w:t xml:space="preserve"> ※ II</w:t>
            </w:r>
          </w:p>
        </w:tc>
        <w:tc>
          <w:tcPr>
            <w:tcW w:w="1839" w:type="pct"/>
          </w:tcPr>
          <w:p w14:paraId="1FB19868"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090CFAF0" w14:textId="77777777" w:rsidTr="00D47637">
        <w:tc>
          <w:tcPr>
            <w:tcW w:w="3161" w:type="pct"/>
          </w:tcPr>
          <w:p w14:paraId="0FEF863D"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灰面</w:t>
            </w:r>
            <w:proofErr w:type="gramStart"/>
            <w:r w:rsidRPr="00E3142A">
              <w:rPr>
                <w:rFonts w:ascii="Times New Roman" w:eastAsia="標楷體" w:hAnsi="Times New Roman" w:cs="Times New Roman"/>
              </w:rPr>
              <w:t>鵟</w:t>
            </w:r>
            <w:proofErr w:type="gramEnd"/>
            <w:r w:rsidRPr="00E3142A">
              <w:rPr>
                <w:rFonts w:ascii="Times New Roman" w:eastAsia="標楷體" w:hAnsi="Times New Roman" w:cs="Times New Roman"/>
              </w:rPr>
              <w:t>鷹</w:t>
            </w:r>
            <w:r w:rsidRPr="00E3142A">
              <w:rPr>
                <w:rFonts w:ascii="Times New Roman" w:eastAsia="標楷體" w:hAnsi="Times New Roman" w:cs="Times New Roman"/>
              </w:rPr>
              <w:t xml:space="preserve"> II</w:t>
            </w:r>
          </w:p>
        </w:tc>
        <w:tc>
          <w:tcPr>
            <w:tcW w:w="1839" w:type="pct"/>
          </w:tcPr>
          <w:p w14:paraId="0125251A"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12</w:t>
            </w:r>
          </w:p>
        </w:tc>
      </w:tr>
      <w:tr w:rsidR="008C7090" w:rsidRPr="00E3142A" w14:paraId="080908BA" w14:textId="77777777" w:rsidTr="00D47637">
        <w:tc>
          <w:tcPr>
            <w:tcW w:w="3161" w:type="pct"/>
          </w:tcPr>
          <w:p w14:paraId="52038E46"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鳳頭蒼鷹</w:t>
            </w:r>
            <w:r w:rsidRPr="00E3142A">
              <w:rPr>
                <w:rFonts w:ascii="Times New Roman" w:eastAsia="標楷體" w:hAnsi="Times New Roman" w:cs="Times New Roman"/>
              </w:rPr>
              <w:t xml:space="preserve"> ※ II</w:t>
            </w:r>
          </w:p>
        </w:tc>
        <w:tc>
          <w:tcPr>
            <w:tcW w:w="1839" w:type="pct"/>
          </w:tcPr>
          <w:p w14:paraId="5ECD60D7"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0F39F372" w14:textId="77777777" w:rsidTr="00D47637">
        <w:tc>
          <w:tcPr>
            <w:tcW w:w="3161" w:type="pct"/>
          </w:tcPr>
          <w:p w14:paraId="5DA07B45"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松雀鷹</w:t>
            </w:r>
            <w:r w:rsidRPr="00E3142A">
              <w:rPr>
                <w:rFonts w:ascii="Times New Roman" w:eastAsia="標楷體" w:hAnsi="Times New Roman" w:cs="Times New Roman"/>
              </w:rPr>
              <w:t xml:space="preserve"> ※ II</w:t>
            </w:r>
          </w:p>
        </w:tc>
        <w:tc>
          <w:tcPr>
            <w:tcW w:w="1839" w:type="pct"/>
          </w:tcPr>
          <w:p w14:paraId="287442F8"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61420028" w14:textId="77777777" w:rsidTr="00D47637">
        <w:tc>
          <w:tcPr>
            <w:tcW w:w="3161" w:type="pct"/>
          </w:tcPr>
          <w:p w14:paraId="3D3D1D9A"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鵂鶹</w:t>
            </w:r>
            <w:proofErr w:type="gramEnd"/>
            <w:r w:rsidRPr="00E3142A">
              <w:rPr>
                <w:rFonts w:ascii="Times New Roman" w:eastAsia="標楷體" w:hAnsi="Times New Roman" w:cs="Times New Roman"/>
              </w:rPr>
              <w:t xml:space="preserve"> ※ II</w:t>
            </w:r>
          </w:p>
        </w:tc>
        <w:tc>
          <w:tcPr>
            <w:tcW w:w="1839" w:type="pct"/>
          </w:tcPr>
          <w:p w14:paraId="22F30CE2"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560E7409" w14:textId="77777777" w:rsidTr="00D47637">
        <w:tc>
          <w:tcPr>
            <w:tcW w:w="3161" w:type="pct"/>
          </w:tcPr>
          <w:p w14:paraId="3C0CF85D"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五色鳥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30FC31C7"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52</w:t>
            </w:r>
          </w:p>
        </w:tc>
      </w:tr>
      <w:tr w:rsidR="008C7090" w:rsidRPr="00E3142A" w14:paraId="5768AC5D" w14:textId="77777777" w:rsidTr="00D47637">
        <w:tc>
          <w:tcPr>
            <w:tcW w:w="3161" w:type="pct"/>
          </w:tcPr>
          <w:p w14:paraId="038667D2"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小啄木</w:t>
            </w:r>
            <w:proofErr w:type="gramEnd"/>
            <w:r w:rsidRPr="00E3142A">
              <w:rPr>
                <w:rFonts w:ascii="Times New Roman" w:eastAsia="標楷體" w:hAnsi="Times New Roman" w:cs="Times New Roman"/>
              </w:rPr>
              <w:t xml:space="preserve"> </w:t>
            </w:r>
          </w:p>
        </w:tc>
        <w:tc>
          <w:tcPr>
            <w:tcW w:w="1839" w:type="pct"/>
          </w:tcPr>
          <w:p w14:paraId="61D8DB79"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057E988F" w14:textId="77777777" w:rsidTr="00D47637">
        <w:tc>
          <w:tcPr>
            <w:tcW w:w="3161" w:type="pct"/>
          </w:tcPr>
          <w:p w14:paraId="65A94BD7"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灰喉山椒</w:t>
            </w:r>
            <w:proofErr w:type="gramEnd"/>
            <w:r w:rsidRPr="00E3142A">
              <w:rPr>
                <w:rFonts w:ascii="Times New Roman" w:eastAsia="標楷體" w:hAnsi="Times New Roman" w:cs="Times New Roman"/>
              </w:rPr>
              <w:t>鳥</w:t>
            </w:r>
            <w:r w:rsidRPr="00E3142A">
              <w:rPr>
                <w:rFonts w:ascii="Times New Roman" w:eastAsia="標楷體" w:hAnsi="Times New Roman" w:cs="Times New Roman"/>
              </w:rPr>
              <w:t xml:space="preserve"> </w:t>
            </w:r>
          </w:p>
        </w:tc>
        <w:tc>
          <w:tcPr>
            <w:tcW w:w="1839" w:type="pct"/>
          </w:tcPr>
          <w:p w14:paraId="7357AC6C"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26</w:t>
            </w:r>
          </w:p>
        </w:tc>
      </w:tr>
      <w:tr w:rsidR="008C7090" w:rsidRPr="00E3142A" w14:paraId="36B0A45A" w14:textId="77777777" w:rsidTr="00D47637">
        <w:tc>
          <w:tcPr>
            <w:tcW w:w="3161" w:type="pct"/>
          </w:tcPr>
          <w:p w14:paraId="64AF5A06"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綠畫眉</w:t>
            </w:r>
            <w:r w:rsidRPr="00E3142A">
              <w:rPr>
                <w:rFonts w:ascii="Times New Roman" w:eastAsia="標楷體" w:hAnsi="Times New Roman" w:cs="Times New Roman"/>
              </w:rPr>
              <w:t xml:space="preserve"> </w:t>
            </w:r>
          </w:p>
        </w:tc>
        <w:tc>
          <w:tcPr>
            <w:tcW w:w="1839" w:type="pct"/>
          </w:tcPr>
          <w:p w14:paraId="240D8B95"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3CE88DBC" w14:textId="77777777" w:rsidTr="00D47637">
        <w:tc>
          <w:tcPr>
            <w:tcW w:w="3161" w:type="pct"/>
          </w:tcPr>
          <w:p w14:paraId="319DE6A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小卷尾</w:t>
            </w:r>
            <w:r w:rsidRPr="00E3142A">
              <w:rPr>
                <w:rFonts w:ascii="Times New Roman" w:eastAsia="標楷體" w:hAnsi="Times New Roman" w:cs="Times New Roman"/>
              </w:rPr>
              <w:t xml:space="preserve"> ※ </w:t>
            </w:r>
          </w:p>
        </w:tc>
        <w:tc>
          <w:tcPr>
            <w:tcW w:w="1839" w:type="pct"/>
          </w:tcPr>
          <w:p w14:paraId="23E25521"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11</w:t>
            </w:r>
          </w:p>
        </w:tc>
      </w:tr>
      <w:tr w:rsidR="008C7090" w:rsidRPr="00E3142A" w14:paraId="1D9591A5" w14:textId="77777777" w:rsidTr="00D47637">
        <w:tc>
          <w:tcPr>
            <w:tcW w:w="3161" w:type="pct"/>
          </w:tcPr>
          <w:p w14:paraId="4092285C"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黑枕藍鶲</w:t>
            </w:r>
            <w:proofErr w:type="gramEnd"/>
            <w:r w:rsidRPr="00E3142A">
              <w:rPr>
                <w:rFonts w:ascii="Times New Roman" w:eastAsia="標楷體" w:hAnsi="Times New Roman" w:cs="Times New Roman"/>
              </w:rPr>
              <w:t xml:space="preserve"> ※ </w:t>
            </w:r>
          </w:p>
        </w:tc>
        <w:tc>
          <w:tcPr>
            <w:tcW w:w="1839" w:type="pct"/>
          </w:tcPr>
          <w:p w14:paraId="57C43797"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514DCFA7" w14:textId="77777777" w:rsidTr="00D47637">
        <w:tc>
          <w:tcPr>
            <w:tcW w:w="3161" w:type="pct"/>
          </w:tcPr>
          <w:p w14:paraId="0E012F1A"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松</w:t>
            </w:r>
            <w:proofErr w:type="gramStart"/>
            <w:r w:rsidRPr="00E3142A">
              <w:rPr>
                <w:rFonts w:ascii="Times New Roman" w:eastAsia="標楷體" w:hAnsi="Times New Roman" w:cs="Times New Roman"/>
              </w:rPr>
              <w:t>鴉</w:t>
            </w:r>
            <w:proofErr w:type="gramEnd"/>
            <w:r w:rsidRPr="00E3142A">
              <w:rPr>
                <w:rFonts w:ascii="Times New Roman" w:eastAsia="標楷體" w:hAnsi="Times New Roman" w:cs="Times New Roman"/>
              </w:rPr>
              <w:t xml:space="preserve"> ※ </w:t>
            </w:r>
          </w:p>
        </w:tc>
        <w:tc>
          <w:tcPr>
            <w:tcW w:w="1839" w:type="pct"/>
          </w:tcPr>
          <w:p w14:paraId="55F273B5"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8</w:t>
            </w:r>
          </w:p>
        </w:tc>
      </w:tr>
      <w:tr w:rsidR="008C7090" w:rsidRPr="00E3142A" w14:paraId="1C94CBF6" w14:textId="77777777" w:rsidTr="00D47637">
        <w:tc>
          <w:tcPr>
            <w:tcW w:w="3161" w:type="pct"/>
          </w:tcPr>
          <w:p w14:paraId="31241EE6"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樹鵲</w:t>
            </w:r>
            <w:r w:rsidRPr="00E3142A">
              <w:rPr>
                <w:rFonts w:ascii="Times New Roman" w:eastAsia="標楷體" w:hAnsi="Times New Roman" w:cs="Times New Roman"/>
              </w:rPr>
              <w:t xml:space="preserve"> ※ </w:t>
            </w:r>
          </w:p>
        </w:tc>
        <w:tc>
          <w:tcPr>
            <w:tcW w:w="1839" w:type="pct"/>
          </w:tcPr>
          <w:p w14:paraId="1F5BB754"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23</w:t>
            </w:r>
          </w:p>
        </w:tc>
      </w:tr>
      <w:tr w:rsidR="008C7090" w:rsidRPr="00E3142A" w14:paraId="28399162" w14:textId="77777777" w:rsidTr="00D47637">
        <w:tc>
          <w:tcPr>
            <w:tcW w:w="3161" w:type="pct"/>
          </w:tcPr>
          <w:p w14:paraId="136169EC"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家燕</w:t>
            </w:r>
            <w:r w:rsidRPr="00E3142A">
              <w:rPr>
                <w:rFonts w:ascii="Times New Roman" w:eastAsia="標楷體" w:hAnsi="Times New Roman" w:cs="Times New Roman"/>
              </w:rPr>
              <w:t xml:space="preserve"> </w:t>
            </w:r>
          </w:p>
        </w:tc>
        <w:tc>
          <w:tcPr>
            <w:tcW w:w="1839" w:type="pct"/>
          </w:tcPr>
          <w:p w14:paraId="170EA76C"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05DE735E" w14:textId="77777777" w:rsidTr="00D47637">
        <w:tc>
          <w:tcPr>
            <w:tcW w:w="3161" w:type="pct"/>
          </w:tcPr>
          <w:p w14:paraId="438B2A7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白環</w:t>
            </w:r>
            <w:proofErr w:type="gramStart"/>
            <w:r w:rsidRPr="00E3142A">
              <w:rPr>
                <w:rFonts w:ascii="Times New Roman" w:eastAsia="標楷體" w:hAnsi="Times New Roman" w:cs="Times New Roman"/>
              </w:rPr>
              <w:t>鸚</w:t>
            </w:r>
            <w:proofErr w:type="gramEnd"/>
            <w:r w:rsidRPr="00E3142A">
              <w:rPr>
                <w:rFonts w:ascii="Times New Roman" w:eastAsia="標楷體" w:hAnsi="Times New Roman" w:cs="Times New Roman"/>
              </w:rPr>
              <w:t>嘴</w:t>
            </w:r>
            <w:proofErr w:type="gramStart"/>
            <w:r w:rsidRPr="00E3142A">
              <w:rPr>
                <w:rFonts w:ascii="Times New Roman" w:eastAsia="標楷體" w:hAnsi="Times New Roman" w:cs="Times New Roman"/>
              </w:rPr>
              <w:t>鵯</w:t>
            </w:r>
            <w:proofErr w:type="gramEnd"/>
            <w:r w:rsidRPr="00E3142A">
              <w:rPr>
                <w:rFonts w:ascii="Times New Roman" w:eastAsia="標楷體" w:hAnsi="Times New Roman" w:cs="Times New Roman"/>
              </w:rPr>
              <w:t xml:space="preserve"> ※ </w:t>
            </w:r>
          </w:p>
        </w:tc>
        <w:tc>
          <w:tcPr>
            <w:tcW w:w="1839" w:type="pct"/>
          </w:tcPr>
          <w:p w14:paraId="0CA08A18"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41DC6FFB" w14:textId="77777777" w:rsidTr="00D47637">
        <w:tc>
          <w:tcPr>
            <w:tcW w:w="3161" w:type="pct"/>
          </w:tcPr>
          <w:p w14:paraId="41FC9CEA"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烏頭翁</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w:t>
            </w:r>
          </w:p>
        </w:tc>
        <w:tc>
          <w:tcPr>
            <w:tcW w:w="1839" w:type="pct"/>
          </w:tcPr>
          <w:p w14:paraId="48641091"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24</w:t>
            </w:r>
          </w:p>
        </w:tc>
      </w:tr>
      <w:tr w:rsidR="008C7090" w:rsidRPr="00E3142A" w14:paraId="3A5431EC" w14:textId="77777777" w:rsidTr="00D47637">
        <w:tc>
          <w:tcPr>
            <w:tcW w:w="3161" w:type="pct"/>
          </w:tcPr>
          <w:p w14:paraId="40C0B9D7"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白頭翁</w:t>
            </w:r>
            <w:r w:rsidRPr="00E3142A">
              <w:rPr>
                <w:rFonts w:ascii="Times New Roman" w:eastAsia="標楷體" w:hAnsi="Times New Roman" w:cs="Times New Roman"/>
              </w:rPr>
              <w:t xml:space="preserve"> ※ </w:t>
            </w:r>
          </w:p>
        </w:tc>
        <w:tc>
          <w:tcPr>
            <w:tcW w:w="1839" w:type="pct"/>
          </w:tcPr>
          <w:p w14:paraId="4F6A4133"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7</w:t>
            </w:r>
          </w:p>
        </w:tc>
      </w:tr>
      <w:tr w:rsidR="008C7090" w:rsidRPr="00E3142A" w14:paraId="4BDEB282" w14:textId="77777777" w:rsidTr="00D47637">
        <w:tc>
          <w:tcPr>
            <w:tcW w:w="3161" w:type="pct"/>
          </w:tcPr>
          <w:p w14:paraId="4B0BEFE5"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紅嘴黑</w:t>
            </w:r>
            <w:proofErr w:type="gramStart"/>
            <w:r w:rsidRPr="00E3142A">
              <w:rPr>
                <w:rFonts w:ascii="Times New Roman" w:eastAsia="標楷體" w:hAnsi="Times New Roman" w:cs="Times New Roman"/>
              </w:rPr>
              <w:t>鵯</w:t>
            </w:r>
            <w:proofErr w:type="gramEnd"/>
            <w:r w:rsidRPr="00E3142A">
              <w:rPr>
                <w:rFonts w:ascii="Times New Roman" w:eastAsia="標楷體" w:hAnsi="Times New Roman" w:cs="Times New Roman"/>
              </w:rPr>
              <w:t xml:space="preserve"> ※ </w:t>
            </w:r>
          </w:p>
        </w:tc>
        <w:tc>
          <w:tcPr>
            <w:tcW w:w="1839" w:type="pct"/>
          </w:tcPr>
          <w:p w14:paraId="06678179"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69</w:t>
            </w:r>
          </w:p>
        </w:tc>
      </w:tr>
      <w:tr w:rsidR="008C7090" w:rsidRPr="00E3142A" w14:paraId="1EEF7BB1" w14:textId="77777777" w:rsidTr="00D47637">
        <w:tc>
          <w:tcPr>
            <w:tcW w:w="3161" w:type="pct"/>
          </w:tcPr>
          <w:p w14:paraId="3972FDDE"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棕面鶯</w:t>
            </w:r>
            <w:proofErr w:type="gramEnd"/>
            <w:r w:rsidRPr="00E3142A">
              <w:rPr>
                <w:rFonts w:ascii="Times New Roman" w:eastAsia="標楷體" w:hAnsi="Times New Roman" w:cs="Times New Roman"/>
              </w:rPr>
              <w:t xml:space="preserve"> </w:t>
            </w:r>
          </w:p>
        </w:tc>
        <w:tc>
          <w:tcPr>
            <w:tcW w:w="1839" w:type="pct"/>
          </w:tcPr>
          <w:p w14:paraId="15B6BFF9"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41</w:t>
            </w:r>
          </w:p>
        </w:tc>
      </w:tr>
      <w:tr w:rsidR="008C7090" w:rsidRPr="00E3142A" w14:paraId="1D9A8A08" w14:textId="77777777" w:rsidTr="00D47637">
        <w:tc>
          <w:tcPr>
            <w:tcW w:w="3161" w:type="pct"/>
          </w:tcPr>
          <w:p w14:paraId="6468ECAC"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紅頭山雀</w:t>
            </w:r>
            <w:r w:rsidRPr="00E3142A">
              <w:rPr>
                <w:rFonts w:ascii="Times New Roman" w:eastAsia="標楷體" w:hAnsi="Times New Roman" w:cs="Times New Roman"/>
              </w:rPr>
              <w:t xml:space="preserve"> </w:t>
            </w:r>
          </w:p>
        </w:tc>
        <w:tc>
          <w:tcPr>
            <w:tcW w:w="1839" w:type="pct"/>
          </w:tcPr>
          <w:p w14:paraId="15D4BE7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10</w:t>
            </w:r>
          </w:p>
        </w:tc>
      </w:tr>
      <w:tr w:rsidR="008C7090" w:rsidRPr="00E3142A" w14:paraId="7D69A81D" w14:textId="77777777" w:rsidTr="00D47637">
        <w:tblPrEx>
          <w:tblLook w:val="04A0" w:firstRow="1" w:lastRow="0" w:firstColumn="1" w:lastColumn="0" w:noHBand="0" w:noVBand="1"/>
        </w:tblPrEx>
        <w:tc>
          <w:tcPr>
            <w:tcW w:w="3161" w:type="pct"/>
          </w:tcPr>
          <w:p w14:paraId="4AB3FF45"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冠羽畫眉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Pr>
          <w:p w14:paraId="2D0D9714"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18</w:t>
            </w:r>
          </w:p>
        </w:tc>
      </w:tr>
      <w:tr w:rsidR="008C7090" w:rsidRPr="00E3142A" w14:paraId="5BFD6E7B" w14:textId="77777777" w:rsidTr="00D47637">
        <w:tblPrEx>
          <w:tblLook w:val="04A0" w:firstRow="1" w:lastRow="0" w:firstColumn="1" w:lastColumn="0" w:noHBand="0" w:noVBand="1"/>
        </w:tblPrEx>
        <w:tc>
          <w:tcPr>
            <w:tcW w:w="3161" w:type="pct"/>
          </w:tcPr>
          <w:p w14:paraId="5963562C"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山紅頭</w:t>
            </w:r>
            <w:r w:rsidRPr="00E3142A">
              <w:rPr>
                <w:rFonts w:ascii="Times New Roman" w:eastAsia="標楷體" w:hAnsi="Times New Roman" w:cs="Times New Roman"/>
              </w:rPr>
              <w:t xml:space="preserve"> ※ </w:t>
            </w:r>
          </w:p>
        </w:tc>
        <w:tc>
          <w:tcPr>
            <w:tcW w:w="1839" w:type="pct"/>
          </w:tcPr>
          <w:p w14:paraId="0487776E"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27</w:t>
            </w:r>
          </w:p>
        </w:tc>
      </w:tr>
      <w:tr w:rsidR="008C7090" w:rsidRPr="00E3142A" w14:paraId="1BF8B210" w14:textId="77777777" w:rsidTr="00D47637">
        <w:tblPrEx>
          <w:tblLook w:val="04A0" w:firstRow="1" w:lastRow="0" w:firstColumn="1" w:lastColumn="0" w:noHBand="0" w:noVBand="1"/>
        </w:tblPrEx>
        <w:tc>
          <w:tcPr>
            <w:tcW w:w="3161" w:type="pct"/>
          </w:tcPr>
          <w:p w14:paraId="24845561"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小彎嘴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49B0BABD"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9</w:t>
            </w:r>
          </w:p>
        </w:tc>
      </w:tr>
      <w:tr w:rsidR="008C7090" w:rsidRPr="00E3142A" w14:paraId="4EC1ADF2" w14:textId="77777777" w:rsidTr="00D47637">
        <w:tblPrEx>
          <w:tblLook w:val="04A0" w:firstRow="1" w:lastRow="0" w:firstColumn="1" w:lastColumn="0" w:noHBand="0" w:noVBand="1"/>
        </w:tblPrEx>
        <w:tc>
          <w:tcPr>
            <w:tcW w:w="3161" w:type="pct"/>
          </w:tcPr>
          <w:p w14:paraId="2ED3DBA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大彎嘴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16E0F272"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9</w:t>
            </w:r>
          </w:p>
        </w:tc>
      </w:tr>
      <w:tr w:rsidR="008C7090" w:rsidRPr="00E3142A" w14:paraId="547C705B" w14:textId="77777777" w:rsidTr="00D47637">
        <w:tblPrEx>
          <w:tblLook w:val="04A0" w:firstRow="1" w:lastRow="0" w:firstColumn="1" w:lastColumn="0" w:noHBand="0" w:noVBand="1"/>
        </w:tblPrEx>
        <w:tc>
          <w:tcPr>
            <w:tcW w:w="3161" w:type="pct"/>
          </w:tcPr>
          <w:p w14:paraId="773AEF08" w14:textId="77777777" w:rsidR="008C7090" w:rsidRPr="00E3142A" w:rsidRDefault="008C7090" w:rsidP="000E1A8F">
            <w:pPr>
              <w:jc w:val="left"/>
              <w:rPr>
                <w:rFonts w:ascii="Times New Roman" w:eastAsia="標楷體" w:hAnsi="Times New Roman" w:cs="Times New Roman"/>
              </w:rPr>
            </w:pPr>
            <w:proofErr w:type="gramStart"/>
            <w:r w:rsidRPr="00E3142A">
              <w:rPr>
                <w:rFonts w:ascii="Times New Roman" w:eastAsia="標楷體" w:hAnsi="Times New Roman" w:cs="Times New Roman"/>
              </w:rPr>
              <w:t>頭烏線</w:t>
            </w:r>
            <w:proofErr w:type="gramEnd"/>
            <w:r w:rsidRPr="00E3142A">
              <w:rPr>
                <w:rFonts w:ascii="Times New Roman" w:eastAsia="標楷體" w:hAnsi="Times New Roman" w:cs="Times New Roman"/>
              </w:rPr>
              <w:t xml:space="preserve"> ※ </w:t>
            </w:r>
          </w:p>
        </w:tc>
        <w:tc>
          <w:tcPr>
            <w:tcW w:w="1839" w:type="pct"/>
          </w:tcPr>
          <w:p w14:paraId="7BF72CBE"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38</w:t>
            </w:r>
          </w:p>
        </w:tc>
      </w:tr>
      <w:tr w:rsidR="008C7090" w:rsidRPr="00E3142A" w14:paraId="391C4A79" w14:textId="77777777" w:rsidTr="00D47637">
        <w:tblPrEx>
          <w:tblLook w:val="04A0" w:firstRow="1" w:lastRow="0" w:firstColumn="1" w:lastColumn="0" w:noHBand="0" w:noVBand="1"/>
        </w:tblPrEx>
        <w:tc>
          <w:tcPr>
            <w:tcW w:w="3161" w:type="pct"/>
          </w:tcPr>
          <w:p w14:paraId="44EF2C4C"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繡眼畫眉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152B4C56"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36</w:t>
            </w:r>
          </w:p>
        </w:tc>
      </w:tr>
      <w:tr w:rsidR="008C7090" w:rsidRPr="00E3142A" w14:paraId="40EC6EF7" w14:textId="77777777" w:rsidTr="00D47637">
        <w:tblPrEx>
          <w:tblLook w:val="04A0" w:firstRow="1" w:lastRow="0" w:firstColumn="1" w:lastColumn="0" w:noHBand="0" w:noVBand="1"/>
        </w:tblPrEx>
        <w:tc>
          <w:tcPr>
            <w:tcW w:w="3161" w:type="pct"/>
          </w:tcPr>
          <w:p w14:paraId="0D61C586"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白耳畫眉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Pr>
          <w:p w14:paraId="7E814978"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141</w:t>
            </w:r>
          </w:p>
        </w:tc>
      </w:tr>
      <w:tr w:rsidR="008C7090" w:rsidRPr="00E3142A" w14:paraId="427F9FB4" w14:textId="77777777" w:rsidTr="00D47637">
        <w:tblPrEx>
          <w:tblLook w:val="04A0" w:firstRow="1" w:lastRow="0" w:firstColumn="1" w:lastColumn="0" w:noHBand="0" w:noVBand="1"/>
        </w:tblPrEx>
        <w:tc>
          <w:tcPr>
            <w:tcW w:w="3161" w:type="pct"/>
          </w:tcPr>
          <w:p w14:paraId="4969C2A3"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黃胸</w:t>
            </w:r>
            <w:proofErr w:type="gramStart"/>
            <w:r w:rsidRPr="00E3142A">
              <w:rPr>
                <w:rFonts w:ascii="Times New Roman" w:eastAsia="標楷體" w:hAnsi="Times New Roman" w:cs="Times New Roman"/>
              </w:rPr>
              <w:t>藪</w:t>
            </w:r>
            <w:proofErr w:type="gramEnd"/>
            <w:r w:rsidRPr="00E3142A">
              <w:rPr>
                <w:rFonts w:ascii="Times New Roman" w:eastAsia="標楷體" w:hAnsi="Times New Roman" w:cs="Times New Roman"/>
              </w:rPr>
              <w:t>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Pr>
          <w:p w14:paraId="74E2F937"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63</w:t>
            </w:r>
          </w:p>
        </w:tc>
      </w:tr>
      <w:tr w:rsidR="008C7090" w:rsidRPr="00E3142A" w14:paraId="78FF1568" w14:textId="77777777" w:rsidTr="00D47637">
        <w:tblPrEx>
          <w:tblLook w:val="04A0" w:firstRow="1" w:lastRow="0" w:firstColumn="1" w:lastColumn="0" w:noHBand="0" w:noVBand="1"/>
        </w:tblPrEx>
        <w:tc>
          <w:tcPr>
            <w:tcW w:w="3161" w:type="pct"/>
          </w:tcPr>
          <w:p w14:paraId="351E8572"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臺灣</w:t>
            </w:r>
            <w:proofErr w:type="gramStart"/>
            <w:r w:rsidRPr="00E3142A">
              <w:rPr>
                <w:rFonts w:ascii="Times New Roman" w:eastAsia="標楷體" w:hAnsi="Times New Roman" w:cs="Times New Roman"/>
              </w:rPr>
              <w:t>白喉噪眉</w:t>
            </w:r>
            <w:proofErr w:type="gramEnd"/>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w:t>
            </w:r>
          </w:p>
        </w:tc>
        <w:tc>
          <w:tcPr>
            <w:tcW w:w="1839" w:type="pct"/>
          </w:tcPr>
          <w:p w14:paraId="5F2A68B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26</w:t>
            </w:r>
          </w:p>
        </w:tc>
      </w:tr>
      <w:tr w:rsidR="008C7090" w:rsidRPr="00E3142A" w14:paraId="0F3B1DB7" w14:textId="77777777" w:rsidTr="00D47637">
        <w:tblPrEx>
          <w:tblLook w:val="04A0" w:firstRow="1" w:lastRow="0" w:firstColumn="1" w:lastColumn="0" w:noHBand="0" w:noVBand="1"/>
        </w:tblPrEx>
        <w:tc>
          <w:tcPr>
            <w:tcW w:w="3161" w:type="pct"/>
          </w:tcPr>
          <w:p w14:paraId="6CE51F14"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黃腹琉璃</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Pr>
          <w:p w14:paraId="17AAD1B0"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13</w:t>
            </w:r>
          </w:p>
        </w:tc>
      </w:tr>
      <w:tr w:rsidR="008C7090" w:rsidRPr="00E3142A" w14:paraId="1E933C84" w14:textId="77777777" w:rsidTr="00D47637">
        <w:tblPrEx>
          <w:tblLook w:val="04A0" w:firstRow="1" w:lastRow="0" w:firstColumn="1" w:lastColumn="0" w:noHBand="0" w:noVBand="1"/>
        </w:tblPrEx>
        <w:tc>
          <w:tcPr>
            <w:tcW w:w="3161" w:type="pct"/>
          </w:tcPr>
          <w:p w14:paraId="69EFA19C"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臺灣紫嘯</w:t>
            </w:r>
            <w:proofErr w:type="gramStart"/>
            <w:r w:rsidRPr="00E3142A">
              <w:rPr>
                <w:rFonts w:ascii="Times New Roman" w:eastAsia="標楷體" w:hAnsi="Times New Roman" w:cs="Times New Roman"/>
              </w:rPr>
              <w:t>鶇</w:t>
            </w:r>
            <w:proofErr w:type="gramEnd"/>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13938CF5"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7B3C7209" w14:textId="77777777" w:rsidTr="00D47637">
        <w:tblPrEx>
          <w:tblLook w:val="04A0" w:firstRow="1" w:lastRow="0" w:firstColumn="1" w:lastColumn="0" w:noHBand="0" w:noVBand="1"/>
        </w:tblPrEx>
        <w:tc>
          <w:tcPr>
            <w:tcW w:w="3161" w:type="pct"/>
          </w:tcPr>
          <w:p w14:paraId="11855F8F" w14:textId="77777777" w:rsidR="008C7090" w:rsidRPr="00E3142A" w:rsidRDefault="008C7090" w:rsidP="000E1A8F">
            <w:pPr>
              <w:jc w:val="left"/>
              <w:rPr>
                <w:rFonts w:ascii="Times New Roman" w:eastAsia="標楷體" w:hAnsi="Times New Roman" w:cs="Times New Roman"/>
              </w:rPr>
            </w:pPr>
            <w:r w:rsidRPr="00E3142A">
              <w:rPr>
                <w:rFonts w:ascii="Times New Roman" w:eastAsia="標楷體" w:hAnsi="Times New Roman" w:cs="Times New Roman"/>
              </w:rPr>
              <w:t>白尾</w:t>
            </w:r>
            <w:proofErr w:type="gramStart"/>
            <w:r w:rsidRPr="00E3142A">
              <w:rPr>
                <w:rFonts w:ascii="Times New Roman" w:eastAsia="標楷體" w:hAnsi="Times New Roman" w:cs="Times New Roman"/>
              </w:rPr>
              <w:t>鴝</w:t>
            </w:r>
            <w:proofErr w:type="gramEnd"/>
            <w:r w:rsidRPr="00E3142A">
              <w:rPr>
                <w:rFonts w:ascii="Times New Roman" w:eastAsia="標楷體" w:hAnsi="Times New Roman" w:cs="Times New Roman"/>
              </w:rPr>
              <w:t xml:space="preserve"> ※ III</w:t>
            </w:r>
          </w:p>
        </w:tc>
        <w:tc>
          <w:tcPr>
            <w:tcW w:w="1839" w:type="pct"/>
          </w:tcPr>
          <w:p w14:paraId="22D90909"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27</w:t>
            </w:r>
          </w:p>
        </w:tc>
      </w:tr>
      <w:tr w:rsidR="008C7090" w:rsidRPr="00E3142A" w14:paraId="17E7E690" w14:textId="77777777" w:rsidTr="00D47637">
        <w:tblPrEx>
          <w:tblLook w:val="04A0" w:firstRow="1" w:lastRow="0" w:firstColumn="1" w:lastColumn="0" w:noHBand="0" w:noVBand="1"/>
        </w:tblPrEx>
        <w:tc>
          <w:tcPr>
            <w:tcW w:w="3161" w:type="pct"/>
          </w:tcPr>
          <w:p w14:paraId="58EFC651" w14:textId="77777777" w:rsidR="008C7090" w:rsidRPr="00E3142A" w:rsidRDefault="008C7090"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39</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839" w:type="pct"/>
          </w:tcPr>
          <w:p w14:paraId="4022F398" w14:textId="77777777" w:rsidR="008C7090" w:rsidRPr="00E3142A" w:rsidRDefault="008C7090" w:rsidP="000E1A8F">
            <w:pPr>
              <w:rPr>
                <w:rFonts w:ascii="Times New Roman" w:eastAsia="標楷體" w:hAnsi="Times New Roman" w:cs="Times New Roman"/>
              </w:rPr>
            </w:pPr>
            <w:r w:rsidRPr="00E3142A">
              <w:rPr>
                <w:rFonts w:ascii="Times New Roman" w:eastAsia="標楷體" w:hAnsi="Times New Roman" w:cs="Times New Roman"/>
              </w:rPr>
              <w:t>770</w:t>
            </w:r>
          </w:p>
        </w:tc>
      </w:tr>
    </w:tbl>
    <w:p w14:paraId="3CC12600" w14:textId="77777777" w:rsidR="007D0304" w:rsidRPr="00DC66F5" w:rsidRDefault="007D0304" w:rsidP="007D0304">
      <w:pPr>
        <w:rPr>
          <w:rFonts w:ascii="Times New Roman" w:eastAsia="標楷體" w:hAnsi="Times New Roman" w:cs="Times New Roman"/>
          <w:color w:val="4472C4" w:themeColor="accent5"/>
        </w:rPr>
      </w:pPr>
    </w:p>
    <w:p w14:paraId="58DBB2B4" w14:textId="77777777" w:rsidR="007D0304" w:rsidRPr="00DC66F5" w:rsidRDefault="007D0304" w:rsidP="007D0304">
      <w:pPr>
        <w:rPr>
          <w:rFonts w:ascii="Times New Roman" w:eastAsia="標楷體" w:hAnsi="Times New Roman" w:cs="Times New Roman"/>
          <w:color w:val="4472C4" w:themeColor="accent5"/>
        </w:rPr>
      </w:pPr>
    </w:p>
    <w:p w14:paraId="7F638206"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278009D5" w14:textId="39E8F978" w:rsidR="007D0304" w:rsidRPr="00D47637" w:rsidRDefault="0079792A" w:rsidP="007D0304">
      <w:pPr>
        <w:rPr>
          <w:rFonts w:ascii="Times New Roman" w:eastAsia="標楷體" w:hAnsi="Times New Roman"/>
        </w:rPr>
      </w:pPr>
      <w:bookmarkStart w:id="109" w:name="_Toc187943662"/>
      <w:r w:rsidRPr="00D47637">
        <w:rPr>
          <w:rFonts w:ascii="Times New Roman" w:eastAsia="標楷體" w:hAnsi="Times New Roman" w:cs="Times New Roman" w:hint="eastAsia"/>
        </w:rPr>
        <w:t>附表</w:t>
      </w:r>
      <w:r w:rsidRPr="00D47637">
        <w:rPr>
          <w:rFonts w:ascii="Times New Roman" w:eastAsia="標楷體" w:hAnsi="Times New Roman" w:cs="Times New Roman"/>
        </w:rPr>
        <w:t>1</w:t>
      </w:r>
      <w:r w:rsidR="005D1CB7" w:rsidRPr="00D47637">
        <w:rPr>
          <w:rFonts w:ascii="Times New Roman" w:eastAsia="標楷體" w:hAnsi="Times New Roman" w:cs="Times New Roman"/>
        </w:rPr>
        <w:t>1</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8C7090"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繁殖鳥類調查資料屬於優等之樣區中，在花蓮分署記錄的鳥種名錄及數量</w:t>
      </w:r>
      <w:bookmarkEnd w:id="109"/>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110"/>
        <w:gridCol w:w="3196"/>
      </w:tblGrid>
      <w:tr w:rsidR="008C7090" w:rsidRPr="00FE3847" w14:paraId="79BEE0BD" w14:textId="77777777" w:rsidTr="00D47637">
        <w:tc>
          <w:tcPr>
            <w:tcW w:w="3076" w:type="pct"/>
            <w:tcBorders>
              <w:top w:val="single" w:sz="4" w:space="0" w:color="auto"/>
              <w:bottom w:val="single" w:sz="4" w:space="0" w:color="auto"/>
            </w:tcBorders>
          </w:tcPr>
          <w:p w14:paraId="0AD3BDFC"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鳥種</w:t>
            </w:r>
          </w:p>
        </w:tc>
        <w:tc>
          <w:tcPr>
            <w:tcW w:w="1924" w:type="pct"/>
            <w:tcBorders>
              <w:top w:val="single" w:sz="4" w:space="0" w:color="auto"/>
              <w:bottom w:val="single" w:sz="4" w:space="0" w:color="auto"/>
            </w:tcBorders>
          </w:tcPr>
          <w:p w14:paraId="5020147D"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數量</w:t>
            </w:r>
            <w:r w:rsidRPr="00FE3847">
              <w:rPr>
                <w:rFonts w:ascii="Times New Roman" w:eastAsia="標楷體" w:hAnsi="Times New Roman" w:cs="Times New Roman"/>
              </w:rPr>
              <w:t>(</w:t>
            </w:r>
            <w:proofErr w:type="gramStart"/>
            <w:r w:rsidRPr="00FE3847">
              <w:rPr>
                <w:rFonts w:ascii="Times New Roman" w:eastAsia="標楷體" w:hAnsi="Times New Roman" w:cs="Times New Roman"/>
              </w:rPr>
              <w:t>隻次</w:t>
            </w:r>
            <w:proofErr w:type="gramEnd"/>
            <w:r w:rsidRPr="00FE3847">
              <w:rPr>
                <w:rFonts w:ascii="Times New Roman" w:eastAsia="標楷體" w:hAnsi="Times New Roman" w:cs="Times New Roman"/>
              </w:rPr>
              <w:t>)</w:t>
            </w:r>
          </w:p>
        </w:tc>
      </w:tr>
      <w:tr w:rsidR="008C7090" w:rsidRPr="00FE3847" w14:paraId="09ED60A2" w14:textId="77777777" w:rsidTr="00D47637">
        <w:tc>
          <w:tcPr>
            <w:tcW w:w="3076" w:type="pct"/>
            <w:tcBorders>
              <w:top w:val="single" w:sz="4" w:space="0" w:color="auto"/>
            </w:tcBorders>
          </w:tcPr>
          <w:p w14:paraId="2AC0B0FE"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臺灣山鷓鴣</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Borders>
              <w:top w:val="single" w:sz="4" w:space="0" w:color="auto"/>
            </w:tcBorders>
          </w:tcPr>
          <w:p w14:paraId="2A368DDF"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9</w:t>
            </w:r>
          </w:p>
        </w:tc>
      </w:tr>
      <w:tr w:rsidR="008C7090" w:rsidRPr="00FE3847" w14:paraId="481589A3" w14:textId="77777777" w:rsidTr="00D47637">
        <w:tc>
          <w:tcPr>
            <w:tcW w:w="3076" w:type="pct"/>
          </w:tcPr>
          <w:p w14:paraId="72A0D84D"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藍腹</w:t>
            </w:r>
            <w:proofErr w:type="gramStart"/>
            <w:r w:rsidRPr="00FE3847">
              <w:rPr>
                <w:rFonts w:ascii="Times New Roman" w:eastAsia="標楷體" w:hAnsi="Times New Roman" w:cs="Times New Roman"/>
              </w:rPr>
              <w:t>鷴</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1924" w:type="pct"/>
          </w:tcPr>
          <w:p w14:paraId="7E8ED1DA"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66DF686D" w14:textId="77777777" w:rsidTr="00D47637">
        <w:tc>
          <w:tcPr>
            <w:tcW w:w="3076" w:type="pct"/>
          </w:tcPr>
          <w:p w14:paraId="7D4E0C5A"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臺灣竹雞</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548E0194"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391AB60F" w14:textId="77777777" w:rsidTr="00D47637">
        <w:tc>
          <w:tcPr>
            <w:tcW w:w="3076" w:type="pct"/>
          </w:tcPr>
          <w:p w14:paraId="23B5F963"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灰林鴿</w:t>
            </w:r>
            <w:proofErr w:type="gramEnd"/>
            <w:r w:rsidRPr="00FE3847">
              <w:rPr>
                <w:rFonts w:ascii="Times New Roman" w:eastAsia="標楷體" w:hAnsi="Times New Roman" w:cs="Times New Roman"/>
              </w:rPr>
              <w:t xml:space="preserve"> </w:t>
            </w:r>
          </w:p>
        </w:tc>
        <w:tc>
          <w:tcPr>
            <w:tcW w:w="1924" w:type="pct"/>
          </w:tcPr>
          <w:p w14:paraId="371844F8"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36D09998" w14:textId="77777777" w:rsidTr="00D47637">
        <w:tc>
          <w:tcPr>
            <w:tcW w:w="3076" w:type="pct"/>
          </w:tcPr>
          <w:p w14:paraId="50C740BA"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鷹</w:t>
            </w:r>
            <w:proofErr w:type="gramStart"/>
            <w:r w:rsidRPr="00FE3847">
              <w:rPr>
                <w:rFonts w:ascii="Times New Roman" w:eastAsia="標楷體" w:hAnsi="Times New Roman" w:cs="Times New Roman"/>
              </w:rPr>
              <w:t>鵑</w:t>
            </w:r>
            <w:proofErr w:type="gramEnd"/>
            <w:r w:rsidRPr="00FE3847">
              <w:rPr>
                <w:rFonts w:ascii="Times New Roman" w:eastAsia="標楷體" w:hAnsi="Times New Roman" w:cs="Times New Roman"/>
              </w:rPr>
              <w:t xml:space="preserve"> </w:t>
            </w:r>
          </w:p>
        </w:tc>
        <w:tc>
          <w:tcPr>
            <w:tcW w:w="1924" w:type="pct"/>
          </w:tcPr>
          <w:p w14:paraId="4EEEB633"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650EA8DC" w14:textId="77777777" w:rsidTr="00D47637">
        <w:tc>
          <w:tcPr>
            <w:tcW w:w="3076" w:type="pct"/>
          </w:tcPr>
          <w:p w14:paraId="7BA1389A"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北方中杜鵑</w:t>
            </w:r>
            <w:r w:rsidRPr="00FE3847">
              <w:rPr>
                <w:rFonts w:ascii="Times New Roman" w:eastAsia="標楷體" w:hAnsi="Times New Roman" w:cs="Times New Roman"/>
              </w:rPr>
              <w:t xml:space="preserve"> </w:t>
            </w:r>
          </w:p>
        </w:tc>
        <w:tc>
          <w:tcPr>
            <w:tcW w:w="1924" w:type="pct"/>
          </w:tcPr>
          <w:p w14:paraId="31DC21EF"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2B10EC43" w14:textId="77777777" w:rsidTr="00D47637">
        <w:tc>
          <w:tcPr>
            <w:tcW w:w="3076" w:type="pct"/>
          </w:tcPr>
          <w:p w14:paraId="7E70F45B"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小雨燕</w:t>
            </w:r>
            <w:r w:rsidRPr="00FE3847">
              <w:rPr>
                <w:rFonts w:ascii="Times New Roman" w:eastAsia="標楷體" w:hAnsi="Times New Roman" w:cs="Times New Roman"/>
              </w:rPr>
              <w:t xml:space="preserve"> ※ </w:t>
            </w:r>
          </w:p>
        </w:tc>
        <w:tc>
          <w:tcPr>
            <w:tcW w:w="1924" w:type="pct"/>
          </w:tcPr>
          <w:p w14:paraId="2056553E"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41</w:t>
            </w:r>
          </w:p>
        </w:tc>
      </w:tr>
      <w:tr w:rsidR="008C7090" w:rsidRPr="00FE3847" w14:paraId="08084604" w14:textId="77777777" w:rsidTr="00D47637">
        <w:tc>
          <w:tcPr>
            <w:tcW w:w="3076" w:type="pct"/>
          </w:tcPr>
          <w:p w14:paraId="43449DC8"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大冠</w:t>
            </w:r>
            <w:proofErr w:type="gramStart"/>
            <w:r w:rsidRPr="00FE3847">
              <w:rPr>
                <w:rFonts w:ascii="Times New Roman" w:eastAsia="標楷體" w:hAnsi="Times New Roman" w:cs="Times New Roman"/>
              </w:rPr>
              <w:t>鷲</w:t>
            </w:r>
            <w:proofErr w:type="gramEnd"/>
            <w:r w:rsidRPr="00FE3847">
              <w:rPr>
                <w:rFonts w:ascii="Times New Roman" w:eastAsia="標楷體" w:hAnsi="Times New Roman" w:cs="Times New Roman"/>
              </w:rPr>
              <w:t xml:space="preserve"> ※ II</w:t>
            </w:r>
          </w:p>
        </w:tc>
        <w:tc>
          <w:tcPr>
            <w:tcW w:w="1924" w:type="pct"/>
          </w:tcPr>
          <w:p w14:paraId="707D0A7D"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6</w:t>
            </w:r>
          </w:p>
        </w:tc>
      </w:tr>
      <w:tr w:rsidR="008C7090" w:rsidRPr="00FE3847" w14:paraId="1F09E5A4" w14:textId="77777777" w:rsidTr="00D47637">
        <w:tc>
          <w:tcPr>
            <w:tcW w:w="3076" w:type="pct"/>
          </w:tcPr>
          <w:p w14:paraId="4072AA72"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鵂鶹</w:t>
            </w:r>
            <w:proofErr w:type="gramEnd"/>
            <w:r w:rsidRPr="00FE3847">
              <w:rPr>
                <w:rFonts w:ascii="Times New Roman" w:eastAsia="標楷體" w:hAnsi="Times New Roman" w:cs="Times New Roman"/>
              </w:rPr>
              <w:t xml:space="preserve"> ※ II</w:t>
            </w:r>
          </w:p>
        </w:tc>
        <w:tc>
          <w:tcPr>
            <w:tcW w:w="1924" w:type="pct"/>
          </w:tcPr>
          <w:p w14:paraId="7CFA07CB"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8</w:t>
            </w:r>
          </w:p>
        </w:tc>
      </w:tr>
      <w:tr w:rsidR="008C7090" w:rsidRPr="00FE3847" w14:paraId="1E9059D9" w14:textId="77777777" w:rsidTr="00D47637">
        <w:tc>
          <w:tcPr>
            <w:tcW w:w="3076" w:type="pct"/>
          </w:tcPr>
          <w:p w14:paraId="59BB97D2"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五色鳥</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2EB98782"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15</w:t>
            </w:r>
          </w:p>
        </w:tc>
      </w:tr>
      <w:tr w:rsidR="008C7090" w:rsidRPr="00FE3847" w14:paraId="2753BFF4" w14:textId="77777777" w:rsidTr="00D47637">
        <w:tc>
          <w:tcPr>
            <w:tcW w:w="3076" w:type="pct"/>
          </w:tcPr>
          <w:p w14:paraId="22D3A895"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小啄木</w:t>
            </w:r>
            <w:proofErr w:type="gramEnd"/>
            <w:r w:rsidRPr="00FE3847">
              <w:rPr>
                <w:rFonts w:ascii="Times New Roman" w:eastAsia="標楷體" w:hAnsi="Times New Roman" w:cs="Times New Roman"/>
              </w:rPr>
              <w:t xml:space="preserve"> </w:t>
            </w:r>
          </w:p>
        </w:tc>
        <w:tc>
          <w:tcPr>
            <w:tcW w:w="1924" w:type="pct"/>
          </w:tcPr>
          <w:p w14:paraId="2251631B"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06B005E7" w14:textId="77777777" w:rsidTr="00D47637">
        <w:tc>
          <w:tcPr>
            <w:tcW w:w="3076" w:type="pct"/>
          </w:tcPr>
          <w:p w14:paraId="52F7AF82"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灰喉山椒</w:t>
            </w:r>
            <w:proofErr w:type="gramEnd"/>
            <w:r w:rsidRPr="00FE3847">
              <w:rPr>
                <w:rFonts w:ascii="Times New Roman" w:eastAsia="標楷體" w:hAnsi="Times New Roman" w:cs="Times New Roman"/>
              </w:rPr>
              <w:t>鳥</w:t>
            </w:r>
            <w:r w:rsidRPr="00FE3847">
              <w:rPr>
                <w:rFonts w:ascii="Times New Roman" w:eastAsia="標楷體" w:hAnsi="Times New Roman" w:cs="Times New Roman"/>
              </w:rPr>
              <w:t xml:space="preserve"> </w:t>
            </w:r>
          </w:p>
        </w:tc>
        <w:tc>
          <w:tcPr>
            <w:tcW w:w="1924" w:type="pct"/>
          </w:tcPr>
          <w:p w14:paraId="54D83D2F"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27</w:t>
            </w:r>
          </w:p>
        </w:tc>
      </w:tr>
      <w:tr w:rsidR="008C7090" w:rsidRPr="00FE3847" w14:paraId="3D32FA81" w14:textId="77777777" w:rsidTr="00D47637">
        <w:tc>
          <w:tcPr>
            <w:tcW w:w="3076" w:type="pct"/>
          </w:tcPr>
          <w:p w14:paraId="29DF2086"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綠畫眉</w:t>
            </w:r>
            <w:r w:rsidRPr="00FE3847">
              <w:rPr>
                <w:rFonts w:ascii="Times New Roman" w:eastAsia="標楷體" w:hAnsi="Times New Roman" w:cs="Times New Roman"/>
              </w:rPr>
              <w:t xml:space="preserve"> </w:t>
            </w:r>
          </w:p>
        </w:tc>
        <w:tc>
          <w:tcPr>
            <w:tcW w:w="1924" w:type="pct"/>
          </w:tcPr>
          <w:p w14:paraId="4FE5C7E8"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30</w:t>
            </w:r>
          </w:p>
        </w:tc>
      </w:tr>
      <w:tr w:rsidR="008C7090" w:rsidRPr="00FE3847" w14:paraId="2FD3479D" w14:textId="77777777" w:rsidTr="00D47637">
        <w:tc>
          <w:tcPr>
            <w:tcW w:w="3076" w:type="pct"/>
          </w:tcPr>
          <w:p w14:paraId="67C0FDEE"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朱鸝</w:t>
            </w:r>
            <w:r w:rsidRPr="00FE3847">
              <w:rPr>
                <w:rFonts w:ascii="Times New Roman" w:eastAsia="標楷體" w:hAnsi="Times New Roman" w:cs="Times New Roman"/>
              </w:rPr>
              <w:t xml:space="preserve"> ※ II</w:t>
            </w:r>
          </w:p>
        </w:tc>
        <w:tc>
          <w:tcPr>
            <w:tcW w:w="1924" w:type="pct"/>
          </w:tcPr>
          <w:p w14:paraId="6401B03F"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4</w:t>
            </w:r>
          </w:p>
        </w:tc>
      </w:tr>
      <w:tr w:rsidR="008C7090" w:rsidRPr="00FE3847" w14:paraId="40B8CA04" w14:textId="77777777" w:rsidTr="00D47637">
        <w:tc>
          <w:tcPr>
            <w:tcW w:w="3076" w:type="pct"/>
          </w:tcPr>
          <w:p w14:paraId="576F2CFF"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大卷尾</w:t>
            </w:r>
            <w:r w:rsidRPr="00FE3847">
              <w:rPr>
                <w:rFonts w:ascii="Times New Roman" w:eastAsia="標楷體" w:hAnsi="Times New Roman" w:cs="Times New Roman"/>
              </w:rPr>
              <w:t xml:space="preserve"> ※ </w:t>
            </w:r>
          </w:p>
        </w:tc>
        <w:tc>
          <w:tcPr>
            <w:tcW w:w="1924" w:type="pct"/>
          </w:tcPr>
          <w:p w14:paraId="21C2941C"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0A8408A2" w14:textId="77777777" w:rsidTr="00D47637">
        <w:tc>
          <w:tcPr>
            <w:tcW w:w="3076" w:type="pct"/>
          </w:tcPr>
          <w:p w14:paraId="0C2ADF1C"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小卷尾</w:t>
            </w:r>
            <w:r w:rsidRPr="00FE3847">
              <w:rPr>
                <w:rFonts w:ascii="Times New Roman" w:eastAsia="標楷體" w:hAnsi="Times New Roman" w:cs="Times New Roman"/>
              </w:rPr>
              <w:t xml:space="preserve"> ※ </w:t>
            </w:r>
          </w:p>
        </w:tc>
        <w:tc>
          <w:tcPr>
            <w:tcW w:w="1924" w:type="pct"/>
          </w:tcPr>
          <w:p w14:paraId="0AEB9371"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17</w:t>
            </w:r>
          </w:p>
        </w:tc>
      </w:tr>
      <w:tr w:rsidR="008C7090" w:rsidRPr="00FE3847" w14:paraId="22CB4E7D" w14:textId="77777777" w:rsidTr="00D47637">
        <w:tc>
          <w:tcPr>
            <w:tcW w:w="3076" w:type="pct"/>
          </w:tcPr>
          <w:p w14:paraId="064BD345"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黑枕藍鶲</w:t>
            </w:r>
            <w:proofErr w:type="gramEnd"/>
            <w:r w:rsidRPr="00FE3847">
              <w:rPr>
                <w:rFonts w:ascii="Times New Roman" w:eastAsia="標楷體" w:hAnsi="Times New Roman" w:cs="Times New Roman"/>
              </w:rPr>
              <w:t xml:space="preserve"> ※ </w:t>
            </w:r>
          </w:p>
        </w:tc>
        <w:tc>
          <w:tcPr>
            <w:tcW w:w="1924" w:type="pct"/>
          </w:tcPr>
          <w:p w14:paraId="38E420CE"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77B5C49F" w14:textId="77777777" w:rsidTr="00D47637">
        <w:tc>
          <w:tcPr>
            <w:tcW w:w="3076" w:type="pct"/>
          </w:tcPr>
          <w:p w14:paraId="6C8EC81B"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樹鵲</w:t>
            </w:r>
            <w:r w:rsidRPr="00FE3847">
              <w:rPr>
                <w:rFonts w:ascii="Times New Roman" w:eastAsia="標楷體" w:hAnsi="Times New Roman" w:cs="Times New Roman"/>
              </w:rPr>
              <w:t xml:space="preserve"> ※ </w:t>
            </w:r>
          </w:p>
        </w:tc>
        <w:tc>
          <w:tcPr>
            <w:tcW w:w="1924" w:type="pct"/>
          </w:tcPr>
          <w:p w14:paraId="5379837A"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6</w:t>
            </w:r>
          </w:p>
        </w:tc>
      </w:tr>
      <w:tr w:rsidR="008C7090" w:rsidRPr="00FE3847" w14:paraId="6F371984" w14:textId="77777777" w:rsidTr="00D47637">
        <w:tc>
          <w:tcPr>
            <w:tcW w:w="3076" w:type="pct"/>
          </w:tcPr>
          <w:p w14:paraId="1344F7C8"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巨嘴</w:t>
            </w:r>
            <w:proofErr w:type="gramStart"/>
            <w:r w:rsidRPr="00FE3847">
              <w:rPr>
                <w:rFonts w:ascii="Times New Roman" w:eastAsia="標楷體" w:hAnsi="Times New Roman" w:cs="Times New Roman"/>
              </w:rPr>
              <w:t>鴉</w:t>
            </w:r>
            <w:proofErr w:type="gramEnd"/>
            <w:r w:rsidRPr="00FE3847">
              <w:rPr>
                <w:rFonts w:ascii="Times New Roman" w:eastAsia="標楷體" w:hAnsi="Times New Roman" w:cs="Times New Roman"/>
              </w:rPr>
              <w:t xml:space="preserve"> </w:t>
            </w:r>
          </w:p>
        </w:tc>
        <w:tc>
          <w:tcPr>
            <w:tcW w:w="1924" w:type="pct"/>
          </w:tcPr>
          <w:p w14:paraId="26CBB04C"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16</w:t>
            </w:r>
          </w:p>
        </w:tc>
      </w:tr>
      <w:tr w:rsidR="008C7090" w:rsidRPr="00FE3847" w14:paraId="6C69E694" w14:textId="77777777" w:rsidTr="00D47637">
        <w:tc>
          <w:tcPr>
            <w:tcW w:w="3076" w:type="pct"/>
          </w:tcPr>
          <w:p w14:paraId="2FDAC8DA"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煤山雀</w:t>
            </w:r>
            <w:r w:rsidRPr="00FE3847">
              <w:rPr>
                <w:rFonts w:ascii="Times New Roman" w:eastAsia="標楷體" w:hAnsi="Times New Roman" w:cs="Times New Roman"/>
              </w:rPr>
              <w:t xml:space="preserve"> ※ III</w:t>
            </w:r>
          </w:p>
        </w:tc>
        <w:tc>
          <w:tcPr>
            <w:tcW w:w="1924" w:type="pct"/>
          </w:tcPr>
          <w:p w14:paraId="0A40A0EA"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415A1E0C" w14:textId="77777777" w:rsidTr="00D47637">
        <w:tc>
          <w:tcPr>
            <w:tcW w:w="3076" w:type="pct"/>
          </w:tcPr>
          <w:p w14:paraId="35BFB719"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赤</w:t>
            </w:r>
            <w:proofErr w:type="gramEnd"/>
            <w:r w:rsidRPr="00FE3847">
              <w:rPr>
                <w:rFonts w:ascii="Times New Roman" w:eastAsia="標楷體" w:hAnsi="Times New Roman" w:cs="Times New Roman"/>
              </w:rPr>
              <w:t>腹山雀</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1924" w:type="pct"/>
          </w:tcPr>
          <w:p w14:paraId="2D521771"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10</w:t>
            </w:r>
          </w:p>
        </w:tc>
      </w:tr>
      <w:tr w:rsidR="008C7090" w:rsidRPr="00FE3847" w14:paraId="08DAB90F" w14:textId="77777777" w:rsidTr="00D47637">
        <w:tc>
          <w:tcPr>
            <w:tcW w:w="3076" w:type="pct"/>
          </w:tcPr>
          <w:p w14:paraId="393F7D97"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青背山雀</w:t>
            </w:r>
            <w:proofErr w:type="gramEnd"/>
            <w:r w:rsidRPr="00FE3847">
              <w:rPr>
                <w:rFonts w:ascii="Times New Roman" w:eastAsia="標楷體" w:hAnsi="Times New Roman" w:cs="Times New Roman"/>
              </w:rPr>
              <w:t xml:space="preserve"> ※ III</w:t>
            </w:r>
          </w:p>
        </w:tc>
        <w:tc>
          <w:tcPr>
            <w:tcW w:w="1924" w:type="pct"/>
          </w:tcPr>
          <w:p w14:paraId="4CA59F3D"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3FF9B296" w14:textId="77777777" w:rsidTr="00D47637">
        <w:tc>
          <w:tcPr>
            <w:tcW w:w="3076" w:type="pct"/>
          </w:tcPr>
          <w:p w14:paraId="49FA3C61"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臺灣</w:t>
            </w:r>
            <w:proofErr w:type="gramStart"/>
            <w:r w:rsidRPr="00FE3847">
              <w:rPr>
                <w:rFonts w:ascii="Times New Roman" w:eastAsia="標楷體" w:hAnsi="Times New Roman" w:cs="Times New Roman"/>
              </w:rPr>
              <w:t>叢樹鶯</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1EA1CB1C"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6</w:t>
            </w:r>
          </w:p>
        </w:tc>
      </w:tr>
      <w:tr w:rsidR="008C7090" w:rsidRPr="00FE3847" w14:paraId="14FEFEDB" w14:textId="77777777" w:rsidTr="00D47637">
        <w:tc>
          <w:tcPr>
            <w:tcW w:w="3076" w:type="pct"/>
          </w:tcPr>
          <w:p w14:paraId="6944EDEB"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家燕</w:t>
            </w:r>
            <w:r w:rsidRPr="00FE3847">
              <w:rPr>
                <w:rFonts w:ascii="Times New Roman" w:eastAsia="標楷體" w:hAnsi="Times New Roman" w:cs="Times New Roman"/>
              </w:rPr>
              <w:t xml:space="preserve"> </w:t>
            </w:r>
          </w:p>
        </w:tc>
        <w:tc>
          <w:tcPr>
            <w:tcW w:w="1924" w:type="pct"/>
          </w:tcPr>
          <w:p w14:paraId="00F36890"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7764D56F" w14:textId="77777777" w:rsidTr="00D47637">
        <w:tc>
          <w:tcPr>
            <w:tcW w:w="3076" w:type="pct"/>
          </w:tcPr>
          <w:p w14:paraId="1583E749"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東方毛腳燕</w:t>
            </w:r>
            <w:proofErr w:type="gramEnd"/>
            <w:r w:rsidRPr="00FE3847">
              <w:rPr>
                <w:rFonts w:ascii="Times New Roman" w:eastAsia="標楷體" w:hAnsi="Times New Roman" w:cs="Times New Roman"/>
              </w:rPr>
              <w:t xml:space="preserve"> </w:t>
            </w:r>
          </w:p>
        </w:tc>
        <w:tc>
          <w:tcPr>
            <w:tcW w:w="1924" w:type="pct"/>
          </w:tcPr>
          <w:p w14:paraId="1756C8DF"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16</w:t>
            </w:r>
          </w:p>
        </w:tc>
      </w:tr>
      <w:tr w:rsidR="008C7090" w:rsidRPr="00FE3847" w14:paraId="2F55A800" w14:textId="77777777" w:rsidTr="00D47637">
        <w:tc>
          <w:tcPr>
            <w:tcW w:w="3076" w:type="pct"/>
          </w:tcPr>
          <w:p w14:paraId="725CFFA5"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白環</w:t>
            </w:r>
            <w:proofErr w:type="gramStart"/>
            <w:r w:rsidRPr="00FE3847">
              <w:rPr>
                <w:rFonts w:ascii="Times New Roman" w:eastAsia="標楷體" w:hAnsi="Times New Roman" w:cs="Times New Roman"/>
              </w:rPr>
              <w:t>鸚</w:t>
            </w:r>
            <w:proofErr w:type="gramEnd"/>
            <w:r w:rsidRPr="00FE3847">
              <w:rPr>
                <w:rFonts w:ascii="Times New Roman" w:eastAsia="標楷體" w:hAnsi="Times New Roman" w:cs="Times New Roman"/>
              </w:rPr>
              <w:t>嘴</w:t>
            </w:r>
            <w:proofErr w:type="gramStart"/>
            <w:r w:rsidRPr="00FE3847">
              <w:rPr>
                <w:rFonts w:ascii="Times New Roman" w:eastAsia="標楷體" w:hAnsi="Times New Roman" w:cs="Times New Roman"/>
              </w:rPr>
              <w:t>鵯</w:t>
            </w:r>
            <w:proofErr w:type="gramEnd"/>
            <w:r w:rsidRPr="00FE3847">
              <w:rPr>
                <w:rFonts w:ascii="Times New Roman" w:eastAsia="標楷體" w:hAnsi="Times New Roman" w:cs="Times New Roman"/>
              </w:rPr>
              <w:t xml:space="preserve"> ※ </w:t>
            </w:r>
          </w:p>
        </w:tc>
        <w:tc>
          <w:tcPr>
            <w:tcW w:w="1924" w:type="pct"/>
          </w:tcPr>
          <w:p w14:paraId="46791CE0"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2C285642" w14:textId="77777777" w:rsidTr="00D47637">
        <w:tc>
          <w:tcPr>
            <w:tcW w:w="3076" w:type="pct"/>
          </w:tcPr>
          <w:p w14:paraId="041ACDB0"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烏頭翁</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1924" w:type="pct"/>
          </w:tcPr>
          <w:p w14:paraId="3A175518"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7BD5CDCA" w14:textId="77777777" w:rsidTr="00D47637">
        <w:tblPrEx>
          <w:tblLook w:val="04A0" w:firstRow="1" w:lastRow="0" w:firstColumn="1" w:lastColumn="0" w:noHBand="0" w:noVBand="1"/>
        </w:tblPrEx>
        <w:tc>
          <w:tcPr>
            <w:tcW w:w="3076" w:type="pct"/>
          </w:tcPr>
          <w:p w14:paraId="3A790D1E"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紅嘴黑</w:t>
            </w:r>
            <w:proofErr w:type="gramStart"/>
            <w:r w:rsidRPr="00FE3847">
              <w:rPr>
                <w:rFonts w:ascii="Times New Roman" w:eastAsia="標楷體" w:hAnsi="Times New Roman" w:cs="Times New Roman"/>
              </w:rPr>
              <w:t>鵯</w:t>
            </w:r>
            <w:proofErr w:type="gramEnd"/>
            <w:r w:rsidRPr="00FE3847">
              <w:rPr>
                <w:rFonts w:ascii="Times New Roman" w:eastAsia="標楷體" w:hAnsi="Times New Roman" w:cs="Times New Roman"/>
              </w:rPr>
              <w:t xml:space="preserve"> ※ </w:t>
            </w:r>
          </w:p>
        </w:tc>
        <w:tc>
          <w:tcPr>
            <w:tcW w:w="1924" w:type="pct"/>
          </w:tcPr>
          <w:p w14:paraId="7BDA2BF8"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82</w:t>
            </w:r>
          </w:p>
        </w:tc>
      </w:tr>
      <w:tr w:rsidR="008C7090" w:rsidRPr="00FE3847" w14:paraId="2CA06DFB" w14:textId="77777777" w:rsidTr="00D47637">
        <w:tblPrEx>
          <w:tblLook w:val="04A0" w:firstRow="1" w:lastRow="0" w:firstColumn="1" w:lastColumn="0" w:noHBand="0" w:noVBand="1"/>
        </w:tblPrEx>
        <w:tc>
          <w:tcPr>
            <w:tcW w:w="3076" w:type="pct"/>
          </w:tcPr>
          <w:p w14:paraId="5444B298"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棕面鶯</w:t>
            </w:r>
            <w:proofErr w:type="gramEnd"/>
            <w:r w:rsidRPr="00FE3847">
              <w:rPr>
                <w:rFonts w:ascii="Times New Roman" w:eastAsia="標楷體" w:hAnsi="Times New Roman" w:cs="Times New Roman"/>
              </w:rPr>
              <w:t xml:space="preserve"> </w:t>
            </w:r>
          </w:p>
        </w:tc>
        <w:tc>
          <w:tcPr>
            <w:tcW w:w="1924" w:type="pct"/>
          </w:tcPr>
          <w:p w14:paraId="746DA002"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4</w:t>
            </w:r>
          </w:p>
        </w:tc>
      </w:tr>
      <w:tr w:rsidR="008C7090" w:rsidRPr="00FE3847" w14:paraId="5FF9165F" w14:textId="77777777" w:rsidTr="00D47637">
        <w:tblPrEx>
          <w:tblLook w:val="04A0" w:firstRow="1" w:lastRow="0" w:firstColumn="1" w:lastColumn="0" w:noHBand="0" w:noVBand="1"/>
        </w:tblPrEx>
        <w:tc>
          <w:tcPr>
            <w:tcW w:w="3076" w:type="pct"/>
          </w:tcPr>
          <w:p w14:paraId="21A7F666"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遠東樹鶯</w:t>
            </w:r>
            <w:proofErr w:type="gramEnd"/>
            <w:r w:rsidRPr="00FE3847">
              <w:rPr>
                <w:rFonts w:ascii="Times New Roman" w:eastAsia="標楷體" w:hAnsi="Times New Roman" w:cs="Times New Roman"/>
              </w:rPr>
              <w:t xml:space="preserve"> </w:t>
            </w:r>
          </w:p>
        </w:tc>
        <w:tc>
          <w:tcPr>
            <w:tcW w:w="1924" w:type="pct"/>
          </w:tcPr>
          <w:p w14:paraId="170618FB"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2BBA5433" w14:textId="77777777" w:rsidTr="00D47637">
        <w:tblPrEx>
          <w:tblLook w:val="04A0" w:firstRow="1" w:lastRow="0" w:firstColumn="1" w:lastColumn="0" w:noHBand="0" w:noVBand="1"/>
        </w:tblPrEx>
        <w:tc>
          <w:tcPr>
            <w:tcW w:w="3076" w:type="pct"/>
          </w:tcPr>
          <w:p w14:paraId="71DC1566"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小鶯</w:t>
            </w:r>
            <w:proofErr w:type="gramEnd"/>
            <w:r w:rsidRPr="00FE3847">
              <w:rPr>
                <w:rFonts w:ascii="Times New Roman" w:eastAsia="標楷體" w:hAnsi="Times New Roman" w:cs="Times New Roman"/>
              </w:rPr>
              <w:t xml:space="preserve"> ※ </w:t>
            </w:r>
          </w:p>
        </w:tc>
        <w:tc>
          <w:tcPr>
            <w:tcW w:w="1924" w:type="pct"/>
          </w:tcPr>
          <w:p w14:paraId="2FA6C402"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4D2113B6" w14:textId="77777777" w:rsidTr="00D47637">
        <w:tblPrEx>
          <w:tblLook w:val="04A0" w:firstRow="1" w:lastRow="0" w:firstColumn="1" w:lastColumn="0" w:noHBand="0" w:noVBand="1"/>
        </w:tblPrEx>
        <w:tc>
          <w:tcPr>
            <w:tcW w:w="3076" w:type="pct"/>
          </w:tcPr>
          <w:p w14:paraId="263CE958"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深山鶯</w:t>
            </w:r>
            <w:r w:rsidRPr="00FE3847">
              <w:rPr>
                <w:rFonts w:ascii="Times New Roman" w:eastAsia="標楷體" w:hAnsi="Times New Roman" w:cs="Times New Roman"/>
              </w:rPr>
              <w:t xml:space="preserve"> ※ </w:t>
            </w:r>
          </w:p>
        </w:tc>
        <w:tc>
          <w:tcPr>
            <w:tcW w:w="1924" w:type="pct"/>
          </w:tcPr>
          <w:p w14:paraId="20BEA733"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1F38C4CD" w14:textId="77777777" w:rsidTr="00D47637">
        <w:tblPrEx>
          <w:tblLook w:val="04A0" w:firstRow="1" w:lastRow="0" w:firstColumn="1" w:lastColumn="0" w:noHBand="0" w:noVBand="1"/>
        </w:tblPrEx>
        <w:tc>
          <w:tcPr>
            <w:tcW w:w="3076" w:type="pct"/>
          </w:tcPr>
          <w:p w14:paraId="08FE1233"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紅頭山雀</w:t>
            </w:r>
            <w:r w:rsidRPr="00FE3847">
              <w:rPr>
                <w:rFonts w:ascii="Times New Roman" w:eastAsia="標楷體" w:hAnsi="Times New Roman" w:cs="Times New Roman"/>
              </w:rPr>
              <w:t xml:space="preserve"> </w:t>
            </w:r>
          </w:p>
        </w:tc>
        <w:tc>
          <w:tcPr>
            <w:tcW w:w="1924" w:type="pct"/>
          </w:tcPr>
          <w:p w14:paraId="0777EFD7"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18</w:t>
            </w:r>
          </w:p>
        </w:tc>
      </w:tr>
      <w:tr w:rsidR="008C7090" w:rsidRPr="00FE3847" w14:paraId="2D9BACF8" w14:textId="77777777" w:rsidTr="00D47637">
        <w:tblPrEx>
          <w:tblLook w:val="04A0" w:firstRow="1" w:lastRow="0" w:firstColumn="1" w:lastColumn="0" w:noHBand="0" w:noVBand="1"/>
        </w:tblPrEx>
        <w:tc>
          <w:tcPr>
            <w:tcW w:w="3076" w:type="pct"/>
          </w:tcPr>
          <w:p w14:paraId="5FE2C111"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褐頭花翼</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69BA5D56"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2473D96E" w14:textId="77777777" w:rsidTr="00D47637">
        <w:tblPrEx>
          <w:tblLook w:val="04A0" w:firstRow="1" w:lastRow="0" w:firstColumn="1" w:lastColumn="0" w:noHBand="0" w:noVBand="1"/>
        </w:tblPrEx>
        <w:tc>
          <w:tcPr>
            <w:tcW w:w="3076" w:type="pct"/>
          </w:tcPr>
          <w:p w14:paraId="4847822E"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冠羽畫眉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69FCDB3E"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58</w:t>
            </w:r>
          </w:p>
        </w:tc>
      </w:tr>
      <w:tr w:rsidR="008C7090" w:rsidRPr="00FE3847" w14:paraId="693F8812" w14:textId="77777777" w:rsidTr="00D47637">
        <w:tblPrEx>
          <w:tblLook w:val="04A0" w:firstRow="1" w:lastRow="0" w:firstColumn="1" w:lastColumn="0" w:noHBand="0" w:noVBand="1"/>
        </w:tblPrEx>
        <w:tc>
          <w:tcPr>
            <w:tcW w:w="3076" w:type="pct"/>
          </w:tcPr>
          <w:p w14:paraId="0B6906C3"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斯氏繡眼</w:t>
            </w:r>
            <w:r w:rsidRPr="00FE3847">
              <w:rPr>
                <w:rFonts w:ascii="Times New Roman" w:eastAsia="標楷體" w:hAnsi="Times New Roman" w:cs="Times New Roman"/>
              </w:rPr>
              <w:t xml:space="preserve"> </w:t>
            </w:r>
          </w:p>
        </w:tc>
        <w:tc>
          <w:tcPr>
            <w:tcW w:w="1924" w:type="pct"/>
          </w:tcPr>
          <w:p w14:paraId="2DA68B6C"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70D20B35" w14:textId="77777777" w:rsidTr="00D47637">
        <w:tblPrEx>
          <w:tblLook w:val="04A0" w:firstRow="1" w:lastRow="0" w:firstColumn="1" w:lastColumn="0" w:noHBand="0" w:noVBand="1"/>
        </w:tblPrEx>
        <w:tc>
          <w:tcPr>
            <w:tcW w:w="3076" w:type="pct"/>
          </w:tcPr>
          <w:p w14:paraId="45541293"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山紅頭</w:t>
            </w:r>
            <w:r w:rsidRPr="00FE3847">
              <w:rPr>
                <w:rFonts w:ascii="Times New Roman" w:eastAsia="標楷體" w:hAnsi="Times New Roman" w:cs="Times New Roman"/>
              </w:rPr>
              <w:t xml:space="preserve"> ※ </w:t>
            </w:r>
          </w:p>
        </w:tc>
        <w:tc>
          <w:tcPr>
            <w:tcW w:w="1924" w:type="pct"/>
          </w:tcPr>
          <w:p w14:paraId="1262BBF9"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29</w:t>
            </w:r>
          </w:p>
        </w:tc>
      </w:tr>
      <w:tr w:rsidR="008C7090" w:rsidRPr="00FE3847" w14:paraId="31F73428" w14:textId="77777777" w:rsidTr="00D47637">
        <w:tblPrEx>
          <w:tblLook w:val="04A0" w:firstRow="1" w:lastRow="0" w:firstColumn="1" w:lastColumn="0" w:noHBand="0" w:noVBand="1"/>
        </w:tblPrEx>
        <w:tc>
          <w:tcPr>
            <w:tcW w:w="3076" w:type="pct"/>
          </w:tcPr>
          <w:p w14:paraId="4504E298"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小彎嘴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2BA9F3B5"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23</w:t>
            </w:r>
          </w:p>
        </w:tc>
      </w:tr>
      <w:tr w:rsidR="008C7090" w:rsidRPr="00FE3847" w14:paraId="38E46B69" w14:textId="77777777" w:rsidTr="00D47637">
        <w:tblPrEx>
          <w:tblLook w:val="04A0" w:firstRow="1" w:lastRow="0" w:firstColumn="1" w:lastColumn="0" w:noHBand="0" w:noVBand="1"/>
        </w:tblPrEx>
        <w:tc>
          <w:tcPr>
            <w:tcW w:w="3076" w:type="pct"/>
          </w:tcPr>
          <w:p w14:paraId="7398AE5B"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大彎嘴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34443CFC"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35</w:t>
            </w:r>
          </w:p>
        </w:tc>
      </w:tr>
      <w:tr w:rsidR="008C7090" w:rsidRPr="00FE3847" w14:paraId="520BE47C" w14:textId="77777777" w:rsidTr="00D47637">
        <w:tblPrEx>
          <w:tblLook w:val="04A0" w:firstRow="1" w:lastRow="0" w:firstColumn="1" w:lastColumn="0" w:noHBand="0" w:noVBand="1"/>
        </w:tblPrEx>
        <w:tc>
          <w:tcPr>
            <w:tcW w:w="3076" w:type="pct"/>
          </w:tcPr>
          <w:p w14:paraId="2DF96925"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頭烏線</w:t>
            </w:r>
            <w:proofErr w:type="gramEnd"/>
            <w:r w:rsidRPr="00FE3847">
              <w:rPr>
                <w:rFonts w:ascii="Times New Roman" w:eastAsia="標楷體" w:hAnsi="Times New Roman" w:cs="Times New Roman"/>
              </w:rPr>
              <w:t xml:space="preserve"> ※ </w:t>
            </w:r>
          </w:p>
        </w:tc>
        <w:tc>
          <w:tcPr>
            <w:tcW w:w="1924" w:type="pct"/>
          </w:tcPr>
          <w:p w14:paraId="3E9E1802"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81</w:t>
            </w:r>
          </w:p>
        </w:tc>
      </w:tr>
      <w:tr w:rsidR="008C7090" w:rsidRPr="00FE3847" w14:paraId="20D3D04E" w14:textId="77777777" w:rsidTr="00D47637">
        <w:tblPrEx>
          <w:tblLook w:val="04A0" w:firstRow="1" w:lastRow="0" w:firstColumn="1" w:lastColumn="0" w:noHBand="0" w:noVBand="1"/>
        </w:tblPrEx>
        <w:tc>
          <w:tcPr>
            <w:tcW w:w="3076" w:type="pct"/>
          </w:tcPr>
          <w:p w14:paraId="2D494822"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繡眼畫眉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78599C73"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46</w:t>
            </w:r>
          </w:p>
        </w:tc>
      </w:tr>
      <w:tr w:rsidR="008C7090" w:rsidRPr="00FE3847" w14:paraId="0952E709" w14:textId="77777777" w:rsidTr="00D47637">
        <w:tblPrEx>
          <w:tblLook w:val="04A0" w:firstRow="1" w:lastRow="0" w:firstColumn="1" w:lastColumn="0" w:noHBand="0" w:noVBand="1"/>
        </w:tblPrEx>
        <w:tc>
          <w:tcPr>
            <w:tcW w:w="3076" w:type="pct"/>
          </w:tcPr>
          <w:p w14:paraId="78EB02CB"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白耳畫眉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5B814578"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4</w:t>
            </w:r>
          </w:p>
        </w:tc>
      </w:tr>
      <w:tr w:rsidR="008C7090" w:rsidRPr="00FE3847" w14:paraId="3A1FD346" w14:textId="77777777" w:rsidTr="00D47637">
        <w:tblPrEx>
          <w:tblLook w:val="04A0" w:firstRow="1" w:lastRow="0" w:firstColumn="1" w:lastColumn="0" w:noHBand="0" w:noVBand="1"/>
        </w:tblPrEx>
        <w:tc>
          <w:tcPr>
            <w:tcW w:w="3076" w:type="pct"/>
          </w:tcPr>
          <w:p w14:paraId="4C7600F6"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紋翼畫眉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04B1F565"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7</w:t>
            </w:r>
          </w:p>
        </w:tc>
      </w:tr>
      <w:tr w:rsidR="008C7090" w:rsidRPr="00FE3847" w14:paraId="0E1C6691" w14:textId="77777777" w:rsidTr="00D47637">
        <w:tblPrEx>
          <w:tblLook w:val="04A0" w:firstRow="1" w:lastRow="0" w:firstColumn="1" w:lastColumn="0" w:noHBand="0" w:noVBand="1"/>
        </w:tblPrEx>
        <w:tc>
          <w:tcPr>
            <w:tcW w:w="3076" w:type="pct"/>
          </w:tcPr>
          <w:p w14:paraId="71F8E504"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黃胸</w:t>
            </w:r>
            <w:proofErr w:type="gramStart"/>
            <w:r w:rsidRPr="00FE3847">
              <w:rPr>
                <w:rFonts w:ascii="Times New Roman" w:eastAsia="標楷體" w:hAnsi="Times New Roman" w:cs="Times New Roman"/>
              </w:rPr>
              <w:t>藪</w:t>
            </w:r>
            <w:proofErr w:type="gramEnd"/>
            <w:r w:rsidRPr="00FE3847">
              <w:rPr>
                <w:rFonts w:ascii="Times New Roman" w:eastAsia="標楷體" w:hAnsi="Times New Roman" w:cs="Times New Roman"/>
              </w:rPr>
              <w:t>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09D6BCFA"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26</w:t>
            </w:r>
          </w:p>
        </w:tc>
      </w:tr>
      <w:tr w:rsidR="008C7090" w:rsidRPr="00FE3847" w14:paraId="38BBAB21" w14:textId="77777777" w:rsidTr="00D47637">
        <w:tblPrEx>
          <w:tblLook w:val="04A0" w:firstRow="1" w:lastRow="0" w:firstColumn="1" w:lastColumn="0" w:noHBand="0" w:noVBand="1"/>
        </w:tblPrEx>
        <w:tc>
          <w:tcPr>
            <w:tcW w:w="3076" w:type="pct"/>
          </w:tcPr>
          <w:p w14:paraId="72976E70"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棕噪眉</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1924" w:type="pct"/>
          </w:tcPr>
          <w:p w14:paraId="35312094"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4</w:t>
            </w:r>
          </w:p>
        </w:tc>
      </w:tr>
      <w:tr w:rsidR="008C7090" w:rsidRPr="00FE3847" w14:paraId="725F0B95" w14:textId="77777777" w:rsidTr="00D47637">
        <w:tblPrEx>
          <w:tblLook w:val="04A0" w:firstRow="1" w:lastRow="0" w:firstColumn="1" w:lastColumn="0" w:noHBand="0" w:noVBand="1"/>
        </w:tblPrEx>
        <w:tc>
          <w:tcPr>
            <w:tcW w:w="3076" w:type="pct"/>
          </w:tcPr>
          <w:p w14:paraId="12A0D0E8"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茶腹鳾</w:t>
            </w:r>
            <w:r w:rsidRPr="00FE3847">
              <w:rPr>
                <w:rFonts w:ascii="Times New Roman" w:eastAsia="標楷體" w:hAnsi="Times New Roman" w:cs="Times New Roman"/>
              </w:rPr>
              <w:t xml:space="preserve"> ※ </w:t>
            </w:r>
          </w:p>
        </w:tc>
        <w:tc>
          <w:tcPr>
            <w:tcW w:w="1924" w:type="pct"/>
          </w:tcPr>
          <w:p w14:paraId="108C5329"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62B18F4B" w14:textId="77777777" w:rsidTr="00D47637">
        <w:tblPrEx>
          <w:tblLook w:val="04A0" w:firstRow="1" w:lastRow="0" w:firstColumn="1" w:lastColumn="0" w:noHBand="0" w:noVBand="1"/>
        </w:tblPrEx>
        <w:tc>
          <w:tcPr>
            <w:tcW w:w="3076" w:type="pct"/>
          </w:tcPr>
          <w:p w14:paraId="434C3C1B"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紅尾</w:t>
            </w:r>
            <w:proofErr w:type="gramStart"/>
            <w:r w:rsidRPr="00FE3847">
              <w:rPr>
                <w:rFonts w:ascii="Times New Roman" w:eastAsia="標楷體" w:hAnsi="Times New Roman" w:cs="Times New Roman"/>
              </w:rPr>
              <w:t>鶲</w:t>
            </w:r>
            <w:proofErr w:type="gramEnd"/>
            <w:r w:rsidRPr="00FE3847">
              <w:rPr>
                <w:rFonts w:ascii="Times New Roman" w:eastAsia="標楷體" w:hAnsi="Times New Roman" w:cs="Times New Roman"/>
              </w:rPr>
              <w:t xml:space="preserve"> </w:t>
            </w:r>
          </w:p>
        </w:tc>
        <w:tc>
          <w:tcPr>
            <w:tcW w:w="1924" w:type="pct"/>
          </w:tcPr>
          <w:p w14:paraId="52716160"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4A83985F" w14:textId="77777777" w:rsidTr="00D47637">
        <w:tblPrEx>
          <w:tblLook w:val="04A0" w:firstRow="1" w:lastRow="0" w:firstColumn="1" w:lastColumn="0" w:noHBand="0" w:noVBand="1"/>
        </w:tblPrEx>
        <w:tc>
          <w:tcPr>
            <w:tcW w:w="3076" w:type="pct"/>
          </w:tcPr>
          <w:p w14:paraId="50D30DE8"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黃腹琉璃</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066ACE93"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207C3E4B" w14:textId="77777777" w:rsidTr="00D47637">
        <w:tblPrEx>
          <w:tblLook w:val="04A0" w:firstRow="1" w:lastRow="0" w:firstColumn="1" w:lastColumn="0" w:noHBand="0" w:noVBand="1"/>
        </w:tblPrEx>
        <w:tc>
          <w:tcPr>
            <w:tcW w:w="3076" w:type="pct"/>
          </w:tcPr>
          <w:p w14:paraId="35794C7A"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小翼</w:t>
            </w:r>
            <w:proofErr w:type="gramStart"/>
            <w:r w:rsidRPr="00FE3847">
              <w:rPr>
                <w:rFonts w:ascii="Times New Roman" w:eastAsia="標楷體" w:hAnsi="Times New Roman" w:cs="Times New Roman"/>
              </w:rPr>
              <w:t>鶇</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53312C45"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6</w:t>
            </w:r>
          </w:p>
        </w:tc>
      </w:tr>
      <w:tr w:rsidR="008C7090" w:rsidRPr="00FE3847" w14:paraId="6E897DB5" w14:textId="77777777" w:rsidTr="00D47637">
        <w:tblPrEx>
          <w:tblLook w:val="04A0" w:firstRow="1" w:lastRow="0" w:firstColumn="1" w:lastColumn="0" w:noHBand="0" w:noVBand="1"/>
        </w:tblPrEx>
        <w:tc>
          <w:tcPr>
            <w:tcW w:w="3076" w:type="pct"/>
          </w:tcPr>
          <w:p w14:paraId="596E73F3"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臺灣紫嘯</w:t>
            </w:r>
            <w:proofErr w:type="gramStart"/>
            <w:r w:rsidRPr="00FE3847">
              <w:rPr>
                <w:rFonts w:ascii="Times New Roman" w:eastAsia="標楷體" w:hAnsi="Times New Roman" w:cs="Times New Roman"/>
              </w:rPr>
              <w:t>鶇</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5C100B2C"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476BD75C" w14:textId="77777777" w:rsidTr="00D47637">
        <w:tblPrEx>
          <w:tblLook w:val="04A0" w:firstRow="1" w:lastRow="0" w:firstColumn="1" w:lastColumn="0" w:noHBand="0" w:noVBand="1"/>
        </w:tblPrEx>
        <w:tc>
          <w:tcPr>
            <w:tcW w:w="3076" w:type="pct"/>
          </w:tcPr>
          <w:p w14:paraId="2BA88A15"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白尾</w:t>
            </w:r>
            <w:proofErr w:type="gramStart"/>
            <w:r w:rsidRPr="00FE3847">
              <w:rPr>
                <w:rFonts w:ascii="Times New Roman" w:eastAsia="標楷體" w:hAnsi="Times New Roman" w:cs="Times New Roman"/>
              </w:rPr>
              <w:t>鴝</w:t>
            </w:r>
            <w:proofErr w:type="gramEnd"/>
            <w:r w:rsidRPr="00FE3847">
              <w:rPr>
                <w:rFonts w:ascii="Times New Roman" w:eastAsia="標楷體" w:hAnsi="Times New Roman" w:cs="Times New Roman"/>
              </w:rPr>
              <w:t xml:space="preserve"> ※ III</w:t>
            </w:r>
          </w:p>
        </w:tc>
        <w:tc>
          <w:tcPr>
            <w:tcW w:w="1924" w:type="pct"/>
          </w:tcPr>
          <w:p w14:paraId="7835EA56"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31</w:t>
            </w:r>
          </w:p>
        </w:tc>
      </w:tr>
      <w:tr w:rsidR="008C7090" w:rsidRPr="00FE3847" w14:paraId="1529A59B" w14:textId="77777777" w:rsidTr="00D47637">
        <w:tblPrEx>
          <w:tblLook w:val="04A0" w:firstRow="1" w:lastRow="0" w:firstColumn="1" w:lastColumn="0" w:noHBand="0" w:noVBand="1"/>
        </w:tblPrEx>
        <w:tc>
          <w:tcPr>
            <w:tcW w:w="3076" w:type="pct"/>
          </w:tcPr>
          <w:p w14:paraId="0F31B07A" w14:textId="77777777" w:rsidR="008C7090" w:rsidRPr="00FE3847" w:rsidRDefault="008C7090" w:rsidP="000E1A8F">
            <w:pPr>
              <w:jc w:val="left"/>
              <w:rPr>
                <w:rFonts w:ascii="Times New Roman" w:eastAsia="標楷體" w:hAnsi="Times New Roman" w:cs="Times New Roman"/>
              </w:rPr>
            </w:pPr>
            <w:proofErr w:type="gramStart"/>
            <w:r w:rsidRPr="00FE3847">
              <w:rPr>
                <w:rFonts w:ascii="Times New Roman" w:eastAsia="標楷體" w:hAnsi="Times New Roman" w:cs="Times New Roman"/>
              </w:rPr>
              <w:t>栗背林鴝</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7DBB4A98"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553912B9" w14:textId="77777777" w:rsidTr="00D47637">
        <w:tblPrEx>
          <w:tblLook w:val="04A0" w:firstRow="1" w:lastRow="0" w:firstColumn="1" w:lastColumn="0" w:noHBand="0" w:noVBand="1"/>
        </w:tblPrEx>
        <w:tc>
          <w:tcPr>
            <w:tcW w:w="3076" w:type="pct"/>
          </w:tcPr>
          <w:p w14:paraId="79C2DAE3" w14:textId="77777777" w:rsidR="008C7090" w:rsidRPr="00FE3847" w:rsidRDefault="008C7090" w:rsidP="000E1A8F">
            <w:pPr>
              <w:jc w:val="left"/>
              <w:rPr>
                <w:rFonts w:ascii="Times New Roman" w:eastAsia="標楷體" w:hAnsi="Times New Roman" w:cs="Times New Roman"/>
              </w:rPr>
            </w:pPr>
            <w:r w:rsidRPr="00FE3847">
              <w:rPr>
                <w:rFonts w:ascii="Times New Roman" w:eastAsia="標楷體" w:hAnsi="Times New Roman" w:cs="Times New Roman"/>
              </w:rPr>
              <w:t>黃胸青</w:t>
            </w:r>
            <w:proofErr w:type="gramStart"/>
            <w:r w:rsidRPr="00FE3847">
              <w:rPr>
                <w:rFonts w:ascii="Times New Roman" w:eastAsia="標楷體" w:hAnsi="Times New Roman" w:cs="Times New Roman"/>
              </w:rPr>
              <w:t>鶲</w:t>
            </w:r>
            <w:proofErr w:type="gramEnd"/>
            <w:r w:rsidRPr="00FE3847">
              <w:rPr>
                <w:rFonts w:ascii="Times New Roman" w:eastAsia="標楷體" w:hAnsi="Times New Roman" w:cs="Times New Roman"/>
              </w:rPr>
              <w:t xml:space="preserve"> ※ </w:t>
            </w:r>
          </w:p>
        </w:tc>
        <w:tc>
          <w:tcPr>
            <w:tcW w:w="1924" w:type="pct"/>
          </w:tcPr>
          <w:p w14:paraId="0CF95B87"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60C9E0C7" w14:textId="77777777" w:rsidTr="00D47637">
        <w:tblPrEx>
          <w:tblLook w:val="04A0" w:firstRow="1" w:lastRow="0" w:firstColumn="1" w:lastColumn="0" w:noHBand="0" w:noVBand="1"/>
        </w:tblPrEx>
        <w:tc>
          <w:tcPr>
            <w:tcW w:w="3076" w:type="pct"/>
          </w:tcPr>
          <w:p w14:paraId="09902465" w14:textId="77777777" w:rsidR="008C7090" w:rsidRPr="00FE3847" w:rsidRDefault="008C7090"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53</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924" w:type="pct"/>
          </w:tcPr>
          <w:p w14:paraId="5C55C094" w14:textId="77777777" w:rsidR="008C7090" w:rsidRPr="00FE3847" w:rsidRDefault="008C7090" w:rsidP="000E1A8F">
            <w:pPr>
              <w:rPr>
                <w:rFonts w:ascii="Times New Roman" w:eastAsia="標楷體" w:hAnsi="Times New Roman" w:cs="Times New Roman"/>
              </w:rPr>
            </w:pPr>
            <w:r w:rsidRPr="00FE3847">
              <w:rPr>
                <w:rFonts w:ascii="Times New Roman" w:eastAsia="標楷體" w:hAnsi="Times New Roman" w:cs="Times New Roman"/>
              </w:rPr>
              <w:t>732</w:t>
            </w:r>
          </w:p>
        </w:tc>
      </w:tr>
    </w:tbl>
    <w:p w14:paraId="32B1F812" w14:textId="77777777" w:rsidR="007D0304" w:rsidRPr="00DC66F5" w:rsidRDefault="007D0304" w:rsidP="007D0304">
      <w:pPr>
        <w:rPr>
          <w:rFonts w:ascii="Times New Roman" w:eastAsia="標楷體" w:hAnsi="Times New Roman" w:cs="Times New Roman"/>
          <w:color w:val="4472C4" w:themeColor="accent5"/>
        </w:rPr>
      </w:pPr>
    </w:p>
    <w:p w14:paraId="7086970A"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765D45ED" w14:textId="2FF0116F" w:rsidR="007D0304" w:rsidRPr="00D47637" w:rsidRDefault="0079792A" w:rsidP="007D0304">
      <w:pPr>
        <w:rPr>
          <w:rFonts w:ascii="Times New Roman" w:eastAsia="標楷體" w:hAnsi="Times New Roman"/>
        </w:rPr>
      </w:pPr>
      <w:bookmarkStart w:id="110" w:name="_Toc187943663"/>
      <w:r w:rsidRPr="00D47637">
        <w:rPr>
          <w:rFonts w:ascii="Times New Roman" w:eastAsia="標楷體" w:hAnsi="Times New Roman" w:cs="Times New Roman" w:hint="eastAsia"/>
        </w:rPr>
        <w:t>附表</w:t>
      </w:r>
      <w:r w:rsidRPr="00D47637">
        <w:rPr>
          <w:rFonts w:ascii="Times New Roman" w:eastAsia="標楷體" w:hAnsi="Times New Roman" w:cs="Times New Roman"/>
        </w:rPr>
        <w:t>1</w:t>
      </w:r>
      <w:r w:rsidR="005D1CB7" w:rsidRPr="00D47637">
        <w:rPr>
          <w:rFonts w:ascii="Times New Roman" w:eastAsia="標楷體" w:hAnsi="Times New Roman" w:cs="Times New Roman"/>
        </w:rPr>
        <w:t>2</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8C7090"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w:t>
      </w:r>
      <w:proofErr w:type="gramStart"/>
      <w:r w:rsidR="007D0304" w:rsidRPr="00D47637">
        <w:rPr>
          <w:rFonts w:ascii="Times New Roman" w:eastAsia="標楷體" w:hAnsi="Times New Roman" w:hint="eastAsia"/>
        </w:rPr>
        <w:t>臺</w:t>
      </w:r>
      <w:proofErr w:type="gramEnd"/>
      <w:r w:rsidR="007D0304" w:rsidRPr="00D47637">
        <w:rPr>
          <w:rFonts w:ascii="Times New Roman" w:eastAsia="標楷體" w:hAnsi="Times New Roman" w:hint="eastAsia"/>
        </w:rPr>
        <w:t>東分署記錄的鳥種名錄及數量</w:t>
      </w:r>
      <w:bookmarkEnd w:id="110"/>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110"/>
        <w:gridCol w:w="3196"/>
      </w:tblGrid>
      <w:tr w:rsidR="008C7090" w:rsidRPr="00EE1C6D" w14:paraId="03F5A2B4" w14:textId="77777777" w:rsidTr="00D47637">
        <w:tc>
          <w:tcPr>
            <w:tcW w:w="3076" w:type="pct"/>
            <w:tcBorders>
              <w:top w:val="single" w:sz="4" w:space="0" w:color="auto"/>
              <w:bottom w:val="single" w:sz="4" w:space="0" w:color="auto"/>
            </w:tcBorders>
          </w:tcPr>
          <w:p w14:paraId="5EBCE6A3"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鳥種</w:t>
            </w:r>
          </w:p>
        </w:tc>
        <w:tc>
          <w:tcPr>
            <w:tcW w:w="1924" w:type="pct"/>
            <w:tcBorders>
              <w:top w:val="single" w:sz="4" w:space="0" w:color="auto"/>
              <w:bottom w:val="single" w:sz="4" w:space="0" w:color="auto"/>
            </w:tcBorders>
          </w:tcPr>
          <w:p w14:paraId="734D9FBA"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數量</w:t>
            </w:r>
            <w:r w:rsidRPr="00EE1C6D">
              <w:rPr>
                <w:rFonts w:ascii="Times New Roman" w:eastAsia="標楷體" w:hAnsi="Times New Roman" w:cs="Times New Roman"/>
              </w:rPr>
              <w:t>(</w:t>
            </w:r>
            <w:proofErr w:type="gramStart"/>
            <w:r w:rsidRPr="00EE1C6D">
              <w:rPr>
                <w:rFonts w:ascii="Times New Roman" w:eastAsia="標楷體" w:hAnsi="Times New Roman" w:cs="Times New Roman"/>
              </w:rPr>
              <w:t>隻次</w:t>
            </w:r>
            <w:proofErr w:type="gramEnd"/>
            <w:r w:rsidRPr="00EE1C6D">
              <w:rPr>
                <w:rFonts w:ascii="Times New Roman" w:eastAsia="標楷體" w:hAnsi="Times New Roman" w:cs="Times New Roman"/>
              </w:rPr>
              <w:t>)</w:t>
            </w:r>
          </w:p>
        </w:tc>
      </w:tr>
      <w:tr w:rsidR="008C7090" w:rsidRPr="00EE1C6D" w14:paraId="7C13B0E2" w14:textId="77777777" w:rsidTr="00D47637">
        <w:tc>
          <w:tcPr>
            <w:tcW w:w="3076" w:type="pct"/>
            <w:tcBorders>
              <w:top w:val="single" w:sz="4" w:space="0" w:color="auto"/>
            </w:tcBorders>
          </w:tcPr>
          <w:p w14:paraId="016F77E3"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臺灣山鷓鴣</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1924" w:type="pct"/>
            <w:tcBorders>
              <w:top w:val="single" w:sz="4" w:space="0" w:color="auto"/>
            </w:tcBorders>
          </w:tcPr>
          <w:p w14:paraId="1B969D0D"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10</w:t>
            </w:r>
          </w:p>
        </w:tc>
      </w:tr>
      <w:tr w:rsidR="008C7090" w:rsidRPr="00EE1C6D" w14:paraId="5A5068F9" w14:textId="77777777" w:rsidTr="00D47637">
        <w:tc>
          <w:tcPr>
            <w:tcW w:w="3076" w:type="pct"/>
          </w:tcPr>
          <w:p w14:paraId="1A75B64B"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臺灣竹雞</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78B1DBF6"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15</w:t>
            </w:r>
          </w:p>
        </w:tc>
      </w:tr>
      <w:tr w:rsidR="008C7090" w:rsidRPr="00EE1C6D" w14:paraId="080F9E63" w14:textId="77777777" w:rsidTr="00D47637">
        <w:tc>
          <w:tcPr>
            <w:tcW w:w="3076" w:type="pct"/>
          </w:tcPr>
          <w:p w14:paraId="59D7F4FE"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珠頸斑鳩</w:t>
            </w:r>
            <w:proofErr w:type="gramEnd"/>
            <w:r w:rsidRPr="00EE1C6D">
              <w:rPr>
                <w:rFonts w:ascii="Times New Roman" w:eastAsia="標楷體" w:hAnsi="Times New Roman" w:cs="Times New Roman"/>
              </w:rPr>
              <w:t xml:space="preserve"> </w:t>
            </w:r>
          </w:p>
        </w:tc>
        <w:tc>
          <w:tcPr>
            <w:tcW w:w="1924" w:type="pct"/>
          </w:tcPr>
          <w:p w14:paraId="12DECA9D"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2</w:t>
            </w:r>
          </w:p>
        </w:tc>
      </w:tr>
      <w:tr w:rsidR="008C7090" w:rsidRPr="00EE1C6D" w14:paraId="3CA0D2DF" w14:textId="77777777" w:rsidTr="00D47637">
        <w:tc>
          <w:tcPr>
            <w:tcW w:w="3076" w:type="pct"/>
          </w:tcPr>
          <w:p w14:paraId="5A3BFC07"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綠</w:t>
            </w:r>
            <w:proofErr w:type="gramStart"/>
            <w:r w:rsidRPr="00EE1C6D">
              <w:rPr>
                <w:rFonts w:ascii="Times New Roman" w:eastAsia="標楷體" w:hAnsi="Times New Roman" w:cs="Times New Roman"/>
              </w:rPr>
              <w:t>鳩</w:t>
            </w:r>
            <w:proofErr w:type="gramEnd"/>
            <w:r w:rsidRPr="00EE1C6D">
              <w:rPr>
                <w:rFonts w:ascii="Times New Roman" w:eastAsia="標楷體" w:hAnsi="Times New Roman" w:cs="Times New Roman"/>
              </w:rPr>
              <w:t xml:space="preserve"> </w:t>
            </w:r>
          </w:p>
        </w:tc>
        <w:tc>
          <w:tcPr>
            <w:tcW w:w="1924" w:type="pct"/>
          </w:tcPr>
          <w:p w14:paraId="272E773B"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3</w:t>
            </w:r>
          </w:p>
        </w:tc>
      </w:tr>
      <w:tr w:rsidR="008C7090" w:rsidRPr="00EE1C6D" w14:paraId="53883738" w14:textId="77777777" w:rsidTr="00D47637">
        <w:tc>
          <w:tcPr>
            <w:tcW w:w="3076" w:type="pct"/>
          </w:tcPr>
          <w:p w14:paraId="00C696F2"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北方中杜鵑</w:t>
            </w:r>
            <w:r w:rsidRPr="00EE1C6D">
              <w:rPr>
                <w:rFonts w:ascii="Times New Roman" w:eastAsia="標楷體" w:hAnsi="Times New Roman" w:cs="Times New Roman"/>
              </w:rPr>
              <w:t xml:space="preserve"> </w:t>
            </w:r>
          </w:p>
        </w:tc>
        <w:tc>
          <w:tcPr>
            <w:tcW w:w="1924" w:type="pct"/>
          </w:tcPr>
          <w:p w14:paraId="658C543B"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12</w:t>
            </w:r>
          </w:p>
        </w:tc>
      </w:tr>
      <w:tr w:rsidR="008C7090" w:rsidRPr="00EE1C6D" w14:paraId="280CD671" w14:textId="77777777" w:rsidTr="00D47637">
        <w:tc>
          <w:tcPr>
            <w:tcW w:w="3076" w:type="pct"/>
          </w:tcPr>
          <w:p w14:paraId="2BBB4CBE"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小雨燕</w:t>
            </w:r>
            <w:r w:rsidRPr="00EE1C6D">
              <w:rPr>
                <w:rFonts w:ascii="Times New Roman" w:eastAsia="標楷體" w:hAnsi="Times New Roman" w:cs="Times New Roman"/>
              </w:rPr>
              <w:t xml:space="preserve"> ※ </w:t>
            </w:r>
          </w:p>
        </w:tc>
        <w:tc>
          <w:tcPr>
            <w:tcW w:w="1924" w:type="pct"/>
          </w:tcPr>
          <w:p w14:paraId="67E71B3D"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79</w:t>
            </w:r>
          </w:p>
        </w:tc>
      </w:tr>
      <w:tr w:rsidR="008C7090" w:rsidRPr="00EE1C6D" w14:paraId="5C6CAC57" w14:textId="77777777" w:rsidTr="00D47637">
        <w:tc>
          <w:tcPr>
            <w:tcW w:w="3076" w:type="pct"/>
          </w:tcPr>
          <w:p w14:paraId="0F8B7A61"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灰腳秧雞</w:t>
            </w:r>
            <w:proofErr w:type="gramEnd"/>
            <w:r w:rsidRPr="00EE1C6D">
              <w:rPr>
                <w:rFonts w:ascii="Times New Roman" w:eastAsia="標楷體" w:hAnsi="Times New Roman" w:cs="Times New Roman"/>
              </w:rPr>
              <w:t xml:space="preserve"> ※ </w:t>
            </w:r>
          </w:p>
        </w:tc>
        <w:tc>
          <w:tcPr>
            <w:tcW w:w="1924" w:type="pct"/>
          </w:tcPr>
          <w:p w14:paraId="3524B626"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3B0A7AB0" w14:textId="77777777" w:rsidTr="00D47637">
        <w:tc>
          <w:tcPr>
            <w:tcW w:w="3076" w:type="pct"/>
          </w:tcPr>
          <w:p w14:paraId="501C6BF5"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黑冠麻鷺</w:t>
            </w:r>
            <w:proofErr w:type="gramEnd"/>
            <w:r w:rsidRPr="00EE1C6D">
              <w:rPr>
                <w:rFonts w:ascii="Times New Roman" w:eastAsia="標楷體" w:hAnsi="Times New Roman" w:cs="Times New Roman"/>
              </w:rPr>
              <w:t xml:space="preserve"> </w:t>
            </w:r>
          </w:p>
        </w:tc>
        <w:tc>
          <w:tcPr>
            <w:tcW w:w="1924" w:type="pct"/>
          </w:tcPr>
          <w:p w14:paraId="0E8FBB20"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2</w:t>
            </w:r>
          </w:p>
        </w:tc>
      </w:tr>
      <w:tr w:rsidR="008C7090" w:rsidRPr="00EE1C6D" w14:paraId="1FF1FDEB" w14:textId="77777777" w:rsidTr="00D47637">
        <w:tc>
          <w:tcPr>
            <w:tcW w:w="3076" w:type="pct"/>
          </w:tcPr>
          <w:p w14:paraId="1C119765"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大冠</w:t>
            </w:r>
            <w:proofErr w:type="gramStart"/>
            <w:r w:rsidRPr="00EE1C6D">
              <w:rPr>
                <w:rFonts w:ascii="Times New Roman" w:eastAsia="標楷體" w:hAnsi="Times New Roman" w:cs="Times New Roman"/>
              </w:rPr>
              <w:t>鷲</w:t>
            </w:r>
            <w:proofErr w:type="gramEnd"/>
            <w:r w:rsidRPr="00EE1C6D">
              <w:rPr>
                <w:rFonts w:ascii="Times New Roman" w:eastAsia="標楷體" w:hAnsi="Times New Roman" w:cs="Times New Roman"/>
              </w:rPr>
              <w:t xml:space="preserve"> ※ II</w:t>
            </w:r>
          </w:p>
        </w:tc>
        <w:tc>
          <w:tcPr>
            <w:tcW w:w="1924" w:type="pct"/>
          </w:tcPr>
          <w:p w14:paraId="44E8542C"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3</w:t>
            </w:r>
          </w:p>
        </w:tc>
      </w:tr>
      <w:tr w:rsidR="008C7090" w:rsidRPr="00EE1C6D" w14:paraId="4680C0D0" w14:textId="77777777" w:rsidTr="00D47637">
        <w:tc>
          <w:tcPr>
            <w:tcW w:w="3076" w:type="pct"/>
          </w:tcPr>
          <w:p w14:paraId="21A6E35C"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鳳頭蒼鷹</w:t>
            </w:r>
            <w:r w:rsidRPr="00EE1C6D">
              <w:rPr>
                <w:rFonts w:ascii="Times New Roman" w:eastAsia="標楷體" w:hAnsi="Times New Roman" w:cs="Times New Roman"/>
              </w:rPr>
              <w:t xml:space="preserve"> ※ II</w:t>
            </w:r>
          </w:p>
        </w:tc>
        <w:tc>
          <w:tcPr>
            <w:tcW w:w="1924" w:type="pct"/>
          </w:tcPr>
          <w:p w14:paraId="630EB69E"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772C5849" w14:textId="77777777" w:rsidTr="00D47637">
        <w:tc>
          <w:tcPr>
            <w:tcW w:w="3076" w:type="pct"/>
          </w:tcPr>
          <w:p w14:paraId="5471B73D"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赤腹鷹</w:t>
            </w:r>
            <w:proofErr w:type="gramEnd"/>
            <w:r w:rsidRPr="00EE1C6D">
              <w:rPr>
                <w:rFonts w:ascii="Times New Roman" w:eastAsia="標楷體" w:hAnsi="Times New Roman" w:cs="Times New Roman"/>
              </w:rPr>
              <w:t xml:space="preserve"> II</w:t>
            </w:r>
          </w:p>
        </w:tc>
        <w:tc>
          <w:tcPr>
            <w:tcW w:w="1924" w:type="pct"/>
          </w:tcPr>
          <w:p w14:paraId="02C2686A"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50</w:t>
            </w:r>
          </w:p>
        </w:tc>
      </w:tr>
      <w:tr w:rsidR="008C7090" w:rsidRPr="00EE1C6D" w14:paraId="57D7C3A8" w14:textId="77777777" w:rsidTr="00D47637">
        <w:tc>
          <w:tcPr>
            <w:tcW w:w="3076" w:type="pct"/>
          </w:tcPr>
          <w:p w14:paraId="7B43E80C"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松雀鷹</w:t>
            </w:r>
            <w:r w:rsidRPr="00EE1C6D">
              <w:rPr>
                <w:rFonts w:ascii="Times New Roman" w:eastAsia="標楷體" w:hAnsi="Times New Roman" w:cs="Times New Roman"/>
              </w:rPr>
              <w:t xml:space="preserve"> ※ II</w:t>
            </w:r>
          </w:p>
        </w:tc>
        <w:tc>
          <w:tcPr>
            <w:tcW w:w="1924" w:type="pct"/>
          </w:tcPr>
          <w:p w14:paraId="22F97A5B"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2</w:t>
            </w:r>
          </w:p>
        </w:tc>
      </w:tr>
      <w:tr w:rsidR="008C7090" w:rsidRPr="00EE1C6D" w14:paraId="29449120" w14:textId="77777777" w:rsidTr="00D47637">
        <w:tc>
          <w:tcPr>
            <w:tcW w:w="3076" w:type="pct"/>
          </w:tcPr>
          <w:p w14:paraId="0B79F2A1"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鵂鶹</w:t>
            </w:r>
            <w:proofErr w:type="gramEnd"/>
            <w:r w:rsidRPr="00EE1C6D">
              <w:rPr>
                <w:rFonts w:ascii="Times New Roman" w:eastAsia="標楷體" w:hAnsi="Times New Roman" w:cs="Times New Roman"/>
              </w:rPr>
              <w:t xml:space="preserve"> ※ II</w:t>
            </w:r>
          </w:p>
        </w:tc>
        <w:tc>
          <w:tcPr>
            <w:tcW w:w="1924" w:type="pct"/>
          </w:tcPr>
          <w:p w14:paraId="07E2F7AE"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44DD4D66" w14:textId="77777777" w:rsidTr="00D47637">
        <w:tc>
          <w:tcPr>
            <w:tcW w:w="3076" w:type="pct"/>
          </w:tcPr>
          <w:p w14:paraId="468033F8"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五色鳥</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754DCDCE"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52</w:t>
            </w:r>
          </w:p>
        </w:tc>
      </w:tr>
      <w:tr w:rsidR="008C7090" w:rsidRPr="00EE1C6D" w14:paraId="33CA0EAB" w14:textId="77777777" w:rsidTr="00D47637">
        <w:tc>
          <w:tcPr>
            <w:tcW w:w="3076" w:type="pct"/>
          </w:tcPr>
          <w:p w14:paraId="78EF1BBE"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小啄木</w:t>
            </w:r>
            <w:proofErr w:type="gramEnd"/>
            <w:r w:rsidRPr="00EE1C6D">
              <w:rPr>
                <w:rFonts w:ascii="Times New Roman" w:eastAsia="標楷體" w:hAnsi="Times New Roman" w:cs="Times New Roman"/>
              </w:rPr>
              <w:t xml:space="preserve"> </w:t>
            </w:r>
          </w:p>
        </w:tc>
        <w:tc>
          <w:tcPr>
            <w:tcW w:w="1924" w:type="pct"/>
          </w:tcPr>
          <w:p w14:paraId="3D77B0E5"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4</w:t>
            </w:r>
          </w:p>
        </w:tc>
      </w:tr>
      <w:tr w:rsidR="008C7090" w:rsidRPr="00EE1C6D" w14:paraId="1889C86C" w14:textId="77777777" w:rsidTr="00D47637">
        <w:tc>
          <w:tcPr>
            <w:tcW w:w="3076" w:type="pct"/>
          </w:tcPr>
          <w:p w14:paraId="69A188EA"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灰喉山椒</w:t>
            </w:r>
            <w:proofErr w:type="gramEnd"/>
            <w:r w:rsidRPr="00EE1C6D">
              <w:rPr>
                <w:rFonts w:ascii="Times New Roman" w:eastAsia="標楷體" w:hAnsi="Times New Roman" w:cs="Times New Roman"/>
              </w:rPr>
              <w:t>鳥</w:t>
            </w:r>
            <w:r w:rsidRPr="00EE1C6D">
              <w:rPr>
                <w:rFonts w:ascii="Times New Roman" w:eastAsia="標楷體" w:hAnsi="Times New Roman" w:cs="Times New Roman"/>
              </w:rPr>
              <w:t xml:space="preserve"> </w:t>
            </w:r>
          </w:p>
        </w:tc>
        <w:tc>
          <w:tcPr>
            <w:tcW w:w="1924" w:type="pct"/>
          </w:tcPr>
          <w:p w14:paraId="45A6514D"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7</w:t>
            </w:r>
          </w:p>
        </w:tc>
      </w:tr>
      <w:tr w:rsidR="008C7090" w:rsidRPr="00EE1C6D" w14:paraId="37801F21" w14:textId="77777777" w:rsidTr="00D47637">
        <w:tc>
          <w:tcPr>
            <w:tcW w:w="3076" w:type="pct"/>
          </w:tcPr>
          <w:p w14:paraId="78DA9BB7"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綠畫眉</w:t>
            </w:r>
            <w:r w:rsidRPr="00EE1C6D">
              <w:rPr>
                <w:rFonts w:ascii="Times New Roman" w:eastAsia="標楷體" w:hAnsi="Times New Roman" w:cs="Times New Roman"/>
              </w:rPr>
              <w:t xml:space="preserve"> </w:t>
            </w:r>
          </w:p>
        </w:tc>
        <w:tc>
          <w:tcPr>
            <w:tcW w:w="1924" w:type="pct"/>
          </w:tcPr>
          <w:p w14:paraId="660DB907"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13</w:t>
            </w:r>
          </w:p>
        </w:tc>
      </w:tr>
      <w:tr w:rsidR="008C7090" w:rsidRPr="00EE1C6D" w14:paraId="13992829" w14:textId="77777777" w:rsidTr="00D47637">
        <w:tc>
          <w:tcPr>
            <w:tcW w:w="3076" w:type="pct"/>
          </w:tcPr>
          <w:p w14:paraId="493709CF"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朱鸝</w:t>
            </w:r>
            <w:r w:rsidRPr="00EE1C6D">
              <w:rPr>
                <w:rFonts w:ascii="Times New Roman" w:eastAsia="標楷體" w:hAnsi="Times New Roman" w:cs="Times New Roman"/>
              </w:rPr>
              <w:t xml:space="preserve"> ※ II</w:t>
            </w:r>
          </w:p>
        </w:tc>
        <w:tc>
          <w:tcPr>
            <w:tcW w:w="1924" w:type="pct"/>
          </w:tcPr>
          <w:p w14:paraId="4FBFFEA7"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2</w:t>
            </w:r>
          </w:p>
        </w:tc>
      </w:tr>
      <w:tr w:rsidR="008C7090" w:rsidRPr="00EE1C6D" w14:paraId="11F06ED3" w14:textId="77777777" w:rsidTr="00D47637">
        <w:tc>
          <w:tcPr>
            <w:tcW w:w="3076" w:type="pct"/>
          </w:tcPr>
          <w:p w14:paraId="75A6580D"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大卷尾</w:t>
            </w:r>
            <w:r w:rsidRPr="00EE1C6D">
              <w:rPr>
                <w:rFonts w:ascii="Times New Roman" w:eastAsia="標楷體" w:hAnsi="Times New Roman" w:cs="Times New Roman"/>
              </w:rPr>
              <w:t xml:space="preserve"> ※ </w:t>
            </w:r>
          </w:p>
        </w:tc>
        <w:tc>
          <w:tcPr>
            <w:tcW w:w="1924" w:type="pct"/>
          </w:tcPr>
          <w:p w14:paraId="7BF570AC"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02064F0D" w14:textId="77777777" w:rsidTr="00D47637">
        <w:tc>
          <w:tcPr>
            <w:tcW w:w="3076" w:type="pct"/>
          </w:tcPr>
          <w:p w14:paraId="4FD83D56"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小卷尾</w:t>
            </w:r>
            <w:r w:rsidRPr="00EE1C6D">
              <w:rPr>
                <w:rFonts w:ascii="Times New Roman" w:eastAsia="標楷體" w:hAnsi="Times New Roman" w:cs="Times New Roman"/>
              </w:rPr>
              <w:t xml:space="preserve"> ※ </w:t>
            </w:r>
          </w:p>
        </w:tc>
        <w:tc>
          <w:tcPr>
            <w:tcW w:w="1924" w:type="pct"/>
          </w:tcPr>
          <w:p w14:paraId="21E8FB88"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5</w:t>
            </w:r>
          </w:p>
        </w:tc>
      </w:tr>
      <w:tr w:rsidR="008C7090" w:rsidRPr="00EE1C6D" w14:paraId="49117A7C" w14:textId="77777777" w:rsidTr="00D47637">
        <w:tc>
          <w:tcPr>
            <w:tcW w:w="3076" w:type="pct"/>
          </w:tcPr>
          <w:p w14:paraId="47135381"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黑枕藍鶲</w:t>
            </w:r>
            <w:proofErr w:type="gramEnd"/>
            <w:r w:rsidRPr="00EE1C6D">
              <w:rPr>
                <w:rFonts w:ascii="Times New Roman" w:eastAsia="標楷體" w:hAnsi="Times New Roman" w:cs="Times New Roman"/>
              </w:rPr>
              <w:t xml:space="preserve"> ※ </w:t>
            </w:r>
          </w:p>
        </w:tc>
        <w:tc>
          <w:tcPr>
            <w:tcW w:w="1924" w:type="pct"/>
          </w:tcPr>
          <w:p w14:paraId="3C05E43B"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11</w:t>
            </w:r>
          </w:p>
        </w:tc>
      </w:tr>
      <w:tr w:rsidR="008C7090" w:rsidRPr="00EE1C6D" w14:paraId="758821B5" w14:textId="77777777" w:rsidTr="00D47637">
        <w:tc>
          <w:tcPr>
            <w:tcW w:w="3076" w:type="pct"/>
          </w:tcPr>
          <w:p w14:paraId="3E94B2BA"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臺灣藍鵲</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1924" w:type="pct"/>
          </w:tcPr>
          <w:p w14:paraId="396868C5"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22244D59" w14:textId="77777777" w:rsidTr="00D47637">
        <w:tc>
          <w:tcPr>
            <w:tcW w:w="3076" w:type="pct"/>
          </w:tcPr>
          <w:p w14:paraId="02821C49"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樹鵲</w:t>
            </w:r>
            <w:r w:rsidRPr="00EE1C6D">
              <w:rPr>
                <w:rFonts w:ascii="Times New Roman" w:eastAsia="標楷體" w:hAnsi="Times New Roman" w:cs="Times New Roman"/>
              </w:rPr>
              <w:t xml:space="preserve"> ※ </w:t>
            </w:r>
          </w:p>
        </w:tc>
        <w:tc>
          <w:tcPr>
            <w:tcW w:w="1924" w:type="pct"/>
          </w:tcPr>
          <w:p w14:paraId="60B530F7"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24</w:t>
            </w:r>
          </w:p>
        </w:tc>
      </w:tr>
      <w:tr w:rsidR="008C7090" w:rsidRPr="00EE1C6D" w14:paraId="328ADACA" w14:textId="77777777" w:rsidTr="00D47637">
        <w:tc>
          <w:tcPr>
            <w:tcW w:w="3076" w:type="pct"/>
          </w:tcPr>
          <w:p w14:paraId="65B80C19"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洋燕</w:t>
            </w:r>
            <w:r w:rsidRPr="00EE1C6D">
              <w:rPr>
                <w:rFonts w:ascii="Times New Roman" w:eastAsia="標楷體" w:hAnsi="Times New Roman" w:cs="Times New Roman"/>
              </w:rPr>
              <w:t xml:space="preserve"> </w:t>
            </w:r>
          </w:p>
        </w:tc>
        <w:tc>
          <w:tcPr>
            <w:tcW w:w="1924" w:type="pct"/>
          </w:tcPr>
          <w:p w14:paraId="1AEDDED9"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64FE0BD9" w14:textId="77777777" w:rsidTr="00D47637">
        <w:tc>
          <w:tcPr>
            <w:tcW w:w="3076" w:type="pct"/>
          </w:tcPr>
          <w:p w14:paraId="13F83474"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烏頭翁</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w:t>
            </w:r>
          </w:p>
        </w:tc>
        <w:tc>
          <w:tcPr>
            <w:tcW w:w="1924" w:type="pct"/>
          </w:tcPr>
          <w:p w14:paraId="24AB919D"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16</w:t>
            </w:r>
          </w:p>
        </w:tc>
      </w:tr>
      <w:tr w:rsidR="008C7090" w:rsidRPr="00EE1C6D" w14:paraId="445C1713" w14:textId="77777777" w:rsidTr="00D47637">
        <w:tc>
          <w:tcPr>
            <w:tcW w:w="3076" w:type="pct"/>
          </w:tcPr>
          <w:p w14:paraId="01197F8B"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紅嘴黑</w:t>
            </w:r>
            <w:proofErr w:type="gramStart"/>
            <w:r w:rsidRPr="00EE1C6D">
              <w:rPr>
                <w:rFonts w:ascii="Times New Roman" w:eastAsia="標楷體" w:hAnsi="Times New Roman" w:cs="Times New Roman"/>
              </w:rPr>
              <w:t>鵯</w:t>
            </w:r>
            <w:proofErr w:type="gramEnd"/>
            <w:r w:rsidRPr="00EE1C6D">
              <w:rPr>
                <w:rFonts w:ascii="Times New Roman" w:eastAsia="標楷體" w:hAnsi="Times New Roman" w:cs="Times New Roman"/>
              </w:rPr>
              <w:t xml:space="preserve"> ※ </w:t>
            </w:r>
          </w:p>
        </w:tc>
        <w:tc>
          <w:tcPr>
            <w:tcW w:w="1924" w:type="pct"/>
          </w:tcPr>
          <w:p w14:paraId="608E0B80"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89</w:t>
            </w:r>
          </w:p>
        </w:tc>
      </w:tr>
      <w:tr w:rsidR="008C7090" w:rsidRPr="00EE1C6D" w14:paraId="24BAF937" w14:textId="77777777" w:rsidTr="00D47637">
        <w:tc>
          <w:tcPr>
            <w:tcW w:w="3076" w:type="pct"/>
          </w:tcPr>
          <w:p w14:paraId="1BEE0B1F"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斯氏繡眼</w:t>
            </w:r>
            <w:r w:rsidRPr="00EE1C6D">
              <w:rPr>
                <w:rFonts w:ascii="Times New Roman" w:eastAsia="標楷體" w:hAnsi="Times New Roman" w:cs="Times New Roman"/>
              </w:rPr>
              <w:t xml:space="preserve"> </w:t>
            </w:r>
          </w:p>
        </w:tc>
        <w:tc>
          <w:tcPr>
            <w:tcW w:w="1924" w:type="pct"/>
          </w:tcPr>
          <w:p w14:paraId="670422E1"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6</w:t>
            </w:r>
          </w:p>
        </w:tc>
      </w:tr>
      <w:tr w:rsidR="008C7090" w:rsidRPr="00EE1C6D" w14:paraId="14A52E98" w14:textId="77777777" w:rsidTr="00D47637">
        <w:tblPrEx>
          <w:tblLook w:val="04A0" w:firstRow="1" w:lastRow="0" w:firstColumn="1" w:lastColumn="0" w:noHBand="0" w:noVBand="1"/>
        </w:tblPrEx>
        <w:tc>
          <w:tcPr>
            <w:tcW w:w="3076" w:type="pct"/>
          </w:tcPr>
          <w:p w14:paraId="5DE6A502"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山紅頭</w:t>
            </w:r>
            <w:r w:rsidRPr="00EE1C6D">
              <w:rPr>
                <w:rFonts w:ascii="Times New Roman" w:eastAsia="標楷體" w:hAnsi="Times New Roman" w:cs="Times New Roman"/>
              </w:rPr>
              <w:t xml:space="preserve"> ※ </w:t>
            </w:r>
          </w:p>
        </w:tc>
        <w:tc>
          <w:tcPr>
            <w:tcW w:w="1924" w:type="pct"/>
          </w:tcPr>
          <w:p w14:paraId="7EDD8E33"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29</w:t>
            </w:r>
          </w:p>
        </w:tc>
      </w:tr>
      <w:tr w:rsidR="008C7090" w:rsidRPr="00EE1C6D" w14:paraId="043E84CC" w14:textId="77777777" w:rsidTr="00D47637">
        <w:tblPrEx>
          <w:tblLook w:val="04A0" w:firstRow="1" w:lastRow="0" w:firstColumn="1" w:lastColumn="0" w:noHBand="0" w:noVBand="1"/>
        </w:tblPrEx>
        <w:tc>
          <w:tcPr>
            <w:tcW w:w="3076" w:type="pct"/>
          </w:tcPr>
          <w:p w14:paraId="1FF93EA2"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小彎嘴</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5766224B"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18</w:t>
            </w:r>
          </w:p>
        </w:tc>
      </w:tr>
      <w:tr w:rsidR="008C7090" w:rsidRPr="00EE1C6D" w14:paraId="43CBBDB4" w14:textId="77777777" w:rsidTr="00D47637">
        <w:tblPrEx>
          <w:tblLook w:val="04A0" w:firstRow="1" w:lastRow="0" w:firstColumn="1" w:lastColumn="0" w:noHBand="0" w:noVBand="1"/>
        </w:tblPrEx>
        <w:tc>
          <w:tcPr>
            <w:tcW w:w="3076" w:type="pct"/>
          </w:tcPr>
          <w:p w14:paraId="6D7928A6"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大彎嘴</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5447065B"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6</w:t>
            </w:r>
          </w:p>
        </w:tc>
      </w:tr>
      <w:tr w:rsidR="008C7090" w:rsidRPr="00EE1C6D" w14:paraId="4AD08817" w14:textId="77777777" w:rsidTr="00D47637">
        <w:tblPrEx>
          <w:tblLook w:val="04A0" w:firstRow="1" w:lastRow="0" w:firstColumn="1" w:lastColumn="0" w:noHBand="0" w:noVBand="1"/>
        </w:tblPrEx>
        <w:tc>
          <w:tcPr>
            <w:tcW w:w="3076" w:type="pct"/>
          </w:tcPr>
          <w:p w14:paraId="7A398AC3"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頭烏線</w:t>
            </w:r>
            <w:proofErr w:type="gramEnd"/>
            <w:r w:rsidRPr="00EE1C6D">
              <w:rPr>
                <w:rFonts w:ascii="Times New Roman" w:eastAsia="標楷體" w:hAnsi="Times New Roman" w:cs="Times New Roman"/>
              </w:rPr>
              <w:t xml:space="preserve"> ※ </w:t>
            </w:r>
          </w:p>
        </w:tc>
        <w:tc>
          <w:tcPr>
            <w:tcW w:w="1924" w:type="pct"/>
          </w:tcPr>
          <w:p w14:paraId="260FE4FD"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28</w:t>
            </w:r>
          </w:p>
        </w:tc>
      </w:tr>
      <w:tr w:rsidR="008C7090" w:rsidRPr="00EE1C6D" w14:paraId="105E9E55" w14:textId="77777777" w:rsidTr="00D47637">
        <w:tblPrEx>
          <w:tblLook w:val="04A0" w:firstRow="1" w:lastRow="0" w:firstColumn="1" w:lastColumn="0" w:noHBand="0" w:noVBand="1"/>
        </w:tblPrEx>
        <w:tc>
          <w:tcPr>
            <w:tcW w:w="3076" w:type="pct"/>
          </w:tcPr>
          <w:p w14:paraId="3D01AD74"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繡眼畫眉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24C0B7F9"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21</w:t>
            </w:r>
          </w:p>
        </w:tc>
      </w:tr>
      <w:tr w:rsidR="008C7090" w:rsidRPr="00EE1C6D" w14:paraId="192C986E" w14:textId="77777777" w:rsidTr="00D47637">
        <w:tblPrEx>
          <w:tblLook w:val="04A0" w:firstRow="1" w:lastRow="0" w:firstColumn="1" w:lastColumn="0" w:noHBand="0" w:noVBand="1"/>
        </w:tblPrEx>
        <w:tc>
          <w:tcPr>
            <w:tcW w:w="3076" w:type="pct"/>
          </w:tcPr>
          <w:p w14:paraId="18ECD250"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白耳畫眉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1924" w:type="pct"/>
          </w:tcPr>
          <w:p w14:paraId="3414B33A"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3</w:t>
            </w:r>
          </w:p>
        </w:tc>
      </w:tr>
      <w:tr w:rsidR="008C7090" w:rsidRPr="00EE1C6D" w14:paraId="66B55E05" w14:textId="77777777" w:rsidTr="00D47637">
        <w:tblPrEx>
          <w:tblLook w:val="04A0" w:firstRow="1" w:lastRow="0" w:firstColumn="1" w:lastColumn="0" w:noHBand="0" w:noVBand="1"/>
        </w:tblPrEx>
        <w:tc>
          <w:tcPr>
            <w:tcW w:w="3076" w:type="pct"/>
          </w:tcPr>
          <w:p w14:paraId="5EE07E10"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臺灣畫眉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w:t>
            </w:r>
          </w:p>
        </w:tc>
        <w:tc>
          <w:tcPr>
            <w:tcW w:w="1924" w:type="pct"/>
          </w:tcPr>
          <w:p w14:paraId="74045ECA"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1D5AD8C7" w14:textId="77777777" w:rsidTr="00D47637">
        <w:tblPrEx>
          <w:tblLook w:val="04A0" w:firstRow="1" w:lastRow="0" w:firstColumn="1" w:lastColumn="0" w:noHBand="0" w:noVBand="1"/>
        </w:tblPrEx>
        <w:tc>
          <w:tcPr>
            <w:tcW w:w="3076" w:type="pct"/>
          </w:tcPr>
          <w:p w14:paraId="56E4E2B9"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臺灣紫嘯</w:t>
            </w:r>
            <w:proofErr w:type="gramStart"/>
            <w:r w:rsidRPr="00EE1C6D">
              <w:rPr>
                <w:rFonts w:ascii="Times New Roman" w:eastAsia="標楷體" w:hAnsi="Times New Roman" w:cs="Times New Roman"/>
              </w:rPr>
              <w:t>鶇</w:t>
            </w:r>
            <w:proofErr w:type="gramEnd"/>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4FFFA49C"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0680DE34" w14:textId="77777777" w:rsidTr="00D47637">
        <w:tblPrEx>
          <w:tblLook w:val="04A0" w:firstRow="1" w:lastRow="0" w:firstColumn="1" w:lastColumn="0" w:noHBand="0" w:noVBand="1"/>
        </w:tblPrEx>
        <w:tc>
          <w:tcPr>
            <w:tcW w:w="3076" w:type="pct"/>
          </w:tcPr>
          <w:p w14:paraId="413B178B" w14:textId="77777777" w:rsidR="008C7090" w:rsidRPr="00EE1C6D" w:rsidRDefault="008C7090" w:rsidP="000E1A8F">
            <w:pPr>
              <w:jc w:val="left"/>
              <w:rPr>
                <w:rFonts w:ascii="Times New Roman" w:eastAsia="標楷體" w:hAnsi="Times New Roman" w:cs="Times New Roman"/>
              </w:rPr>
            </w:pPr>
            <w:proofErr w:type="gramStart"/>
            <w:r w:rsidRPr="00EE1C6D">
              <w:rPr>
                <w:rFonts w:ascii="Times New Roman" w:eastAsia="標楷體" w:hAnsi="Times New Roman" w:cs="Times New Roman"/>
              </w:rPr>
              <w:t>綠啄花</w:t>
            </w:r>
            <w:proofErr w:type="gramEnd"/>
            <w:r w:rsidRPr="00EE1C6D">
              <w:rPr>
                <w:rFonts w:ascii="Times New Roman" w:eastAsia="標楷體" w:hAnsi="Times New Roman" w:cs="Times New Roman"/>
              </w:rPr>
              <w:t xml:space="preserve"> ※ </w:t>
            </w:r>
          </w:p>
        </w:tc>
        <w:tc>
          <w:tcPr>
            <w:tcW w:w="1924" w:type="pct"/>
          </w:tcPr>
          <w:p w14:paraId="781987EF"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34A7271D" w14:textId="77777777" w:rsidTr="00D47637">
        <w:tblPrEx>
          <w:tblLook w:val="04A0" w:firstRow="1" w:lastRow="0" w:firstColumn="1" w:lastColumn="0" w:noHBand="0" w:noVBand="1"/>
        </w:tblPrEx>
        <w:tc>
          <w:tcPr>
            <w:tcW w:w="3076" w:type="pct"/>
          </w:tcPr>
          <w:p w14:paraId="18D92678" w14:textId="77777777" w:rsidR="008C7090" w:rsidRPr="00EE1C6D" w:rsidRDefault="008C7090" w:rsidP="000E1A8F">
            <w:pPr>
              <w:jc w:val="left"/>
              <w:rPr>
                <w:rFonts w:ascii="Times New Roman" w:eastAsia="標楷體" w:hAnsi="Times New Roman" w:cs="Times New Roman"/>
              </w:rPr>
            </w:pPr>
            <w:r w:rsidRPr="00EE1C6D">
              <w:rPr>
                <w:rFonts w:ascii="Times New Roman" w:eastAsia="標楷體" w:hAnsi="Times New Roman" w:cs="Times New Roman"/>
              </w:rPr>
              <w:t>斑文鳥</w:t>
            </w:r>
            <w:r w:rsidRPr="00EE1C6D">
              <w:rPr>
                <w:rFonts w:ascii="Times New Roman" w:eastAsia="標楷體" w:hAnsi="Times New Roman" w:cs="Times New Roman"/>
              </w:rPr>
              <w:t xml:space="preserve"> </w:t>
            </w:r>
          </w:p>
        </w:tc>
        <w:tc>
          <w:tcPr>
            <w:tcW w:w="1924" w:type="pct"/>
          </w:tcPr>
          <w:p w14:paraId="3001159E"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58B014F6" w14:textId="77777777" w:rsidTr="00D47637">
        <w:tblPrEx>
          <w:tblLook w:val="04A0" w:firstRow="1" w:lastRow="0" w:firstColumn="1" w:lastColumn="0" w:noHBand="0" w:noVBand="1"/>
        </w:tblPrEx>
        <w:tc>
          <w:tcPr>
            <w:tcW w:w="3076" w:type="pct"/>
          </w:tcPr>
          <w:p w14:paraId="0B945FC7" w14:textId="77777777" w:rsidR="008C7090" w:rsidRPr="00EE1C6D" w:rsidRDefault="008C7090" w:rsidP="000E1A8F">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37</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924" w:type="pct"/>
          </w:tcPr>
          <w:p w14:paraId="49AEF9C0" w14:textId="77777777" w:rsidR="008C7090" w:rsidRPr="00EE1C6D" w:rsidRDefault="008C7090" w:rsidP="000E1A8F">
            <w:pPr>
              <w:rPr>
                <w:rFonts w:ascii="Times New Roman" w:eastAsia="標楷體" w:hAnsi="Times New Roman" w:cs="Times New Roman"/>
              </w:rPr>
            </w:pPr>
            <w:r w:rsidRPr="00EE1C6D">
              <w:rPr>
                <w:rFonts w:ascii="Times New Roman" w:eastAsia="標楷體" w:hAnsi="Times New Roman" w:cs="Times New Roman"/>
              </w:rPr>
              <w:t>522</w:t>
            </w:r>
          </w:p>
        </w:tc>
      </w:tr>
    </w:tbl>
    <w:p w14:paraId="7563C721" w14:textId="77777777" w:rsidR="007D0304" w:rsidRPr="00DC66F5" w:rsidRDefault="007D0304" w:rsidP="007D0304">
      <w:pPr>
        <w:rPr>
          <w:rFonts w:ascii="Times New Roman" w:eastAsia="標楷體" w:hAnsi="Times New Roman" w:cs="Times New Roman"/>
          <w:color w:val="4472C4" w:themeColor="accent5"/>
        </w:rPr>
      </w:pPr>
    </w:p>
    <w:p w14:paraId="0FDB39E6" w14:textId="77777777" w:rsidR="007D0304" w:rsidRPr="00DC66F5" w:rsidRDefault="007D0304" w:rsidP="007D0304">
      <w:pPr>
        <w:rPr>
          <w:rFonts w:ascii="Times New Roman" w:eastAsia="標楷體" w:hAnsi="Times New Roman"/>
          <w:color w:val="4472C4" w:themeColor="accent5"/>
        </w:rPr>
      </w:pPr>
    </w:p>
    <w:p w14:paraId="2872A2D5" w14:textId="0429196A" w:rsidR="00591D42" w:rsidRPr="00DC66F5" w:rsidRDefault="00591D42" w:rsidP="00AE1DA4">
      <w:pPr>
        <w:spacing w:line="360" w:lineRule="auto"/>
        <w:rPr>
          <w:rFonts w:ascii="Times New Roman" w:eastAsia="標楷體" w:hAnsi="Times New Roman" w:cs="Times New Roman"/>
          <w:color w:val="4472C4" w:themeColor="accent5"/>
        </w:rPr>
      </w:pPr>
    </w:p>
    <w:p w14:paraId="4804E38C" w14:textId="2835DA96" w:rsidR="00D25EF6" w:rsidRPr="00DC66F5" w:rsidRDefault="00D25EF6" w:rsidP="009644DA">
      <w:pPr>
        <w:widowControl/>
        <w:rPr>
          <w:rFonts w:ascii="Times New Roman" w:eastAsia="標楷體" w:hAnsi="Times New Roman" w:cs="Times New Roman"/>
          <w:color w:val="4472C4" w:themeColor="accent5"/>
        </w:rPr>
      </w:pPr>
    </w:p>
    <w:sectPr w:rsidR="00D25EF6" w:rsidRPr="00DC66F5" w:rsidSect="00F17B5C">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user" w:date="2026-08-11T10:43:00Z" w:initials="u">
    <w:p w14:paraId="0972DC2A" w14:textId="176B26BD" w:rsidR="001725A0" w:rsidRDefault="001725A0">
      <w:pPr>
        <w:pStyle w:val="af1"/>
      </w:pPr>
      <w:r>
        <w:rPr>
          <w:rStyle w:val="af0"/>
        </w:rPr>
        <w:annotationRef/>
      </w:r>
      <w:r>
        <w:t>此圖的文字有問題</w:t>
      </w:r>
      <w:r>
        <w:rPr>
          <w:rFonts w:hint="eastAsia"/>
        </w:rPr>
        <w:t>,2024</w:t>
      </w:r>
      <w:r>
        <w:rPr>
          <w:rFonts w:hint="eastAsia"/>
        </w:rPr>
        <w:t>年的成果報告是</w:t>
      </w:r>
      <w:r>
        <w:t>OK</w:t>
      </w:r>
      <w:r>
        <w:t>的</w:t>
      </w:r>
      <w:r>
        <w:rPr>
          <w:rFonts w:hint="eastAsia"/>
        </w:rPr>
        <w:t>,</w:t>
      </w:r>
      <w:r>
        <w:rPr>
          <w:rFonts w:hint="eastAsia"/>
        </w:rPr>
        <w:t>請更換</w:t>
      </w:r>
    </w:p>
  </w:comment>
  <w:comment w:id="5" w:author="user" w:date="2026-07-28T14:49:00Z" w:initials="u">
    <w:p w14:paraId="4EAC6237" w14:textId="0788BABE" w:rsidR="001725A0" w:rsidRDefault="001725A0">
      <w:pPr>
        <w:pStyle w:val="af1"/>
      </w:pPr>
      <w:r>
        <w:rPr>
          <w:rStyle w:val="af0"/>
        </w:rPr>
        <w:annotationRef/>
      </w:r>
      <w:r>
        <w:t>資料更新成</w:t>
      </w:r>
      <w:r>
        <w:t>2021-2025</w:t>
      </w:r>
      <w:r>
        <w:rPr>
          <w:rFonts w:hint="eastAsia"/>
        </w:rPr>
        <w:t>,</w:t>
      </w:r>
      <w:r>
        <w:rPr>
          <w:rFonts w:hint="eastAsia"/>
        </w:rPr>
        <w:t>寫的方法再確認</w:t>
      </w:r>
    </w:p>
  </w:comment>
  <w:comment w:id="6" w:author="瑋婷 徐" w:date="2026-08-06T15:56:00Z" w:initials="瑋徐">
    <w:p w14:paraId="7EE6B891" w14:textId="77777777" w:rsidR="001725A0" w:rsidRDefault="001725A0" w:rsidP="005D38F7">
      <w:pPr>
        <w:pStyle w:val="af1"/>
      </w:pPr>
      <w:r>
        <w:rPr>
          <w:rStyle w:val="af0"/>
        </w:rPr>
        <w:annotationRef/>
      </w:r>
      <w:r>
        <w:rPr>
          <w:rFonts w:hint="eastAsia"/>
        </w:rPr>
        <w:t>已更新</w:t>
      </w:r>
    </w:p>
  </w:comment>
  <w:comment w:id="15" w:author="user" w:date="2026-08-11T11:02:00Z" w:initials="u">
    <w:p w14:paraId="28B89D3D" w14:textId="3A939897" w:rsidR="001725A0" w:rsidRDefault="001725A0" w:rsidP="000F270A">
      <w:pPr>
        <w:pStyle w:val="af1"/>
      </w:pPr>
      <w:r>
        <w:rPr>
          <w:rStyle w:val="af0"/>
        </w:rPr>
        <w:annotationRef/>
      </w:r>
      <w:r>
        <w:t>此圖一樣換成</w:t>
      </w:r>
      <w:r>
        <w:rPr>
          <w:rFonts w:hint="eastAsia"/>
        </w:rPr>
        <w:t>2024</w:t>
      </w:r>
      <w:r>
        <w:rPr>
          <w:rFonts w:hint="eastAsia"/>
        </w:rPr>
        <w:t>年的成果報告所用的圖</w:t>
      </w:r>
    </w:p>
    <w:p w14:paraId="615377F4" w14:textId="5A2DC3AD" w:rsidR="001725A0" w:rsidRPr="000F270A" w:rsidRDefault="001725A0">
      <w:pPr>
        <w:pStyle w:val="af1"/>
      </w:pPr>
    </w:p>
  </w:comment>
  <w:comment w:id="19" w:author="user" w:date="2026-08-11T11:14:00Z" w:initials="u">
    <w:p w14:paraId="3951417D" w14:textId="7C003351" w:rsidR="001725A0" w:rsidRDefault="001725A0">
      <w:pPr>
        <w:pStyle w:val="af1"/>
      </w:pPr>
      <w:r>
        <w:rPr>
          <w:rStyle w:val="af0"/>
        </w:rPr>
        <w:annotationRef/>
      </w:r>
      <w:r>
        <w:t>1.</w:t>
      </w:r>
      <w:r>
        <w:t>上面的圖沒有紅點和藍點的</w:t>
      </w:r>
      <w:r>
        <w:rPr>
          <w:rFonts w:hint="eastAsia"/>
        </w:rPr>
        <w:t>圖例說明</w:t>
      </w:r>
      <w:r>
        <w:br/>
        <w:t>2.</w:t>
      </w:r>
      <w:r>
        <w:t>圖的顏色調整一下</w:t>
      </w:r>
      <w:r>
        <w:rPr>
          <w:rFonts w:hint="eastAsia"/>
        </w:rPr>
        <w:t>,</w:t>
      </w:r>
      <w:r>
        <w:rPr>
          <w:rFonts w:hint="eastAsia"/>
        </w:rPr>
        <w:t>使紅點和藍點更清晰</w:t>
      </w:r>
    </w:p>
  </w:comment>
  <w:comment w:id="20" w:author="user" w:date="2026-08-11T11:25:00Z" w:initials="u">
    <w:p w14:paraId="463801F8" w14:textId="212A9204" w:rsidR="001725A0" w:rsidRDefault="001725A0">
      <w:pPr>
        <w:pStyle w:val="af1"/>
      </w:pPr>
      <w:r>
        <w:rPr>
          <w:rStyle w:val="af0"/>
        </w:rPr>
        <w:annotationRef/>
      </w:r>
      <w:r>
        <w:t>X</w:t>
      </w:r>
      <w:r>
        <w:t>軸的</w:t>
      </w:r>
      <w:r>
        <w:rPr>
          <w:rFonts w:hint="eastAsia"/>
        </w:rPr>
        <w:t>&lt;</w:t>
      </w:r>
      <w:r>
        <w:rPr>
          <w:rFonts w:hint="eastAsia"/>
        </w:rPr>
        <w:t>分署</w:t>
      </w:r>
      <w:r>
        <w:rPr>
          <w:rFonts w:hint="eastAsia"/>
        </w:rPr>
        <w:t>&gt;</w:t>
      </w:r>
      <w:r>
        <w:rPr>
          <w:rFonts w:hint="eastAsia"/>
        </w:rPr>
        <w:t>字樣拿掉</w:t>
      </w:r>
    </w:p>
  </w:comment>
  <w:comment w:id="21" w:author="user" w:date="2026-08-11T11:24:00Z" w:initials="u">
    <w:p w14:paraId="5EE00617" w14:textId="3100CF82" w:rsidR="001725A0" w:rsidRDefault="001725A0">
      <w:pPr>
        <w:pStyle w:val="af1"/>
      </w:pPr>
      <w:r>
        <w:rPr>
          <w:rStyle w:val="af0"/>
        </w:rPr>
        <w:annotationRef/>
      </w:r>
      <w:r>
        <w:t>1.</w:t>
      </w:r>
      <w:r>
        <w:t>分署排列的順序</w:t>
      </w:r>
      <w:r>
        <w:rPr>
          <w:rFonts w:hint="eastAsia"/>
        </w:rPr>
        <w:t>,</w:t>
      </w:r>
      <w:r>
        <w:rPr>
          <w:rFonts w:hint="eastAsia"/>
        </w:rPr>
        <w:t>請和圖</w:t>
      </w:r>
      <w:r>
        <w:rPr>
          <w:rFonts w:hint="eastAsia"/>
        </w:rPr>
        <w:t>2</w:t>
      </w:r>
      <w:r>
        <w:rPr>
          <w:rFonts w:hint="eastAsia"/>
        </w:rPr>
        <w:t>一致</w:t>
      </w:r>
      <w:r>
        <w:br/>
        <w:t>2.X</w:t>
      </w:r>
      <w:r>
        <w:t>軸的</w:t>
      </w:r>
      <w:r>
        <w:rPr>
          <w:rFonts w:hint="eastAsia"/>
        </w:rPr>
        <w:t>&lt;</w:t>
      </w:r>
      <w:r>
        <w:rPr>
          <w:rFonts w:hint="eastAsia"/>
        </w:rPr>
        <w:t>分署</w:t>
      </w:r>
      <w:r>
        <w:rPr>
          <w:rFonts w:hint="eastAsia"/>
        </w:rPr>
        <w:t>&gt;</w:t>
      </w:r>
      <w:r>
        <w:rPr>
          <w:rFonts w:hint="eastAsia"/>
        </w:rPr>
        <w:t>字樣拿掉</w:t>
      </w:r>
    </w:p>
  </w:comment>
  <w:comment w:id="22" w:author="user" w:date="2026-07-28T15:30:00Z" w:initials="u">
    <w:p w14:paraId="4D4D1DFF" w14:textId="6889ED89" w:rsidR="001725A0" w:rsidRDefault="001725A0">
      <w:pPr>
        <w:pStyle w:val="af1"/>
      </w:pPr>
      <w:r>
        <w:rPr>
          <w:rStyle w:val="af0"/>
        </w:rPr>
        <w:annotationRef/>
      </w:r>
      <w:r>
        <w:t>這部分</w:t>
      </w:r>
      <w:proofErr w:type="gramStart"/>
      <w:r>
        <w:t>要放多一點</w:t>
      </w:r>
      <w:proofErr w:type="gramEnd"/>
      <w:r>
        <w:t>成果</w:t>
      </w:r>
      <w:r>
        <w:br/>
      </w:r>
      <w:r>
        <w:rPr>
          <w:rFonts w:hint="eastAsia"/>
        </w:rPr>
        <w:t>1</w:t>
      </w:r>
      <w:r>
        <w:t>.</w:t>
      </w:r>
      <w:r>
        <w:t>縣市層級</w:t>
      </w:r>
      <w:r>
        <w:br/>
      </w:r>
      <w:r>
        <w:rPr>
          <w:rFonts w:hint="eastAsia"/>
        </w:rPr>
        <w:t>2</w:t>
      </w:r>
      <w:r>
        <w:t>.</w:t>
      </w:r>
      <w:r>
        <w:t>年間變動趨勢</w:t>
      </w:r>
      <w:r>
        <w:rPr>
          <w:rFonts w:hint="eastAsia"/>
        </w:rPr>
        <w:t>:</w:t>
      </w:r>
      <w:r>
        <w:rPr>
          <w:rFonts w:hint="eastAsia"/>
        </w:rPr>
        <w:t>全台</w:t>
      </w:r>
      <w:r>
        <w:br/>
      </w:r>
      <w:r>
        <w:rPr>
          <w:rFonts w:hint="eastAsia"/>
        </w:rPr>
        <w:t>3</w:t>
      </w:r>
      <w:r>
        <w:t>.</w:t>
      </w:r>
      <w:r>
        <w:t>年間變動趨勢</w:t>
      </w:r>
      <w:r>
        <w:rPr>
          <w:rFonts w:hint="eastAsia"/>
        </w:rPr>
        <w:t>:</w:t>
      </w:r>
      <w:r>
        <w:rPr>
          <w:rFonts w:hint="eastAsia"/>
        </w:rPr>
        <w:t>國有林班地和非國有林班地</w:t>
      </w:r>
    </w:p>
  </w:comment>
  <w:comment w:id="23" w:author="瑋婷 徐" w:date="2026-08-07T11:14:00Z" w:initials="瑋徐">
    <w:p w14:paraId="21A8A26D" w14:textId="77777777" w:rsidR="001725A0" w:rsidRDefault="001725A0" w:rsidP="00197B6F">
      <w:pPr>
        <w:pStyle w:val="af1"/>
      </w:pPr>
      <w:r>
        <w:rPr>
          <w:rStyle w:val="af0"/>
        </w:rPr>
        <w:annotationRef/>
      </w:r>
      <w:r>
        <w:rPr>
          <w:rFonts w:hint="eastAsia"/>
        </w:rPr>
        <w:t>OK</w:t>
      </w:r>
      <w:r>
        <w:rPr>
          <w:rFonts w:hint="eastAsia"/>
        </w:rPr>
        <w:t>，</w:t>
      </w:r>
      <w:r>
        <w:br/>
      </w:r>
      <w:r>
        <w:rPr>
          <w:rFonts w:hint="eastAsia"/>
        </w:rPr>
        <w:t>經討論</w:t>
      </w:r>
      <w:r>
        <w:rPr>
          <w:rFonts w:hint="eastAsia"/>
        </w:rPr>
        <w:t xml:space="preserve">  </w:t>
      </w:r>
      <w:r>
        <w:rPr>
          <w:rFonts w:hint="eastAsia"/>
        </w:rPr>
        <w:t>放的順序為</w:t>
      </w:r>
      <w:r>
        <w:rPr>
          <w:rFonts w:hint="eastAsia"/>
        </w:rPr>
        <w:t xml:space="preserve"> </w:t>
      </w:r>
      <w:r>
        <w:rPr>
          <w:rFonts w:hint="eastAsia"/>
        </w:rPr>
        <w:t>分署</w:t>
      </w:r>
      <w:r>
        <w:rPr>
          <w:rFonts w:hint="eastAsia"/>
        </w:rPr>
        <w:t>-&gt;</w:t>
      </w:r>
      <w:r>
        <w:rPr>
          <w:rFonts w:hint="eastAsia"/>
        </w:rPr>
        <w:t>全島縣市</w:t>
      </w:r>
      <w:r>
        <w:rPr>
          <w:rFonts w:hint="eastAsia"/>
        </w:rPr>
        <w:t>-&gt;</w:t>
      </w:r>
      <w:proofErr w:type="gramStart"/>
      <w:r>
        <w:rPr>
          <w:rFonts w:hint="eastAsia"/>
        </w:rPr>
        <w:t>全島年</w:t>
      </w:r>
      <w:proofErr w:type="gramEnd"/>
      <w:r>
        <w:rPr>
          <w:rFonts w:hint="eastAsia"/>
        </w:rPr>
        <w:t xml:space="preserve">-&gt; </w:t>
      </w:r>
      <w:r>
        <w:rPr>
          <w:rFonts w:hint="eastAsia"/>
        </w:rPr>
        <w:t>是否國有林班地</w:t>
      </w:r>
      <w:r>
        <w:br/>
      </w:r>
    </w:p>
  </w:comment>
  <w:comment w:id="31" w:author="user" w:date="2026-08-11T15:39:00Z" w:initials="u">
    <w:p w14:paraId="02C58B7B" w14:textId="39FBCB2D" w:rsidR="0024749C" w:rsidRDefault="0024749C">
      <w:pPr>
        <w:pStyle w:val="af1"/>
      </w:pPr>
      <w:r>
        <w:rPr>
          <w:rStyle w:val="af0"/>
        </w:rPr>
        <w:annotationRef/>
      </w:r>
      <w:proofErr w:type="gramStart"/>
      <w:r>
        <w:t>瑋婷</w:t>
      </w:r>
      <w:proofErr w:type="gramEnd"/>
      <w:r>
        <w:t>再給美編一個空間配置示意圖</w:t>
      </w:r>
    </w:p>
  </w:comment>
  <w:comment w:id="32" w:author="user" w:date="2026-08-11T15:49:00Z" w:initials="u">
    <w:p w14:paraId="55BEEA9F" w14:textId="7A7BF1D7" w:rsidR="002E556A" w:rsidRDefault="002E556A">
      <w:pPr>
        <w:pStyle w:val="af1"/>
      </w:pPr>
      <w:r>
        <w:rPr>
          <w:rStyle w:val="af0"/>
        </w:rPr>
        <w:annotationRef/>
      </w:r>
      <w:r>
        <w:t>雲林上方的藍色數字請往上移</w:t>
      </w:r>
    </w:p>
  </w:comment>
  <w:comment w:id="33" w:author="user" w:date="2026-08-11T16:03:00Z" w:initials="u">
    <w:p w14:paraId="581EC3A8" w14:textId="00012975" w:rsidR="008D2D95" w:rsidRDefault="008D2D95">
      <w:pPr>
        <w:pStyle w:val="af1"/>
      </w:pPr>
      <w:r>
        <w:rPr>
          <w:rStyle w:val="af0"/>
        </w:rPr>
        <w:annotationRef/>
      </w:r>
      <w:r>
        <w:t>請</w:t>
      </w:r>
      <w:proofErr w:type="gramStart"/>
      <w:r>
        <w:t>瑋婷</w:t>
      </w:r>
      <w:proofErr w:type="gramEnd"/>
      <w:r>
        <w:t>再確認一下數字的正確性</w:t>
      </w:r>
    </w:p>
  </w:comment>
  <w:comment w:id="34" w:author="user" w:date="2026-08-11T15:59:00Z" w:initials="u">
    <w:p w14:paraId="20E49741" w14:textId="4ABE6EE7" w:rsidR="00184B32" w:rsidRDefault="00184B32">
      <w:pPr>
        <w:pStyle w:val="af1"/>
      </w:pPr>
      <w:r>
        <w:rPr>
          <w:rStyle w:val="af0"/>
        </w:rPr>
        <w:annotationRef/>
      </w:r>
      <w:r>
        <w:t>請</w:t>
      </w:r>
      <w:proofErr w:type="gramStart"/>
      <w:r>
        <w:t>瑋婷</w:t>
      </w:r>
      <w:proofErr w:type="gramEnd"/>
      <w:r>
        <w:t>參考</w:t>
      </w:r>
      <w:r>
        <w:t>2024</w:t>
      </w:r>
      <w:r>
        <w:t>年報補上分析結果</w:t>
      </w:r>
    </w:p>
  </w:comment>
  <w:comment w:id="35" w:author="user" w:date="2026-08-11T16:02:00Z" w:initials="u">
    <w:p w14:paraId="4BC3AB4A" w14:textId="6C76BA74" w:rsidR="00184B32" w:rsidRDefault="00184B32">
      <w:pPr>
        <w:pStyle w:val="af1"/>
      </w:pPr>
      <w:r>
        <w:rPr>
          <w:rStyle w:val="af0"/>
        </w:rPr>
        <w:annotationRef/>
      </w:r>
      <w:r>
        <w:t>請</w:t>
      </w:r>
      <w:proofErr w:type="gramStart"/>
      <w:r>
        <w:t>瑋婷</w:t>
      </w:r>
      <w:proofErr w:type="gramEnd"/>
      <w:r>
        <w:t>再確認一下數字的正確性</w:t>
      </w:r>
    </w:p>
  </w:comment>
  <w:comment w:id="36" w:author="user" w:date="2026-08-11T16:19:00Z" w:initials="u">
    <w:p w14:paraId="09C8A37A" w14:textId="3D56A5EA" w:rsidR="00071A90" w:rsidRPr="00071A90" w:rsidRDefault="00071A90">
      <w:pPr>
        <w:pStyle w:val="af1"/>
        <w:rPr>
          <w:rFonts w:hint="eastAsia"/>
        </w:rPr>
      </w:pPr>
      <w:r>
        <w:rPr>
          <w:rStyle w:val="af0"/>
        </w:rPr>
        <w:annotationRef/>
      </w:r>
      <w:r>
        <w:t>請</w:t>
      </w:r>
      <w:proofErr w:type="gramStart"/>
      <w:r>
        <w:t>瑋婷</w:t>
      </w:r>
      <w:proofErr w:type="gramEnd"/>
      <w:r>
        <w:t>參考</w:t>
      </w:r>
      <w:r>
        <w:t>2024</w:t>
      </w:r>
      <w:r>
        <w:t>年報補上分析結果</w:t>
      </w:r>
    </w:p>
  </w:comment>
  <w:comment w:id="37" w:author="user" w:date="2026-08-11T16:19:00Z" w:initials="u">
    <w:p w14:paraId="3AB44463" w14:textId="77777777" w:rsidR="00071A90" w:rsidRPr="00071A90" w:rsidRDefault="00071A90" w:rsidP="00071A90">
      <w:pPr>
        <w:pStyle w:val="af1"/>
        <w:rPr>
          <w:rFonts w:hint="eastAsia"/>
        </w:rPr>
      </w:pPr>
      <w:r>
        <w:rPr>
          <w:rStyle w:val="af0"/>
        </w:rPr>
        <w:annotationRef/>
      </w:r>
      <w:r>
        <w:t>請</w:t>
      </w:r>
      <w:proofErr w:type="gramStart"/>
      <w:r>
        <w:t>瑋婷</w:t>
      </w:r>
      <w:proofErr w:type="gramEnd"/>
      <w:r>
        <w:t>參考</w:t>
      </w:r>
      <w:r>
        <w:t>2024</w:t>
      </w:r>
      <w:r>
        <w:t>年報補上分析結果</w:t>
      </w:r>
    </w:p>
  </w:comment>
  <w:comment w:id="38" w:author="user" w:date="2026-08-11T16:25:00Z" w:initials="u">
    <w:p w14:paraId="1F5B8C6B" w14:textId="58FD6A35" w:rsidR="00F87718" w:rsidRPr="00F87718" w:rsidRDefault="00F87718">
      <w:pPr>
        <w:pStyle w:val="af1"/>
      </w:pPr>
      <w:r>
        <w:rPr>
          <w:rStyle w:val="af0"/>
        </w:rPr>
        <w:annotationRef/>
      </w:r>
      <w:r>
        <w:t>圖例文字統一更改成</w:t>
      </w:r>
      <w:r>
        <w:rPr>
          <w:rFonts w:hint="eastAsia"/>
        </w:rPr>
        <w:t>,&lt;</w:t>
      </w:r>
      <w:r>
        <w:t>國有林班地</w:t>
      </w:r>
      <w:r>
        <w:rPr>
          <w:rFonts w:hint="eastAsia"/>
        </w:rPr>
        <w:t>&gt;</w:t>
      </w:r>
      <w:r>
        <w:t>&lt;</w:t>
      </w:r>
      <w:r>
        <w:t>非國有林班地</w:t>
      </w:r>
      <w:r>
        <w:rPr>
          <w:rFonts w:hint="eastAsia"/>
        </w:rPr>
        <w:t>&gt;</w:t>
      </w:r>
    </w:p>
  </w:comment>
  <w:comment w:id="39" w:author="user" w:date="2026-08-11T16:16:00Z" w:initials="u">
    <w:p w14:paraId="13ED932F" w14:textId="71011FEB" w:rsidR="00071A90" w:rsidRDefault="00071A90">
      <w:pPr>
        <w:pStyle w:val="af1"/>
        <w:rPr>
          <w:rFonts w:hint="eastAsia"/>
        </w:rPr>
      </w:pPr>
      <w:r>
        <w:rPr>
          <w:rStyle w:val="af0"/>
        </w:rPr>
        <w:annotationRef/>
      </w:r>
      <w:r>
        <w:t>圖例文字統一更改成</w:t>
      </w:r>
      <w:r>
        <w:rPr>
          <w:rFonts w:hint="eastAsia"/>
        </w:rPr>
        <w:t>,&lt;</w:t>
      </w:r>
      <w:r>
        <w:t>國有林班地</w:t>
      </w:r>
      <w:r>
        <w:rPr>
          <w:rFonts w:hint="eastAsia"/>
        </w:rPr>
        <w:t>&gt;</w:t>
      </w:r>
      <w:r>
        <w:t>&lt;</w:t>
      </w:r>
      <w:r>
        <w:t>非國有林班地</w:t>
      </w:r>
      <w:r>
        <w:rPr>
          <w:rFonts w:hint="eastAsia"/>
        </w:rPr>
        <w:t>&gt;</w:t>
      </w:r>
    </w:p>
  </w:comment>
  <w:comment w:id="48" w:author="user" w:date="2026-07-28T15:35:00Z" w:initials="u">
    <w:p w14:paraId="3AEAFAE8" w14:textId="3342E181" w:rsidR="001725A0" w:rsidRDefault="001725A0">
      <w:pPr>
        <w:pStyle w:val="af1"/>
      </w:pPr>
      <w:r>
        <w:rPr>
          <w:rStyle w:val="af0"/>
        </w:rPr>
        <w:annotationRef/>
      </w:r>
      <w:r>
        <w:rPr>
          <w:rFonts w:hint="eastAsia"/>
        </w:rPr>
        <w:t>&lt;</w:t>
      </w:r>
      <w:r>
        <w:rPr>
          <w:rFonts w:hint="eastAsia"/>
        </w:rPr>
        <w:t>自主調查樣區</w:t>
      </w:r>
      <w:r>
        <w:rPr>
          <w:rFonts w:hint="eastAsia"/>
        </w:rPr>
        <w:t>&gt;</w:t>
      </w:r>
      <w:r>
        <w:rPr>
          <w:rFonts w:hint="eastAsia"/>
        </w:rPr>
        <w:t>這一年是第一次出現</w:t>
      </w:r>
      <w:r>
        <w:rPr>
          <w:rFonts w:hint="eastAsia"/>
        </w:rPr>
        <w:t>,</w:t>
      </w:r>
      <w:r>
        <w:rPr>
          <w:rFonts w:hint="eastAsia"/>
        </w:rPr>
        <w:t>且想要強化</w:t>
      </w:r>
      <w:r>
        <w:rPr>
          <w:rFonts w:hint="eastAsia"/>
        </w:rPr>
        <w:t>,</w:t>
      </w:r>
      <w:r>
        <w:rPr>
          <w:rFonts w:hint="eastAsia"/>
        </w:rPr>
        <w:t>建議要先交代何謂</w:t>
      </w:r>
      <w:r>
        <w:rPr>
          <w:rFonts w:hint="eastAsia"/>
        </w:rPr>
        <w:t>&lt;</w:t>
      </w:r>
      <w:r>
        <w:t>自主調查樣區</w:t>
      </w:r>
      <w:r>
        <w:rPr>
          <w:rFonts w:hint="eastAsia"/>
        </w:rPr>
        <w:t>&gt;</w:t>
      </w:r>
      <w:r>
        <w:br/>
      </w:r>
      <w:r>
        <w:t>請參考成果報告的</w:t>
      </w:r>
      <w:r>
        <w:rPr>
          <w:rFonts w:hint="eastAsia"/>
        </w:rPr>
        <w:t>P</w:t>
      </w:r>
      <w:r>
        <w:t>.16</w:t>
      </w:r>
      <w:r>
        <w:t>的自主調查</w:t>
      </w:r>
      <w:proofErr w:type="gramStart"/>
      <w:r>
        <w:t>樣區第一段</w:t>
      </w:r>
      <w:proofErr w:type="gramEnd"/>
      <w:r>
        <w:t>文字</w:t>
      </w:r>
    </w:p>
  </w:comment>
  <w:comment w:id="49" w:author="瑋婷 徐" w:date="2026-08-06T17:06:00Z" w:initials="瑋徐">
    <w:p w14:paraId="566236E6" w14:textId="77777777" w:rsidR="001725A0" w:rsidRDefault="001725A0" w:rsidP="003C50D5">
      <w:pPr>
        <w:pStyle w:val="af1"/>
      </w:pPr>
      <w:r>
        <w:rPr>
          <w:rStyle w:val="af0"/>
        </w:rPr>
        <w:annotationRef/>
      </w:r>
      <w:r>
        <w:t>OK</w:t>
      </w:r>
    </w:p>
  </w:comment>
  <w:comment w:id="70" w:author="user" w:date="2026-07-28T15:48:00Z" w:initials="u">
    <w:p w14:paraId="47E9F24A" w14:textId="20AA6AAD" w:rsidR="001725A0" w:rsidRDefault="001725A0">
      <w:pPr>
        <w:pStyle w:val="af1"/>
      </w:pPr>
      <w:r>
        <w:rPr>
          <w:rStyle w:val="af0"/>
        </w:rPr>
        <w:t>你這邊原本的數字</w:t>
      </w:r>
      <w:r>
        <w:rPr>
          <w:rStyle w:val="af0"/>
          <w:rFonts w:hint="eastAsia"/>
        </w:rPr>
        <w:t>,</w:t>
      </w:r>
      <w:r>
        <w:rPr>
          <w:rStyle w:val="af0"/>
          <w:rFonts w:hint="eastAsia"/>
        </w:rPr>
        <w:t>不是</w:t>
      </w:r>
      <w:r>
        <w:rPr>
          <w:rStyle w:val="af0"/>
          <w:rFonts w:hint="eastAsia"/>
        </w:rPr>
        <w:t>2</w:t>
      </w:r>
      <w:r>
        <w:rPr>
          <w:rStyle w:val="af0"/>
        </w:rPr>
        <w:t>025</w:t>
      </w:r>
      <w:r>
        <w:rPr>
          <w:rStyle w:val="af0"/>
        </w:rPr>
        <w:t>年的</w:t>
      </w:r>
      <w:r>
        <w:rPr>
          <w:rStyle w:val="af0"/>
          <w:rFonts w:hint="eastAsia"/>
        </w:rPr>
        <w:t>,</w:t>
      </w:r>
      <w:r>
        <w:rPr>
          <w:rStyle w:val="af0"/>
          <w:rFonts w:hint="eastAsia"/>
        </w:rPr>
        <w:t>我改了</w:t>
      </w:r>
      <w:r>
        <w:rPr>
          <w:rStyle w:val="af0"/>
          <w:rFonts w:hint="eastAsia"/>
        </w:rPr>
        <w:t>,</w:t>
      </w:r>
      <w:r>
        <w:rPr>
          <w:rStyle w:val="af0"/>
          <w:rFonts w:hint="eastAsia"/>
        </w:rPr>
        <w:t>你再確認</w:t>
      </w:r>
    </w:p>
  </w:comment>
  <w:comment w:id="71" w:author="瑋婷 徐" w:date="2026-08-06T16:01:00Z" w:initials="瑋徐">
    <w:p w14:paraId="3B4F0412" w14:textId="77777777" w:rsidR="001725A0" w:rsidRDefault="001725A0" w:rsidP="008D7823">
      <w:pPr>
        <w:pStyle w:val="af1"/>
      </w:pPr>
      <w:r>
        <w:rPr>
          <w:rStyle w:val="af0"/>
        </w:rPr>
        <w:annotationRef/>
      </w:r>
      <w:r>
        <w:rPr>
          <w:rFonts w:hint="eastAsia"/>
        </w:rPr>
        <w:t>已確認</w:t>
      </w:r>
    </w:p>
  </w:comment>
  <w:comment w:id="94" w:author="user" w:date="2026-07-28T15:58:00Z" w:initials="u">
    <w:p w14:paraId="7DCB9D32" w14:textId="53C8C1D2" w:rsidR="001725A0" w:rsidRDefault="001725A0">
      <w:pPr>
        <w:pStyle w:val="af1"/>
      </w:pPr>
      <w:r>
        <w:rPr>
          <w:rStyle w:val="af0"/>
        </w:rPr>
        <w:annotationRef/>
      </w:r>
      <w:r>
        <w:t>要更新成</w:t>
      </w:r>
      <w:r>
        <w:rPr>
          <w:rFonts w:hint="eastAsia"/>
        </w:rPr>
        <w:t>2</w:t>
      </w:r>
      <w:r>
        <w:t>026</w:t>
      </w:r>
      <w:r>
        <w:t>年的鳥種</w:t>
      </w:r>
      <w:proofErr w:type="gramStart"/>
      <w:r>
        <w:t>名錄嗎</w:t>
      </w:r>
      <w:proofErr w:type="gramEnd"/>
      <w:r>
        <w:rPr>
          <w:rFonts w:hint="eastAsia"/>
        </w:rPr>
        <w:t>?</w:t>
      </w:r>
      <w:r>
        <w:rPr>
          <w:rFonts w:hint="eastAsia"/>
        </w:rPr>
        <w:t>如果要</w:t>
      </w:r>
      <w:r>
        <w:rPr>
          <w:rFonts w:hint="eastAsia"/>
        </w:rPr>
        <w:t>,</w:t>
      </w:r>
      <w:r>
        <w:rPr>
          <w:rFonts w:hint="eastAsia"/>
        </w:rPr>
        <w:t>種數如果有改變</w:t>
      </w:r>
      <w:r>
        <w:rPr>
          <w:rFonts w:hint="eastAsia"/>
        </w:rPr>
        <w:t>,</w:t>
      </w:r>
      <w:r>
        <w:rPr>
          <w:rFonts w:hint="eastAsia"/>
        </w:rPr>
        <w:t>內文也要修改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972DC2A" w15:done="0"/>
  <w15:commentEx w15:paraId="4EAC6237" w15:done="0"/>
  <w15:commentEx w15:paraId="7EE6B891" w15:paraIdParent="4EAC6237" w15:done="0"/>
  <w15:commentEx w15:paraId="615377F4" w15:done="0"/>
  <w15:commentEx w15:paraId="3951417D" w15:done="0"/>
  <w15:commentEx w15:paraId="463801F8" w15:done="0"/>
  <w15:commentEx w15:paraId="5EE00617" w15:done="0"/>
  <w15:commentEx w15:paraId="4D4D1DFF" w15:done="0"/>
  <w15:commentEx w15:paraId="21A8A26D" w15:paraIdParent="4D4D1DFF" w15:done="0"/>
  <w15:commentEx w15:paraId="02C58B7B" w15:done="0"/>
  <w15:commentEx w15:paraId="55BEEA9F" w15:done="0"/>
  <w15:commentEx w15:paraId="581EC3A8" w15:done="0"/>
  <w15:commentEx w15:paraId="20E49741" w15:done="0"/>
  <w15:commentEx w15:paraId="4BC3AB4A" w15:done="0"/>
  <w15:commentEx w15:paraId="09C8A37A" w15:done="0"/>
  <w15:commentEx w15:paraId="3AB44463" w15:done="0"/>
  <w15:commentEx w15:paraId="1F5B8C6B" w15:done="0"/>
  <w15:commentEx w15:paraId="13ED932F" w15:done="0"/>
  <w15:commentEx w15:paraId="3AEAFAE8" w15:done="0"/>
  <w15:commentEx w15:paraId="566236E6" w15:paraIdParent="3AEAFAE8" w15:done="0"/>
  <w15:commentEx w15:paraId="47E9F24A" w15:done="0"/>
  <w15:commentEx w15:paraId="3B4F0412" w15:paraIdParent="47E9F24A" w15:done="0"/>
  <w15:commentEx w15:paraId="7DCB9D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F038D5" w16cex:dateUtc="2026-08-07T06:13:00Z"/>
  <w16cex:commentExtensible w16cex:durableId="2470F1B3" w16cex:dateUtc="2026-08-07T07:32:00Z"/>
  <w16cex:commentExtensible w16cex:durableId="7967E746" w16cex:dateUtc="2026-08-06T07:56:00Z"/>
  <w16cex:commentExtensible w16cex:durableId="1548DE91" w16cex:dateUtc="2026-08-06T07:57:00Z"/>
  <w16cex:commentExtensible w16cex:durableId="5631B5C7" w16cex:dateUtc="2026-08-07T06:12:00Z"/>
  <w16cex:commentExtensible w16cex:durableId="0F1AEBE5" w16cex:dateUtc="2026-08-07T03:14:00Z"/>
  <w16cex:commentExtensible w16cex:durableId="54507F58" w16cex:dateUtc="2026-08-07T06:01:00Z"/>
  <w16cex:commentExtensible w16cex:durableId="3635660F" w16cex:dateUtc="2026-08-06T09:06:00Z"/>
  <w16cex:commentExtensible w16cex:durableId="2C47B7D9" w16cex:dateUtc="2026-08-06T0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EFA4D53" w16cid:durableId="02F794C5"/>
  <w16cid:commentId w16cid:paraId="18906444" w16cid:durableId="51F038D5"/>
  <w16cid:commentId w16cid:paraId="4B32F51C" w16cid:durableId="2470F1B3"/>
  <w16cid:commentId w16cid:paraId="4EAC6237" w16cid:durableId="132F0FD0"/>
  <w16cid:commentId w16cid:paraId="7EE6B891" w16cid:durableId="7967E746"/>
  <w16cid:commentId w16cid:paraId="3BDF1C08" w16cid:durableId="1A3385ED"/>
  <w16cid:commentId w16cid:paraId="563443DA" w16cid:durableId="1548DE91"/>
  <w16cid:commentId w16cid:paraId="70E26E90" w16cid:durableId="605FB5DA"/>
  <w16cid:commentId w16cid:paraId="7BCAB044" w16cid:durableId="5631B5C7"/>
  <w16cid:commentId w16cid:paraId="4D4D1DFF" w16cid:durableId="4BBF71A2"/>
  <w16cid:commentId w16cid:paraId="21A8A26D" w16cid:durableId="0F1AEBE5"/>
  <w16cid:commentId w16cid:paraId="6B757260" w16cid:durableId="463B02B2"/>
  <w16cid:commentId w16cid:paraId="7745BF2E" w16cid:durableId="54507F58"/>
  <w16cid:commentId w16cid:paraId="3AEAFAE8" w16cid:durableId="3EDA4745"/>
  <w16cid:commentId w16cid:paraId="566236E6" w16cid:durableId="3635660F"/>
  <w16cid:commentId w16cid:paraId="47E9F24A" w16cid:durableId="202DB924"/>
  <w16cid:commentId w16cid:paraId="3B4F0412" w16cid:durableId="2C47B7D9"/>
  <w16cid:commentId w16cid:paraId="7DCB9D32" w16cid:durableId="36410E8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23D3B4" w14:textId="77777777" w:rsidR="001725A0" w:rsidRDefault="001725A0" w:rsidP="00BB07F2">
      <w:r>
        <w:separator/>
      </w:r>
    </w:p>
  </w:endnote>
  <w:endnote w:type="continuationSeparator" w:id="0">
    <w:p w14:paraId="2E33B3AA" w14:textId="77777777" w:rsidR="001725A0" w:rsidRDefault="001725A0" w:rsidP="00BB0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Mono">
    <w:altName w:val="Calibri"/>
    <w:panose1 w:val="02070409020205020404"/>
    <w:charset w:val="00"/>
    <w:family w:val="modern"/>
    <w:pitch w:val="fixed"/>
    <w:sig w:usb0="E0000AFF" w:usb1="400078FF" w:usb2="00000001" w:usb3="00000000" w:csb0="000001B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源樣黑體 L">
    <w:altName w:val="微軟正黑體 Light"/>
    <w:charset w:val="88"/>
    <w:family w:val="swiss"/>
    <w:pitch w:val="variable"/>
    <w:sig w:usb0="A00002FF" w:usb1="6ACFFDFF"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015910"/>
      <w:docPartObj>
        <w:docPartGallery w:val="Page Numbers (Bottom of Page)"/>
        <w:docPartUnique/>
      </w:docPartObj>
    </w:sdtPr>
    <w:sdtEndPr>
      <w:rPr>
        <w:rFonts w:ascii="Times New Roman" w:hAnsi="Times New Roman" w:cs="Times New Roman"/>
      </w:rPr>
    </w:sdtEndPr>
    <w:sdtContent>
      <w:p w14:paraId="124ACF7B" w14:textId="3BDDC40F" w:rsidR="001725A0" w:rsidRPr="00EF1DA0" w:rsidRDefault="001725A0">
        <w:pPr>
          <w:pStyle w:val="ab"/>
          <w:jc w:val="center"/>
          <w:rPr>
            <w:rFonts w:ascii="Times New Roman" w:hAnsi="Times New Roman" w:cs="Times New Roman"/>
          </w:rPr>
        </w:pPr>
        <w:r w:rsidRPr="00EF1DA0">
          <w:rPr>
            <w:rFonts w:ascii="Times New Roman" w:hAnsi="Times New Roman" w:cs="Times New Roman"/>
          </w:rPr>
          <w:fldChar w:fldCharType="begin"/>
        </w:r>
        <w:r w:rsidRPr="00EF1DA0">
          <w:rPr>
            <w:rFonts w:ascii="Times New Roman" w:hAnsi="Times New Roman" w:cs="Times New Roman"/>
          </w:rPr>
          <w:instrText>PAGE   \* MERGEFORMAT</w:instrText>
        </w:r>
        <w:r w:rsidRPr="00EF1DA0">
          <w:rPr>
            <w:rFonts w:ascii="Times New Roman" w:hAnsi="Times New Roman" w:cs="Times New Roman"/>
          </w:rPr>
          <w:fldChar w:fldCharType="separate"/>
        </w:r>
        <w:r w:rsidR="00F87718" w:rsidRPr="00F87718">
          <w:rPr>
            <w:rFonts w:ascii="Times New Roman" w:hAnsi="Times New Roman" w:cs="Times New Roman"/>
            <w:noProof/>
            <w:lang w:val="zh-TW"/>
          </w:rPr>
          <w:t>25</w:t>
        </w:r>
        <w:r w:rsidRPr="00EF1DA0">
          <w:rPr>
            <w:rFonts w:ascii="Times New Roman" w:hAnsi="Times New Roman" w:cs="Times New Roman"/>
          </w:rPr>
          <w:fldChar w:fldCharType="end"/>
        </w:r>
      </w:p>
    </w:sdtContent>
  </w:sdt>
  <w:p w14:paraId="1EB95295" w14:textId="77777777" w:rsidR="001725A0" w:rsidRDefault="001725A0">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9F01F5" w14:textId="77777777" w:rsidR="001725A0" w:rsidRDefault="001725A0" w:rsidP="00BB07F2">
      <w:r>
        <w:separator/>
      </w:r>
    </w:p>
  </w:footnote>
  <w:footnote w:type="continuationSeparator" w:id="0">
    <w:p w14:paraId="222E1AA9" w14:textId="77777777" w:rsidR="001725A0" w:rsidRDefault="001725A0" w:rsidP="00BB07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E7E25C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2B80E90"/>
    <w:multiLevelType w:val="hybridMultilevel"/>
    <w:tmpl w:val="FD0C740E"/>
    <w:lvl w:ilvl="0" w:tplc="E04C61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620351E"/>
    <w:multiLevelType w:val="multilevel"/>
    <w:tmpl w:val="1578E1CA"/>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nsid w:val="15383923"/>
    <w:multiLevelType w:val="hybridMultilevel"/>
    <w:tmpl w:val="A6C07BDC"/>
    <w:lvl w:ilvl="0" w:tplc="0484ABD8">
      <w:start w:val="1"/>
      <w:numFmt w:val="taiwaneseCountingThousand"/>
      <w:lvlText w:val="(%1)"/>
      <w:lvlJc w:val="left"/>
      <w:pPr>
        <w:ind w:left="840" w:hanging="360"/>
      </w:pPr>
      <w:rPr>
        <w:rFonts w:ascii="Times New Roman" w:eastAsia="標楷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nsid w:val="1B9A2BAB"/>
    <w:multiLevelType w:val="hybridMultilevel"/>
    <w:tmpl w:val="D960C974"/>
    <w:lvl w:ilvl="0" w:tplc="0409000F">
      <w:start w:val="1"/>
      <w:numFmt w:val="decimal"/>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219632AC"/>
    <w:multiLevelType w:val="hybridMultilevel"/>
    <w:tmpl w:val="3C5C155C"/>
    <w:lvl w:ilvl="0" w:tplc="0409000F">
      <w:start w:val="1"/>
      <w:numFmt w:val="decimal"/>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2432F0A"/>
    <w:multiLevelType w:val="multilevel"/>
    <w:tmpl w:val="AF18A7E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7">
    <w:nsid w:val="231B0EA2"/>
    <w:multiLevelType w:val="hybridMultilevel"/>
    <w:tmpl w:val="2098C2BC"/>
    <w:lvl w:ilvl="0" w:tplc="A4D639D0">
      <w:start w:val="1"/>
      <w:numFmt w:val="decimal"/>
      <w:pStyle w:val="4"/>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282709A4"/>
    <w:multiLevelType w:val="hybridMultilevel"/>
    <w:tmpl w:val="2C90D426"/>
    <w:lvl w:ilvl="0" w:tplc="422AAB20">
      <w:start w:val="1"/>
      <w:numFmt w:val="bullet"/>
      <w:lvlText w:val="•"/>
      <w:lvlJc w:val="left"/>
      <w:pPr>
        <w:tabs>
          <w:tab w:val="num" w:pos="720"/>
        </w:tabs>
        <w:ind w:left="720" w:hanging="360"/>
      </w:pPr>
      <w:rPr>
        <w:rFonts w:ascii="Arial" w:hAnsi="Arial" w:hint="default"/>
      </w:rPr>
    </w:lvl>
    <w:lvl w:ilvl="1" w:tplc="565A2448" w:tentative="1">
      <w:start w:val="1"/>
      <w:numFmt w:val="bullet"/>
      <w:lvlText w:val="•"/>
      <w:lvlJc w:val="left"/>
      <w:pPr>
        <w:tabs>
          <w:tab w:val="num" w:pos="1440"/>
        </w:tabs>
        <w:ind w:left="1440" w:hanging="360"/>
      </w:pPr>
      <w:rPr>
        <w:rFonts w:ascii="Arial" w:hAnsi="Arial" w:hint="default"/>
      </w:rPr>
    </w:lvl>
    <w:lvl w:ilvl="2" w:tplc="554CA804" w:tentative="1">
      <w:start w:val="1"/>
      <w:numFmt w:val="bullet"/>
      <w:lvlText w:val="•"/>
      <w:lvlJc w:val="left"/>
      <w:pPr>
        <w:tabs>
          <w:tab w:val="num" w:pos="2160"/>
        </w:tabs>
        <w:ind w:left="2160" w:hanging="360"/>
      </w:pPr>
      <w:rPr>
        <w:rFonts w:ascii="Arial" w:hAnsi="Arial" w:hint="default"/>
      </w:rPr>
    </w:lvl>
    <w:lvl w:ilvl="3" w:tplc="28B27D3A" w:tentative="1">
      <w:start w:val="1"/>
      <w:numFmt w:val="bullet"/>
      <w:lvlText w:val="•"/>
      <w:lvlJc w:val="left"/>
      <w:pPr>
        <w:tabs>
          <w:tab w:val="num" w:pos="2880"/>
        </w:tabs>
        <w:ind w:left="2880" w:hanging="360"/>
      </w:pPr>
      <w:rPr>
        <w:rFonts w:ascii="Arial" w:hAnsi="Arial" w:hint="default"/>
      </w:rPr>
    </w:lvl>
    <w:lvl w:ilvl="4" w:tplc="A740E1FC" w:tentative="1">
      <w:start w:val="1"/>
      <w:numFmt w:val="bullet"/>
      <w:lvlText w:val="•"/>
      <w:lvlJc w:val="left"/>
      <w:pPr>
        <w:tabs>
          <w:tab w:val="num" w:pos="3600"/>
        </w:tabs>
        <w:ind w:left="3600" w:hanging="360"/>
      </w:pPr>
      <w:rPr>
        <w:rFonts w:ascii="Arial" w:hAnsi="Arial" w:hint="default"/>
      </w:rPr>
    </w:lvl>
    <w:lvl w:ilvl="5" w:tplc="103C23BA" w:tentative="1">
      <w:start w:val="1"/>
      <w:numFmt w:val="bullet"/>
      <w:lvlText w:val="•"/>
      <w:lvlJc w:val="left"/>
      <w:pPr>
        <w:tabs>
          <w:tab w:val="num" w:pos="4320"/>
        </w:tabs>
        <w:ind w:left="4320" w:hanging="360"/>
      </w:pPr>
      <w:rPr>
        <w:rFonts w:ascii="Arial" w:hAnsi="Arial" w:hint="default"/>
      </w:rPr>
    </w:lvl>
    <w:lvl w:ilvl="6" w:tplc="F5A43CB2" w:tentative="1">
      <w:start w:val="1"/>
      <w:numFmt w:val="bullet"/>
      <w:lvlText w:val="•"/>
      <w:lvlJc w:val="left"/>
      <w:pPr>
        <w:tabs>
          <w:tab w:val="num" w:pos="5040"/>
        </w:tabs>
        <w:ind w:left="5040" w:hanging="360"/>
      </w:pPr>
      <w:rPr>
        <w:rFonts w:ascii="Arial" w:hAnsi="Arial" w:hint="default"/>
      </w:rPr>
    </w:lvl>
    <w:lvl w:ilvl="7" w:tplc="FF949648" w:tentative="1">
      <w:start w:val="1"/>
      <w:numFmt w:val="bullet"/>
      <w:lvlText w:val="•"/>
      <w:lvlJc w:val="left"/>
      <w:pPr>
        <w:tabs>
          <w:tab w:val="num" w:pos="5760"/>
        </w:tabs>
        <w:ind w:left="5760" w:hanging="360"/>
      </w:pPr>
      <w:rPr>
        <w:rFonts w:ascii="Arial" w:hAnsi="Arial" w:hint="default"/>
      </w:rPr>
    </w:lvl>
    <w:lvl w:ilvl="8" w:tplc="ECCE3CB8" w:tentative="1">
      <w:start w:val="1"/>
      <w:numFmt w:val="bullet"/>
      <w:lvlText w:val="•"/>
      <w:lvlJc w:val="left"/>
      <w:pPr>
        <w:tabs>
          <w:tab w:val="num" w:pos="6480"/>
        </w:tabs>
        <w:ind w:left="6480" w:hanging="360"/>
      </w:pPr>
      <w:rPr>
        <w:rFonts w:ascii="Arial" w:hAnsi="Arial" w:hint="default"/>
      </w:rPr>
    </w:lvl>
  </w:abstractNum>
  <w:abstractNum w:abstractNumId="9">
    <w:nsid w:val="2CEF76BB"/>
    <w:multiLevelType w:val="hybridMultilevel"/>
    <w:tmpl w:val="6AB4D4CA"/>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305D2F01"/>
    <w:multiLevelType w:val="multilevel"/>
    <w:tmpl w:val="D338971E"/>
    <w:lvl w:ilvl="0">
      <w:start w:val="1"/>
      <w:numFmt w:val="taiwaneseCountingThousand"/>
      <w:lvlText w:val="(%1)"/>
      <w:lvlJc w:val="left"/>
      <w:pPr>
        <w:tabs>
          <w:tab w:val="num" w:pos="0"/>
        </w:tabs>
        <w:ind w:left="840" w:hanging="360"/>
      </w:pPr>
      <w:rPr>
        <w:rFonts w:ascii="Times New Roman" w:eastAsia="標楷體" w:hAnsi="Times New Roman" w:cs="Times New Roman"/>
        <w:b w:val="0"/>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1">
    <w:nsid w:val="31153538"/>
    <w:multiLevelType w:val="hybridMultilevel"/>
    <w:tmpl w:val="B80C24E4"/>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3328505B"/>
    <w:multiLevelType w:val="hybridMultilevel"/>
    <w:tmpl w:val="0E669E7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nsid w:val="333D5F4A"/>
    <w:multiLevelType w:val="hybridMultilevel"/>
    <w:tmpl w:val="E5A6B5BE"/>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38FA17D1"/>
    <w:multiLevelType w:val="multilevel"/>
    <w:tmpl w:val="E7FC391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5">
    <w:nsid w:val="467A76FC"/>
    <w:multiLevelType w:val="hybridMultilevel"/>
    <w:tmpl w:val="D00CDC78"/>
    <w:lvl w:ilvl="0" w:tplc="D71A96E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4777571C"/>
    <w:multiLevelType w:val="hybridMultilevel"/>
    <w:tmpl w:val="126AD390"/>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4A5A1997"/>
    <w:multiLevelType w:val="hybridMultilevel"/>
    <w:tmpl w:val="09DEFDC4"/>
    <w:lvl w:ilvl="0" w:tplc="D3BED1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4D283B17"/>
    <w:multiLevelType w:val="multilevel"/>
    <w:tmpl w:val="2C82C0C6"/>
    <w:lvl w:ilvl="0">
      <w:start w:val="1"/>
      <w:numFmt w:val="taiwaneseCountingThousand"/>
      <w:lvlText w:val="(%1)"/>
      <w:lvlJc w:val="left"/>
      <w:pPr>
        <w:tabs>
          <w:tab w:val="num" w:pos="0"/>
        </w:tabs>
        <w:ind w:left="840" w:hanging="360"/>
      </w:pPr>
      <w:rPr>
        <w:rFonts w:ascii="Times New Roman" w:eastAsia="標楷體" w:hAnsi="Times New Roman" w:cs="Times New Roman"/>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9">
    <w:nsid w:val="4D366777"/>
    <w:multiLevelType w:val="hybridMultilevel"/>
    <w:tmpl w:val="FDD4717E"/>
    <w:lvl w:ilvl="0" w:tplc="7A32760E">
      <w:start w:val="1"/>
      <w:numFmt w:val="taiwaneseCountingThousand"/>
      <w:lvlText w:val="(%1)"/>
      <w:lvlJc w:val="left"/>
      <w:pPr>
        <w:ind w:left="840" w:hanging="360"/>
      </w:pPr>
      <w:rPr>
        <w:rFonts w:ascii="Times New Roman" w:eastAsia="標楷體" w:hAnsi="Times New Roman" w:cs="Times New Roman"/>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nsid w:val="4E55529E"/>
    <w:multiLevelType w:val="multilevel"/>
    <w:tmpl w:val="65C001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nsid w:val="511A1F01"/>
    <w:multiLevelType w:val="hybridMultilevel"/>
    <w:tmpl w:val="47329F7E"/>
    <w:lvl w:ilvl="0" w:tplc="00DC7342">
      <w:start w:val="5"/>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58C95248"/>
    <w:multiLevelType w:val="hybridMultilevel"/>
    <w:tmpl w:val="34F0465C"/>
    <w:lvl w:ilvl="0" w:tplc="765408FE">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647A7107"/>
    <w:multiLevelType w:val="hybridMultilevel"/>
    <w:tmpl w:val="36E2DF40"/>
    <w:lvl w:ilvl="0" w:tplc="2CBC808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6A3F3153"/>
    <w:multiLevelType w:val="hybridMultilevel"/>
    <w:tmpl w:val="CFD01A20"/>
    <w:lvl w:ilvl="0" w:tplc="04090001">
      <w:start w:val="1"/>
      <w:numFmt w:val="bullet"/>
      <w:lvlText w:val=""/>
      <w:lvlJc w:val="left"/>
      <w:pPr>
        <w:ind w:left="480" w:hanging="480"/>
      </w:pPr>
      <w:rPr>
        <w:rFonts w:ascii="Wingdings" w:hAnsi="Wingdings" w:hint="default"/>
      </w:rPr>
    </w:lvl>
    <w:lvl w:ilvl="1" w:tplc="0409000F">
      <w:start w:val="1"/>
      <w:numFmt w:val="decimal"/>
      <w:lvlText w:val="%2."/>
      <w:lvlJc w:val="left"/>
      <w:pPr>
        <w:ind w:left="960" w:hanging="480"/>
      </w:pPr>
      <w:rPr>
        <w:rFont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nsid w:val="6B31751F"/>
    <w:multiLevelType w:val="hybridMultilevel"/>
    <w:tmpl w:val="E5DE3B88"/>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6D941D8F"/>
    <w:multiLevelType w:val="hybridMultilevel"/>
    <w:tmpl w:val="740096DE"/>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70E2620F"/>
    <w:multiLevelType w:val="hybridMultilevel"/>
    <w:tmpl w:val="3DFE8E2A"/>
    <w:lvl w:ilvl="0" w:tplc="AA68F0EA">
      <w:start w:val="1"/>
      <w:numFmt w:val="taiwaneseCountingThousand"/>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nsid w:val="72CF36AE"/>
    <w:multiLevelType w:val="multilevel"/>
    <w:tmpl w:val="BB263F80"/>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9">
    <w:nsid w:val="73914EC2"/>
    <w:multiLevelType w:val="hybridMultilevel"/>
    <w:tmpl w:val="2A125D00"/>
    <w:lvl w:ilvl="0" w:tplc="B23079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787A2E7C"/>
    <w:multiLevelType w:val="hybridMultilevel"/>
    <w:tmpl w:val="B9CC5552"/>
    <w:lvl w:ilvl="0" w:tplc="175C68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79FC0CEE"/>
    <w:multiLevelType w:val="multilevel"/>
    <w:tmpl w:val="622CB332"/>
    <w:lvl w:ilvl="0">
      <w:start w:val="1"/>
      <w:numFmt w:val="decimal"/>
      <w:lvlText w:val="%1."/>
      <w:lvlJc w:val="left"/>
      <w:pPr>
        <w:tabs>
          <w:tab w:val="num" w:pos="0"/>
        </w:tabs>
        <w:ind w:left="480" w:hanging="480"/>
      </w:pPr>
      <w:rPr>
        <w:b w:val="0"/>
        <w:sz w:val="24"/>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abstractNumId w:val="21"/>
  </w:num>
  <w:num w:numId="2">
    <w:abstractNumId w:val="7"/>
  </w:num>
  <w:num w:numId="3">
    <w:abstractNumId w:val="27"/>
  </w:num>
  <w:num w:numId="4">
    <w:abstractNumId w:val="4"/>
  </w:num>
  <w:num w:numId="5">
    <w:abstractNumId w:val="8"/>
  </w:num>
  <w:num w:numId="6">
    <w:abstractNumId w:val="12"/>
  </w:num>
  <w:num w:numId="7">
    <w:abstractNumId w:val="24"/>
  </w:num>
  <w:num w:numId="8">
    <w:abstractNumId w:val="23"/>
  </w:num>
  <w:num w:numId="9">
    <w:abstractNumId w:val="19"/>
  </w:num>
  <w:num w:numId="10">
    <w:abstractNumId w:val="3"/>
  </w:num>
  <w:num w:numId="11">
    <w:abstractNumId w:val="5"/>
  </w:num>
  <w:num w:numId="12">
    <w:abstractNumId w:val="26"/>
  </w:num>
  <w:num w:numId="13">
    <w:abstractNumId w:val="13"/>
  </w:num>
  <w:num w:numId="14">
    <w:abstractNumId w:val="16"/>
  </w:num>
  <w:num w:numId="15">
    <w:abstractNumId w:val="25"/>
  </w:num>
  <w:num w:numId="16">
    <w:abstractNumId w:val="11"/>
  </w:num>
  <w:num w:numId="17">
    <w:abstractNumId w:val="9"/>
  </w:num>
  <w:num w:numId="18">
    <w:abstractNumId w:val="1"/>
  </w:num>
  <w:num w:numId="19">
    <w:abstractNumId w:val="17"/>
  </w:num>
  <w:num w:numId="20">
    <w:abstractNumId w:val="15"/>
  </w:num>
  <w:num w:numId="21">
    <w:abstractNumId w:val="30"/>
  </w:num>
  <w:num w:numId="22">
    <w:abstractNumId w:val="29"/>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num>
  <w:num w:numId="25">
    <w:abstractNumId w:val="10"/>
  </w:num>
  <w:num w:numId="26">
    <w:abstractNumId w:val="18"/>
  </w:num>
  <w:num w:numId="27">
    <w:abstractNumId w:val="14"/>
  </w:num>
  <w:num w:numId="28">
    <w:abstractNumId w:val="6"/>
  </w:num>
  <w:num w:numId="29">
    <w:abstractNumId w:val="2"/>
  </w:num>
  <w:num w:numId="30">
    <w:abstractNumId w:val="28"/>
  </w:num>
  <w:num w:numId="31">
    <w:abstractNumId w:val="20"/>
  </w:num>
  <w:num w:numId="32">
    <w:abstractNumId w:val="22"/>
  </w:num>
  <w:num w:numId="3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rson w15:author="瑋婷 徐">
    <w15:presenceInfo w15:providerId="Windows Live" w15:userId="49dcef6704b0a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hideSpellingErrors/>
  <w:hideGrammaticalErrors/>
  <w:proofState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IyMjGyNLA0MzI0NzJU0lEKTi0uzszPAykwqQUA0b48tCwAAAA="/>
  </w:docVars>
  <w:rsids>
    <w:rsidRoot w:val="007F670C"/>
    <w:rsid w:val="0000062B"/>
    <w:rsid w:val="00000C3D"/>
    <w:rsid w:val="00001735"/>
    <w:rsid w:val="00024564"/>
    <w:rsid w:val="000278F5"/>
    <w:rsid w:val="00027DC7"/>
    <w:rsid w:val="000302C2"/>
    <w:rsid w:val="000307F1"/>
    <w:rsid w:val="00031907"/>
    <w:rsid w:val="00032CE2"/>
    <w:rsid w:val="00033888"/>
    <w:rsid w:val="00035FD9"/>
    <w:rsid w:val="000369F3"/>
    <w:rsid w:val="00040A1A"/>
    <w:rsid w:val="000412DB"/>
    <w:rsid w:val="00053E16"/>
    <w:rsid w:val="00060512"/>
    <w:rsid w:val="000649FF"/>
    <w:rsid w:val="00065469"/>
    <w:rsid w:val="0006638C"/>
    <w:rsid w:val="00066C44"/>
    <w:rsid w:val="00066C5A"/>
    <w:rsid w:val="0007046F"/>
    <w:rsid w:val="000718B8"/>
    <w:rsid w:val="000719BC"/>
    <w:rsid w:val="00071A90"/>
    <w:rsid w:val="00072263"/>
    <w:rsid w:val="000804B6"/>
    <w:rsid w:val="00080FA1"/>
    <w:rsid w:val="0008191B"/>
    <w:rsid w:val="00085D9B"/>
    <w:rsid w:val="00087070"/>
    <w:rsid w:val="000871FA"/>
    <w:rsid w:val="0009132B"/>
    <w:rsid w:val="000A0A35"/>
    <w:rsid w:val="000A0C37"/>
    <w:rsid w:val="000A3FAB"/>
    <w:rsid w:val="000A4AEE"/>
    <w:rsid w:val="000A5CBF"/>
    <w:rsid w:val="000B03E9"/>
    <w:rsid w:val="000B129D"/>
    <w:rsid w:val="000B19BF"/>
    <w:rsid w:val="000B34CA"/>
    <w:rsid w:val="000B4F86"/>
    <w:rsid w:val="000B5236"/>
    <w:rsid w:val="000C196A"/>
    <w:rsid w:val="000C24F4"/>
    <w:rsid w:val="000C6F01"/>
    <w:rsid w:val="000C7EF9"/>
    <w:rsid w:val="000D2AF3"/>
    <w:rsid w:val="000D4166"/>
    <w:rsid w:val="000D7165"/>
    <w:rsid w:val="000E02BF"/>
    <w:rsid w:val="000E0DAF"/>
    <w:rsid w:val="000E1A8F"/>
    <w:rsid w:val="000E4AE2"/>
    <w:rsid w:val="000E5418"/>
    <w:rsid w:val="000F09B9"/>
    <w:rsid w:val="000F144C"/>
    <w:rsid w:val="000F270A"/>
    <w:rsid w:val="000F4EBC"/>
    <w:rsid w:val="000F5768"/>
    <w:rsid w:val="00101C06"/>
    <w:rsid w:val="001035A7"/>
    <w:rsid w:val="00110615"/>
    <w:rsid w:val="00111FBB"/>
    <w:rsid w:val="001127A5"/>
    <w:rsid w:val="00115E4E"/>
    <w:rsid w:val="00117355"/>
    <w:rsid w:val="00117C93"/>
    <w:rsid w:val="0012121D"/>
    <w:rsid w:val="00123165"/>
    <w:rsid w:val="001249E9"/>
    <w:rsid w:val="00124F97"/>
    <w:rsid w:val="00126C47"/>
    <w:rsid w:val="0013193B"/>
    <w:rsid w:val="00132990"/>
    <w:rsid w:val="00132A28"/>
    <w:rsid w:val="0013333F"/>
    <w:rsid w:val="00135534"/>
    <w:rsid w:val="00136A9C"/>
    <w:rsid w:val="00140906"/>
    <w:rsid w:val="001428F1"/>
    <w:rsid w:val="00144546"/>
    <w:rsid w:val="00146E3F"/>
    <w:rsid w:val="00147709"/>
    <w:rsid w:val="0015110F"/>
    <w:rsid w:val="001522F0"/>
    <w:rsid w:val="00152900"/>
    <w:rsid w:val="00156189"/>
    <w:rsid w:val="00157DDE"/>
    <w:rsid w:val="001603A2"/>
    <w:rsid w:val="00164951"/>
    <w:rsid w:val="00166A27"/>
    <w:rsid w:val="0017241D"/>
    <w:rsid w:val="001725A0"/>
    <w:rsid w:val="001758EE"/>
    <w:rsid w:val="001809EC"/>
    <w:rsid w:val="00183E37"/>
    <w:rsid w:val="00184A67"/>
    <w:rsid w:val="00184B32"/>
    <w:rsid w:val="00185EBD"/>
    <w:rsid w:val="0018671C"/>
    <w:rsid w:val="0019171A"/>
    <w:rsid w:val="0019181B"/>
    <w:rsid w:val="00191B33"/>
    <w:rsid w:val="00193A6B"/>
    <w:rsid w:val="0019417F"/>
    <w:rsid w:val="00195F24"/>
    <w:rsid w:val="00196BEB"/>
    <w:rsid w:val="001977D7"/>
    <w:rsid w:val="00197B6F"/>
    <w:rsid w:val="001A2B71"/>
    <w:rsid w:val="001A38DE"/>
    <w:rsid w:val="001A533E"/>
    <w:rsid w:val="001B0572"/>
    <w:rsid w:val="001B1519"/>
    <w:rsid w:val="001B1934"/>
    <w:rsid w:val="001B438D"/>
    <w:rsid w:val="001B4436"/>
    <w:rsid w:val="001B5FC5"/>
    <w:rsid w:val="001B63AD"/>
    <w:rsid w:val="001C5601"/>
    <w:rsid w:val="001C56A9"/>
    <w:rsid w:val="001C5729"/>
    <w:rsid w:val="001C6036"/>
    <w:rsid w:val="001C6BB6"/>
    <w:rsid w:val="001C6E77"/>
    <w:rsid w:val="001C75F1"/>
    <w:rsid w:val="001D5457"/>
    <w:rsid w:val="001D5941"/>
    <w:rsid w:val="001E27BE"/>
    <w:rsid w:val="001E5700"/>
    <w:rsid w:val="001E6523"/>
    <w:rsid w:val="001E6EC1"/>
    <w:rsid w:val="00203F14"/>
    <w:rsid w:val="00204347"/>
    <w:rsid w:val="00205309"/>
    <w:rsid w:val="00206C3E"/>
    <w:rsid w:val="0020720F"/>
    <w:rsid w:val="002124A3"/>
    <w:rsid w:val="00215573"/>
    <w:rsid w:val="002164A6"/>
    <w:rsid w:val="00216A6C"/>
    <w:rsid w:val="00224365"/>
    <w:rsid w:val="0022637E"/>
    <w:rsid w:val="00236BB8"/>
    <w:rsid w:val="0023737C"/>
    <w:rsid w:val="00240988"/>
    <w:rsid w:val="002417C6"/>
    <w:rsid w:val="00242A87"/>
    <w:rsid w:val="0024749C"/>
    <w:rsid w:val="00251089"/>
    <w:rsid w:val="0025317D"/>
    <w:rsid w:val="002533FC"/>
    <w:rsid w:val="00255ABB"/>
    <w:rsid w:val="00256E0E"/>
    <w:rsid w:val="002572FD"/>
    <w:rsid w:val="0026783B"/>
    <w:rsid w:val="002708F4"/>
    <w:rsid w:val="00273313"/>
    <w:rsid w:val="002737FF"/>
    <w:rsid w:val="002747EF"/>
    <w:rsid w:val="00280A6C"/>
    <w:rsid w:val="002846D6"/>
    <w:rsid w:val="00284E37"/>
    <w:rsid w:val="00285A88"/>
    <w:rsid w:val="00287BC4"/>
    <w:rsid w:val="00292A2D"/>
    <w:rsid w:val="002931F1"/>
    <w:rsid w:val="00297CEE"/>
    <w:rsid w:val="002A2ADD"/>
    <w:rsid w:val="002A3BC9"/>
    <w:rsid w:val="002A3E89"/>
    <w:rsid w:val="002B04F9"/>
    <w:rsid w:val="002B2C60"/>
    <w:rsid w:val="002B39B0"/>
    <w:rsid w:val="002B4345"/>
    <w:rsid w:val="002B488C"/>
    <w:rsid w:val="002B6ACD"/>
    <w:rsid w:val="002B7A80"/>
    <w:rsid w:val="002C0310"/>
    <w:rsid w:val="002C06F4"/>
    <w:rsid w:val="002C17A6"/>
    <w:rsid w:val="002C1CCB"/>
    <w:rsid w:val="002C3F8F"/>
    <w:rsid w:val="002C667F"/>
    <w:rsid w:val="002C710F"/>
    <w:rsid w:val="002C7717"/>
    <w:rsid w:val="002D5580"/>
    <w:rsid w:val="002E04E5"/>
    <w:rsid w:val="002E2037"/>
    <w:rsid w:val="002E3846"/>
    <w:rsid w:val="002E3BB2"/>
    <w:rsid w:val="002E3E68"/>
    <w:rsid w:val="002E4BA7"/>
    <w:rsid w:val="002E556A"/>
    <w:rsid w:val="002E67C9"/>
    <w:rsid w:val="002E69BC"/>
    <w:rsid w:val="002E7537"/>
    <w:rsid w:val="002F0575"/>
    <w:rsid w:val="002F3975"/>
    <w:rsid w:val="002F42CD"/>
    <w:rsid w:val="002F4DEE"/>
    <w:rsid w:val="002F56AF"/>
    <w:rsid w:val="002F5BEE"/>
    <w:rsid w:val="00301313"/>
    <w:rsid w:val="0030781B"/>
    <w:rsid w:val="0030799C"/>
    <w:rsid w:val="00312E88"/>
    <w:rsid w:val="00313261"/>
    <w:rsid w:val="0031387D"/>
    <w:rsid w:val="003217EE"/>
    <w:rsid w:val="003225B8"/>
    <w:rsid w:val="0033029D"/>
    <w:rsid w:val="0033255D"/>
    <w:rsid w:val="00334403"/>
    <w:rsid w:val="00334F6A"/>
    <w:rsid w:val="00340281"/>
    <w:rsid w:val="00343294"/>
    <w:rsid w:val="003435D1"/>
    <w:rsid w:val="00343D67"/>
    <w:rsid w:val="003442C0"/>
    <w:rsid w:val="003518D0"/>
    <w:rsid w:val="00352FBF"/>
    <w:rsid w:val="00355866"/>
    <w:rsid w:val="00357D98"/>
    <w:rsid w:val="003605A4"/>
    <w:rsid w:val="003609A1"/>
    <w:rsid w:val="00362B02"/>
    <w:rsid w:val="00363AFA"/>
    <w:rsid w:val="0036485C"/>
    <w:rsid w:val="00365B8E"/>
    <w:rsid w:val="00370434"/>
    <w:rsid w:val="00374382"/>
    <w:rsid w:val="003756CD"/>
    <w:rsid w:val="0037615C"/>
    <w:rsid w:val="00376539"/>
    <w:rsid w:val="00376762"/>
    <w:rsid w:val="003771BA"/>
    <w:rsid w:val="00377E12"/>
    <w:rsid w:val="00380927"/>
    <w:rsid w:val="0038182F"/>
    <w:rsid w:val="003873B1"/>
    <w:rsid w:val="0039512A"/>
    <w:rsid w:val="00396C0F"/>
    <w:rsid w:val="00397E52"/>
    <w:rsid w:val="003A2232"/>
    <w:rsid w:val="003A2CF4"/>
    <w:rsid w:val="003A3883"/>
    <w:rsid w:val="003A49DB"/>
    <w:rsid w:val="003A4E33"/>
    <w:rsid w:val="003B0F35"/>
    <w:rsid w:val="003B138D"/>
    <w:rsid w:val="003B14BB"/>
    <w:rsid w:val="003B213A"/>
    <w:rsid w:val="003B278E"/>
    <w:rsid w:val="003B2896"/>
    <w:rsid w:val="003B2AEE"/>
    <w:rsid w:val="003B6299"/>
    <w:rsid w:val="003B680C"/>
    <w:rsid w:val="003C1A38"/>
    <w:rsid w:val="003C50D5"/>
    <w:rsid w:val="003C6F66"/>
    <w:rsid w:val="003C7349"/>
    <w:rsid w:val="003D0EF6"/>
    <w:rsid w:val="003D0F8D"/>
    <w:rsid w:val="003D335C"/>
    <w:rsid w:val="003D34A7"/>
    <w:rsid w:val="003D4718"/>
    <w:rsid w:val="003D598E"/>
    <w:rsid w:val="003D666E"/>
    <w:rsid w:val="003D6A57"/>
    <w:rsid w:val="003E1950"/>
    <w:rsid w:val="003E4D95"/>
    <w:rsid w:val="003E5E33"/>
    <w:rsid w:val="003E7836"/>
    <w:rsid w:val="003F3CC9"/>
    <w:rsid w:val="003F503E"/>
    <w:rsid w:val="003F5634"/>
    <w:rsid w:val="003F5E2E"/>
    <w:rsid w:val="003F5F15"/>
    <w:rsid w:val="0040143D"/>
    <w:rsid w:val="0040305A"/>
    <w:rsid w:val="00403B60"/>
    <w:rsid w:val="0040503E"/>
    <w:rsid w:val="0041160E"/>
    <w:rsid w:val="004126AF"/>
    <w:rsid w:val="004151F2"/>
    <w:rsid w:val="00415EC1"/>
    <w:rsid w:val="0041676F"/>
    <w:rsid w:val="00422740"/>
    <w:rsid w:val="0042289D"/>
    <w:rsid w:val="00422B08"/>
    <w:rsid w:val="00426760"/>
    <w:rsid w:val="00426A05"/>
    <w:rsid w:val="004313D8"/>
    <w:rsid w:val="004402B1"/>
    <w:rsid w:val="00443904"/>
    <w:rsid w:val="004440DE"/>
    <w:rsid w:val="00444C7C"/>
    <w:rsid w:val="004462F7"/>
    <w:rsid w:val="004470CA"/>
    <w:rsid w:val="004477E2"/>
    <w:rsid w:val="0045249E"/>
    <w:rsid w:val="00452C67"/>
    <w:rsid w:val="00453451"/>
    <w:rsid w:val="00454434"/>
    <w:rsid w:val="00456B75"/>
    <w:rsid w:val="0045747E"/>
    <w:rsid w:val="004578E4"/>
    <w:rsid w:val="00460F8E"/>
    <w:rsid w:val="00461F2E"/>
    <w:rsid w:val="004637A0"/>
    <w:rsid w:val="00471F9D"/>
    <w:rsid w:val="004725C5"/>
    <w:rsid w:val="00473C5B"/>
    <w:rsid w:val="00474125"/>
    <w:rsid w:val="00487F02"/>
    <w:rsid w:val="004902E2"/>
    <w:rsid w:val="004911C6"/>
    <w:rsid w:val="00491690"/>
    <w:rsid w:val="0049699B"/>
    <w:rsid w:val="004A0F4E"/>
    <w:rsid w:val="004A296F"/>
    <w:rsid w:val="004A4236"/>
    <w:rsid w:val="004A4DD9"/>
    <w:rsid w:val="004A51F9"/>
    <w:rsid w:val="004A5983"/>
    <w:rsid w:val="004A5DC5"/>
    <w:rsid w:val="004A6879"/>
    <w:rsid w:val="004A69B6"/>
    <w:rsid w:val="004B1553"/>
    <w:rsid w:val="004B399B"/>
    <w:rsid w:val="004C2224"/>
    <w:rsid w:val="004C2753"/>
    <w:rsid w:val="004C6109"/>
    <w:rsid w:val="004D0101"/>
    <w:rsid w:val="004D1290"/>
    <w:rsid w:val="004D190E"/>
    <w:rsid w:val="004E2FDD"/>
    <w:rsid w:val="004E464B"/>
    <w:rsid w:val="004E4FB3"/>
    <w:rsid w:val="004E755F"/>
    <w:rsid w:val="004F2A17"/>
    <w:rsid w:val="004F535E"/>
    <w:rsid w:val="004F77BF"/>
    <w:rsid w:val="004F7D87"/>
    <w:rsid w:val="00500AC8"/>
    <w:rsid w:val="0050361A"/>
    <w:rsid w:val="005040A4"/>
    <w:rsid w:val="00507C1C"/>
    <w:rsid w:val="0052088E"/>
    <w:rsid w:val="00523098"/>
    <w:rsid w:val="0052587F"/>
    <w:rsid w:val="00527DF7"/>
    <w:rsid w:val="0053023F"/>
    <w:rsid w:val="00532607"/>
    <w:rsid w:val="005405E0"/>
    <w:rsid w:val="00547929"/>
    <w:rsid w:val="0055169C"/>
    <w:rsid w:val="00551743"/>
    <w:rsid w:val="005531CC"/>
    <w:rsid w:val="0055393A"/>
    <w:rsid w:val="005604FD"/>
    <w:rsid w:val="0056216F"/>
    <w:rsid w:val="005628D5"/>
    <w:rsid w:val="00562C20"/>
    <w:rsid w:val="00563D63"/>
    <w:rsid w:val="0056423F"/>
    <w:rsid w:val="00570A15"/>
    <w:rsid w:val="005726C3"/>
    <w:rsid w:val="00574277"/>
    <w:rsid w:val="005748B8"/>
    <w:rsid w:val="00574F47"/>
    <w:rsid w:val="0057509C"/>
    <w:rsid w:val="00575A44"/>
    <w:rsid w:val="00581AF1"/>
    <w:rsid w:val="0058308B"/>
    <w:rsid w:val="005830C0"/>
    <w:rsid w:val="005847DF"/>
    <w:rsid w:val="00584BFA"/>
    <w:rsid w:val="005871B7"/>
    <w:rsid w:val="00591D42"/>
    <w:rsid w:val="0059410F"/>
    <w:rsid w:val="005977B4"/>
    <w:rsid w:val="005A0361"/>
    <w:rsid w:val="005A2393"/>
    <w:rsid w:val="005B0F09"/>
    <w:rsid w:val="005B720A"/>
    <w:rsid w:val="005C1F4C"/>
    <w:rsid w:val="005C2AF0"/>
    <w:rsid w:val="005C3627"/>
    <w:rsid w:val="005C362F"/>
    <w:rsid w:val="005C3E55"/>
    <w:rsid w:val="005D1CB7"/>
    <w:rsid w:val="005D2438"/>
    <w:rsid w:val="005D296D"/>
    <w:rsid w:val="005D38F7"/>
    <w:rsid w:val="005D4712"/>
    <w:rsid w:val="005D66A8"/>
    <w:rsid w:val="005E08B9"/>
    <w:rsid w:val="005E28C1"/>
    <w:rsid w:val="005E3C6E"/>
    <w:rsid w:val="005F06B4"/>
    <w:rsid w:val="005F372E"/>
    <w:rsid w:val="005F4B5C"/>
    <w:rsid w:val="005F5697"/>
    <w:rsid w:val="005F581D"/>
    <w:rsid w:val="00601BB2"/>
    <w:rsid w:val="00603C48"/>
    <w:rsid w:val="00604EE5"/>
    <w:rsid w:val="006121C0"/>
    <w:rsid w:val="00615463"/>
    <w:rsid w:val="0062015D"/>
    <w:rsid w:val="00622B2E"/>
    <w:rsid w:val="00623418"/>
    <w:rsid w:val="006257C5"/>
    <w:rsid w:val="00633886"/>
    <w:rsid w:val="006338E5"/>
    <w:rsid w:val="00634C5D"/>
    <w:rsid w:val="00635077"/>
    <w:rsid w:val="00635C75"/>
    <w:rsid w:val="006407A9"/>
    <w:rsid w:val="0064234B"/>
    <w:rsid w:val="00646E97"/>
    <w:rsid w:val="00651261"/>
    <w:rsid w:val="006539A7"/>
    <w:rsid w:val="006546F0"/>
    <w:rsid w:val="006549A2"/>
    <w:rsid w:val="0065555F"/>
    <w:rsid w:val="00656037"/>
    <w:rsid w:val="00661672"/>
    <w:rsid w:val="00662CD0"/>
    <w:rsid w:val="00666518"/>
    <w:rsid w:val="00667DFF"/>
    <w:rsid w:val="00667EDD"/>
    <w:rsid w:val="0067137F"/>
    <w:rsid w:val="006733B4"/>
    <w:rsid w:val="0067483E"/>
    <w:rsid w:val="006751B3"/>
    <w:rsid w:val="0067597D"/>
    <w:rsid w:val="00675FAF"/>
    <w:rsid w:val="00681125"/>
    <w:rsid w:val="00683532"/>
    <w:rsid w:val="00684D3D"/>
    <w:rsid w:val="0068771A"/>
    <w:rsid w:val="0069172F"/>
    <w:rsid w:val="006969F5"/>
    <w:rsid w:val="00696D15"/>
    <w:rsid w:val="006B5B41"/>
    <w:rsid w:val="006B6061"/>
    <w:rsid w:val="006C0643"/>
    <w:rsid w:val="006C1C99"/>
    <w:rsid w:val="006C1F10"/>
    <w:rsid w:val="006C2CE3"/>
    <w:rsid w:val="006C332F"/>
    <w:rsid w:val="006C3647"/>
    <w:rsid w:val="006D1253"/>
    <w:rsid w:val="006D62E9"/>
    <w:rsid w:val="006D63C5"/>
    <w:rsid w:val="006E1EBA"/>
    <w:rsid w:val="006E2016"/>
    <w:rsid w:val="006E3B38"/>
    <w:rsid w:val="006F2EA7"/>
    <w:rsid w:val="006F30ED"/>
    <w:rsid w:val="006F32F0"/>
    <w:rsid w:val="006F4B5B"/>
    <w:rsid w:val="006F4EE9"/>
    <w:rsid w:val="007000EF"/>
    <w:rsid w:val="00700485"/>
    <w:rsid w:val="00700EC7"/>
    <w:rsid w:val="00712E70"/>
    <w:rsid w:val="00713129"/>
    <w:rsid w:val="007155AE"/>
    <w:rsid w:val="007155D9"/>
    <w:rsid w:val="0072019A"/>
    <w:rsid w:val="00723A58"/>
    <w:rsid w:val="007276C9"/>
    <w:rsid w:val="00727805"/>
    <w:rsid w:val="0073030D"/>
    <w:rsid w:val="007317C7"/>
    <w:rsid w:val="00732948"/>
    <w:rsid w:val="00744279"/>
    <w:rsid w:val="0074562E"/>
    <w:rsid w:val="00745DEC"/>
    <w:rsid w:val="00746028"/>
    <w:rsid w:val="007467D3"/>
    <w:rsid w:val="0075383E"/>
    <w:rsid w:val="0075613D"/>
    <w:rsid w:val="0076003B"/>
    <w:rsid w:val="00762BD3"/>
    <w:rsid w:val="00766BD5"/>
    <w:rsid w:val="0077051F"/>
    <w:rsid w:val="007715CC"/>
    <w:rsid w:val="00774950"/>
    <w:rsid w:val="00775D05"/>
    <w:rsid w:val="00776047"/>
    <w:rsid w:val="0077678E"/>
    <w:rsid w:val="00780526"/>
    <w:rsid w:val="00781898"/>
    <w:rsid w:val="00782D98"/>
    <w:rsid w:val="00783581"/>
    <w:rsid w:val="00786A02"/>
    <w:rsid w:val="0079313C"/>
    <w:rsid w:val="0079792A"/>
    <w:rsid w:val="007A17CC"/>
    <w:rsid w:val="007A245F"/>
    <w:rsid w:val="007A258D"/>
    <w:rsid w:val="007A25A0"/>
    <w:rsid w:val="007A5B90"/>
    <w:rsid w:val="007A7F45"/>
    <w:rsid w:val="007B0A3A"/>
    <w:rsid w:val="007B13C1"/>
    <w:rsid w:val="007B5398"/>
    <w:rsid w:val="007B7545"/>
    <w:rsid w:val="007C39E7"/>
    <w:rsid w:val="007C4C66"/>
    <w:rsid w:val="007C6852"/>
    <w:rsid w:val="007C6AAC"/>
    <w:rsid w:val="007C769D"/>
    <w:rsid w:val="007D0304"/>
    <w:rsid w:val="007D089D"/>
    <w:rsid w:val="007D10E9"/>
    <w:rsid w:val="007D199F"/>
    <w:rsid w:val="007D3690"/>
    <w:rsid w:val="007D7C78"/>
    <w:rsid w:val="007E0AF3"/>
    <w:rsid w:val="007E1752"/>
    <w:rsid w:val="007E3DC7"/>
    <w:rsid w:val="007E5C60"/>
    <w:rsid w:val="007F3E74"/>
    <w:rsid w:val="007F6341"/>
    <w:rsid w:val="007F670C"/>
    <w:rsid w:val="00800578"/>
    <w:rsid w:val="00801DA4"/>
    <w:rsid w:val="008025E4"/>
    <w:rsid w:val="008031AD"/>
    <w:rsid w:val="00804960"/>
    <w:rsid w:val="00804964"/>
    <w:rsid w:val="00804977"/>
    <w:rsid w:val="008063B9"/>
    <w:rsid w:val="008143BA"/>
    <w:rsid w:val="00815B5C"/>
    <w:rsid w:val="00815DC5"/>
    <w:rsid w:val="008167A1"/>
    <w:rsid w:val="008169DB"/>
    <w:rsid w:val="00821EB2"/>
    <w:rsid w:val="00822AFF"/>
    <w:rsid w:val="00823216"/>
    <w:rsid w:val="00830EC3"/>
    <w:rsid w:val="008346A2"/>
    <w:rsid w:val="00836172"/>
    <w:rsid w:val="00840EDD"/>
    <w:rsid w:val="0084505F"/>
    <w:rsid w:val="00845B2D"/>
    <w:rsid w:val="00846182"/>
    <w:rsid w:val="00846623"/>
    <w:rsid w:val="00847348"/>
    <w:rsid w:val="008476C4"/>
    <w:rsid w:val="0085039C"/>
    <w:rsid w:val="0085204C"/>
    <w:rsid w:val="00852CEF"/>
    <w:rsid w:val="0085395C"/>
    <w:rsid w:val="0085511B"/>
    <w:rsid w:val="008564C2"/>
    <w:rsid w:val="00857823"/>
    <w:rsid w:val="00860451"/>
    <w:rsid w:val="00861A9D"/>
    <w:rsid w:val="00862872"/>
    <w:rsid w:val="00863F51"/>
    <w:rsid w:val="00871EB8"/>
    <w:rsid w:val="008733E8"/>
    <w:rsid w:val="00875416"/>
    <w:rsid w:val="008755AE"/>
    <w:rsid w:val="0087724A"/>
    <w:rsid w:val="00877F9E"/>
    <w:rsid w:val="008841A1"/>
    <w:rsid w:val="00887C1D"/>
    <w:rsid w:val="00893DF6"/>
    <w:rsid w:val="00894650"/>
    <w:rsid w:val="00895FE1"/>
    <w:rsid w:val="00896689"/>
    <w:rsid w:val="00896B77"/>
    <w:rsid w:val="008A0C2B"/>
    <w:rsid w:val="008A12F9"/>
    <w:rsid w:val="008A1EFC"/>
    <w:rsid w:val="008A2FC4"/>
    <w:rsid w:val="008A3806"/>
    <w:rsid w:val="008A402A"/>
    <w:rsid w:val="008B31A6"/>
    <w:rsid w:val="008B5944"/>
    <w:rsid w:val="008B6111"/>
    <w:rsid w:val="008C390D"/>
    <w:rsid w:val="008C5223"/>
    <w:rsid w:val="008C7090"/>
    <w:rsid w:val="008C7890"/>
    <w:rsid w:val="008D0155"/>
    <w:rsid w:val="008D1FB9"/>
    <w:rsid w:val="008D2D95"/>
    <w:rsid w:val="008D41BB"/>
    <w:rsid w:val="008D58D2"/>
    <w:rsid w:val="008D7823"/>
    <w:rsid w:val="008E247B"/>
    <w:rsid w:val="008E3EC4"/>
    <w:rsid w:val="008E7187"/>
    <w:rsid w:val="008F067B"/>
    <w:rsid w:val="008F3C3A"/>
    <w:rsid w:val="008F7088"/>
    <w:rsid w:val="0090194F"/>
    <w:rsid w:val="009059E9"/>
    <w:rsid w:val="00907B3C"/>
    <w:rsid w:val="009105F9"/>
    <w:rsid w:val="009111DA"/>
    <w:rsid w:val="009133B2"/>
    <w:rsid w:val="009134E1"/>
    <w:rsid w:val="00913731"/>
    <w:rsid w:val="00914B94"/>
    <w:rsid w:val="009178A9"/>
    <w:rsid w:val="00922622"/>
    <w:rsid w:val="0092358A"/>
    <w:rsid w:val="00924F23"/>
    <w:rsid w:val="00931055"/>
    <w:rsid w:val="009312C1"/>
    <w:rsid w:val="00943587"/>
    <w:rsid w:val="00945EFA"/>
    <w:rsid w:val="00946024"/>
    <w:rsid w:val="00946228"/>
    <w:rsid w:val="00947D30"/>
    <w:rsid w:val="00947D83"/>
    <w:rsid w:val="009524A7"/>
    <w:rsid w:val="00954866"/>
    <w:rsid w:val="00955EC1"/>
    <w:rsid w:val="009621EF"/>
    <w:rsid w:val="009637D3"/>
    <w:rsid w:val="009644DA"/>
    <w:rsid w:val="00965E69"/>
    <w:rsid w:val="00973C36"/>
    <w:rsid w:val="00973C68"/>
    <w:rsid w:val="00973F0E"/>
    <w:rsid w:val="009745F9"/>
    <w:rsid w:val="00974908"/>
    <w:rsid w:val="00983CB6"/>
    <w:rsid w:val="00985059"/>
    <w:rsid w:val="00985181"/>
    <w:rsid w:val="00990634"/>
    <w:rsid w:val="00992F0A"/>
    <w:rsid w:val="009949BC"/>
    <w:rsid w:val="009958BF"/>
    <w:rsid w:val="009969CE"/>
    <w:rsid w:val="00996CDA"/>
    <w:rsid w:val="00997F13"/>
    <w:rsid w:val="009A3382"/>
    <w:rsid w:val="009A5237"/>
    <w:rsid w:val="009A7D34"/>
    <w:rsid w:val="009B36E8"/>
    <w:rsid w:val="009B4468"/>
    <w:rsid w:val="009B51FE"/>
    <w:rsid w:val="009B6412"/>
    <w:rsid w:val="009C20CD"/>
    <w:rsid w:val="009C3F5F"/>
    <w:rsid w:val="009C6FC9"/>
    <w:rsid w:val="009D237C"/>
    <w:rsid w:val="009D6958"/>
    <w:rsid w:val="009D7525"/>
    <w:rsid w:val="009E1E3C"/>
    <w:rsid w:val="009E2535"/>
    <w:rsid w:val="009E2E8F"/>
    <w:rsid w:val="009E72B6"/>
    <w:rsid w:val="00A01B75"/>
    <w:rsid w:val="00A02A00"/>
    <w:rsid w:val="00A03127"/>
    <w:rsid w:val="00A0333A"/>
    <w:rsid w:val="00A04DB6"/>
    <w:rsid w:val="00A05210"/>
    <w:rsid w:val="00A13B7B"/>
    <w:rsid w:val="00A13CB5"/>
    <w:rsid w:val="00A1449C"/>
    <w:rsid w:val="00A15D14"/>
    <w:rsid w:val="00A238BE"/>
    <w:rsid w:val="00A267A3"/>
    <w:rsid w:val="00A27D90"/>
    <w:rsid w:val="00A27E45"/>
    <w:rsid w:val="00A27F41"/>
    <w:rsid w:val="00A27FA4"/>
    <w:rsid w:val="00A3469A"/>
    <w:rsid w:val="00A4056B"/>
    <w:rsid w:val="00A4100B"/>
    <w:rsid w:val="00A4334A"/>
    <w:rsid w:val="00A506B2"/>
    <w:rsid w:val="00A5211E"/>
    <w:rsid w:val="00A54AA6"/>
    <w:rsid w:val="00A5619C"/>
    <w:rsid w:val="00A63053"/>
    <w:rsid w:val="00A63E37"/>
    <w:rsid w:val="00A6499D"/>
    <w:rsid w:val="00A67746"/>
    <w:rsid w:val="00A67A6C"/>
    <w:rsid w:val="00A74992"/>
    <w:rsid w:val="00A74BF6"/>
    <w:rsid w:val="00A76DA5"/>
    <w:rsid w:val="00A77B93"/>
    <w:rsid w:val="00A8008D"/>
    <w:rsid w:val="00A80D3F"/>
    <w:rsid w:val="00A828F0"/>
    <w:rsid w:val="00A84547"/>
    <w:rsid w:val="00A86B1A"/>
    <w:rsid w:val="00A929A3"/>
    <w:rsid w:val="00A92BF1"/>
    <w:rsid w:val="00A93A88"/>
    <w:rsid w:val="00AA0F65"/>
    <w:rsid w:val="00AA1153"/>
    <w:rsid w:val="00AA3007"/>
    <w:rsid w:val="00AA3370"/>
    <w:rsid w:val="00AA5F3B"/>
    <w:rsid w:val="00AB54C7"/>
    <w:rsid w:val="00AB6E34"/>
    <w:rsid w:val="00AC28DB"/>
    <w:rsid w:val="00AC2FD5"/>
    <w:rsid w:val="00AC5288"/>
    <w:rsid w:val="00AC74EA"/>
    <w:rsid w:val="00AD5A64"/>
    <w:rsid w:val="00AE1BF0"/>
    <w:rsid w:val="00AE1CE0"/>
    <w:rsid w:val="00AE1DA4"/>
    <w:rsid w:val="00AE34AB"/>
    <w:rsid w:val="00AE7F82"/>
    <w:rsid w:val="00AF4DB1"/>
    <w:rsid w:val="00AF519D"/>
    <w:rsid w:val="00B01006"/>
    <w:rsid w:val="00B03396"/>
    <w:rsid w:val="00B03E5D"/>
    <w:rsid w:val="00B051E2"/>
    <w:rsid w:val="00B13A5F"/>
    <w:rsid w:val="00B14BFB"/>
    <w:rsid w:val="00B15480"/>
    <w:rsid w:val="00B20DD0"/>
    <w:rsid w:val="00B20F7C"/>
    <w:rsid w:val="00B21827"/>
    <w:rsid w:val="00B25523"/>
    <w:rsid w:val="00B264CB"/>
    <w:rsid w:val="00B31CEE"/>
    <w:rsid w:val="00B41747"/>
    <w:rsid w:val="00B45AB6"/>
    <w:rsid w:val="00B468ED"/>
    <w:rsid w:val="00B50072"/>
    <w:rsid w:val="00B533E5"/>
    <w:rsid w:val="00B538BD"/>
    <w:rsid w:val="00B53DCF"/>
    <w:rsid w:val="00B55AC0"/>
    <w:rsid w:val="00B616A5"/>
    <w:rsid w:val="00B62A7C"/>
    <w:rsid w:val="00B64F08"/>
    <w:rsid w:val="00B71B5A"/>
    <w:rsid w:val="00B71F9A"/>
    <w:rsid w:val="00B72087"/>
    <w:rsid w:val="00B737C9"/>
    <w:rsid w:val="00B74DD7"/>
    <w:rsid w:val="00B81FB7"/>
    <w:rsid w:val="00B831D7"/>
    <w:rsid w:val="00B85E42"/>
    <w:rsid w:val="00B85F07"/>
    <w:rsid w:val="00B86669"/>
    <w:rsid w:val="00B9693E"/>
    <w:rsid w:val="00BA2CFF"/>
    <w:rsid w:val="00BA639B"/>
    <w:rsid w:val="00BA76DE"/>
    <w:rsid w:val="00BA7B45"/>
    <w:rsid w:val="00BB07F2"/>
    <w:rsid w:val="00BB0F6A"/>
    <w:rsid w:val="00BB3C28"/>
    <w:rsid w:val="00BB4C7D"/>
    <w:rsid w:val="00BB7AFE"/>
    <w:rsid w:val="00BC24BD"/>
    <w:rsid w:val="00BC356D"/>
    <w:rsid w:val="00BC3949"/>
    <w:rsid w:val="00BC3B45"/>
    <w:rsid w:val="00BC48E5"/>
    <w:rsid w:val="00BC4A5A"/>
    <w:rsid w:val="00BC7018"/>
    <w:rsid w:val="00BD6990"/>
    <w:rsid w:val="00BD7AB9"/>
    <w:rsid w:val="00BE52BB"/>
    <w:rsid w:val="00BE7280"/>
    <w:rsid w:val="00BF0694"/>
    <w:rsid w:val="00BF0EBE"/>
    <w:rsid w:val="00C0167B"/>
    <w:rsid w:val="00C02616"/>
    <w:rsid w:val="00C04833"/>
    <w:rsid w:val="00C04836"/>
    <w:rsid w:val="00C057BE"/>
    <w:rsid w:val="00C05849"/>
    <w:rsid w:val="00C10643"/>
    <w:rsid w:val="00C10EA5"/>
    <w:rsid w:val="00C12BA8"/>
    <w:rsid w:val="00C165BA"/>
    <w:rsid w:val="00C16EA2"/>
    <w:rsid w:val="00C20F60"/>
    <w:rsid w:val="00C21869"/>
    <w:rsid w:val="00C323CF"/>
    <w:rsid w:val="00C35A34"/>
    <w:rsid w:val="00C372E2"/>
    <w:rsid w:val="00C415E6"/>
    <w:rsid w:val="00C44DEE"/>
    <w:rsid w:val="00C45FE1"/>
    <w:rsid w:val="00C4795D"/>
    <w:rsid w:val="00C51326"/>
    <w:rsid w:val="00C5287D"/>
    <w:rsid w:val="00C54CC3"/>
    <w:rsid w:val="00C555A9"/>
    <w:rsid w:val="00C63393"/>
    <w:rsid w:val="00C65830"/>
    <w:rsid w:val="00C671D8"/>
    <w:rsid w:val="00C67C14"/>
    <w:rsid w:val="00C7030D"/>
    <w:rsid w:val="00C704D4"/>
    <w:rsid w:val="00C722EE"/>
    <w:rsid w:val="00C73357"/>
    <w:rsid w:val="00C7438D"/>
    <w:rsid w:val="00C74E40"/>
    <w:rsid w:val="00C82925"/>
    <w:rsid w:val="00C83FE1"/>
    <w:rsid w:val="00C85ED2"/>
    <w:rsid w:val="00C87D9B"/>
    <w:rsid w:val="00C92B49"/>
    <w:rsid w:val="00C932BF"/>
    <w:rsid w:val="00C93450"/>
    <w:rsid w:val="00C94015"/>
    <w:rsid w:val="00CA18D3"/>
    <w:rsid w:val="00CA3149"/>
    <w:rsid w:val="00CB2100"/>
    <w:rsid w:val="00CB29B8"/>
    <w:rsid w:val="00CB5667"/>
    <w:rsid w:val="00CB7A0C"/>
    <w:rsid w:val="00CC22D7"/>
    <w:rsid w:val="00CC2537"/>
    <w:rsid w:val="00CC33F6"/>
    <w:rsid w:val="00CC4ACA"/>
    <w:rsid w:val="00CC50A6"/>
    <w:rsid w:val="00CC5CAE"/>
    <w:rsid w:val="00CC6E2F"/>
    <w:rsid w:val="00CD1819"/>
    <w:rsid w:val="00CD2A99"/>
    <w:rsid w:val="00CD32C5"/>
    <w:rsid w:val="00CD50B3"/>
    <w:rsid w:val="00CD55C4"/>
    <w:rsid w:val="00CD6ECF"/>
    <w:rsid w:val="00CE20D5"/>
    <w:rsid w:val="00CE4604"/>
    <w:rsid w:val="00CE4F6A"/>
    <w:rsid w:val="00CE576D"/>
    <w:rsid w:val="00CE6705"/>
    <w:rsid w:val="00CF4763"/>
    <w:rsid w:val="00CF4E90"/>
    <w:rsid w:val="00CF566F"/>
    <w:rsid w:val="00D040D8"/>
    <w:rsid w:val="00D042C2"/>
    <w:rsid w:val="00D05A7B"/>
    <w:rsid w:val="00D064AC"/>
    <w:rsid w:val="00D14B9C"/>
    <w:rsid w:val="00D151D6"/>
    <w:rsid w:val="00D25A89"/>
    <w:rsid w:val="00D25EF6"/>
    <w:rsid w:val="00D262FB"/>
    <w:rsid w:val="00D27298"/>
    <w:rsid w:val="00D27473"/>
    <w:rsid w:val="00D31FFD"/>
    <w:rsid w:val="00D33608"/>
    <w:rsid w:val="00D35CAD"/>
    <w:rsid w:val="00D36D9E"/>
    <w:rsid w:val="00D37775"/>
    <w:rsid w:val="00D4001D"/>
    <w:rsid w:val="00D4137C"/>
    <w:rsid w:val="00D41EC3"/>
    <w:rsid w:val="00D43713"/>
    <w:rsid w:val="00D44ECD"/>
    <w:rsid w:val="00D47637"/>
    <w:rsid w:val="00D518C8"/>
    <w:rsid w:val="00D53A26"/>
    <w:rsid w:val="00D5727A"/>
    <w:rsid w:val="00D602A1"/>
    <w:rsid w:val="00D6077F"/>
    <w:rsid w:val="00D61D61"/>
    <w:rsid w:val="00D65289"/>
    <w:rsid w:val="00D726BE"/>
    <w:rsid w:val="00D73732"/>
    <w:rsid w:val="00D74E4E"/>
    <w:rsid w:val="00D77079"/>
    <w:rsid w:val="00D80A04"/>
    <w:rsid w:val="00D8179E"/>
    <w:rsid w:val="00D82FF8"/>
    <w:rsid w:val="00D845B0"/>
    <w:rsid w:val="00D84DC7"/>
    <w:rsid w:val="00D91632"/>
    <w:rsid w:val="00D93636"/>
    <w:rsid w:val="00D95B99"/>
    <w:rsid w:val="00D95EDA"/>
    <w:rsid w:val="00DA18F6"/>
    <w:rsid w:val="00DA281F"/>
    <w:rsid w:val="00DA42D3"/>
    <w:rsid w:val="00DB325D"/>
    <w:rsid w:val="00DB3C98"/>
    <w:rsid w:val="00DB3E6B"/>
    <w:rsid w:val="00DB41D9"/>
    <w:rsid w:val="00DB5230"/>
    <w:rsid w:val="00DC1441"/>
    <w:rsid w:val="00DC3128"/>
    <w:rsid w:val="00DC47CC"/>
    <w:rsid w:val="00DC66F5"/>
    <w:rsid w:val="00DD00AD"/>
    <w:rsid w:val="00DD32F9"/>
    <w:rsid w:val="00DE15D5"/>
    <w:rsid w:val="00DE3939"/>
    <w:rsid w:val="00DE5C24"/>
    <w:rsid w:val="00DE6A5A"/>
    <w:rsid w:val="00DE6FC2"/>
    <w:rsid w:val="00DF257C"/>
    <w:rsid w:val="00E01712"/>
    <w:rsid w:val="00E03091"/>
    <w:rsid w:val="00E04E6C"/>
    <w:rsid w:val="00E06B6D"/>
    <w:rsid w:val="00E07AF6"/>
    <w:rsid w:val="00E10481"/>
    <w:rsid w:val="00E1123D"/>
    <w:rsid w:val="00E12466"/>
    <w:rsid w:val="00E13400"/>
    <w:rsid w:val="00E17549"/>
    <w:rsid w:val="00E1782A"/>
    <w:rsid w:val="00E25FE8"/>
    <w:rsid w:val="00E26F71"/>
    <w:rsid w:val="00E4213B"/>
    <w:rsid w:val="00E43BFD"/>
    <w:rsid w:val="00E511F0"/>
    <w:rsid w:val="00E53FAD"/>
    <w:rsid w:val="00E54120"/>
    <w:rsid w:val="00E54C34"/>
    <w:rsid w:val="00E56308"/>
    <w:rsid w:val="00E60E89"/>
    <w:rsid w:val="00E6249A"/>
    <w:rsid w:val="00E6257D"/>
    <w:rsid w:val="00E65AFC"/>
    <w:rsid w:val="00E705CF"/>
    <w:rsid w:val="00E721A5"/>
    <w:rsid w:val="00E818E8"/>
    <w:rsid w:val="00E82ADE"/>
    <w:rsid w:val="00E85E6F"/>
    <w:rsid w:val="00E86A71"/>
    <w:rsid w:val="00E90FFC"/>
    <w:rsid w:val="00E91EFD"/>
    <w:rsid w:val="00E9313F"/>
    <w:rsid w:val="00E971AD"/>
    <w:rsid w:val="00EA25B5"/>
    <w:rsid w:val="00EB5871"/>
    <w:rsid w:val="00EB7B93"/>
    <w:rsid w:val="00EB7FA6"/>
    <w:rsid w:val="00EC049D"/>
    <w:rsid w:val="00EC3C8D"/>
    <w:rsid w:val="00EC501C"/>
    <w:rsid w:val="00EC567F"/>
    <w:rsid w:val="00ED077B"/>
    <w:rsid w:val="00ED2756"/>
    <w:rsid w:val="00ED33DB"/>
    <w:rsid w:val="00ED3FE7"/>
    <w:rsid w:val="00ED6849"/>
    <w:rsid w:val="00EE1ED2"/>
    <w:rsid w:val="00EE2523"/>
    <w:rsid w:val="00EE402B"/>
    <w:rsid w:val="00EE5590"/>
    <w:rsid w:val="00EE7867"/>
    <w:rsid w:val="00EF1DA0"/>
    <w:rsid w:val="00EF23EC"/>
    <w:rsid w:val="00EF2A15"/>
    <w:rsid w:val="00EF5E0A"/>
    <w:rsid w:val="00EF714B"/>
    <w:rsid w:val="00F01EBC"/>
    <w:rsid w:val="00F05286"/>
    <w:rsid w:val="00F06AB8"/>
    <w:rsid w:val="00F074D4"/>
    <w:rsid w:val="00F07BDC"/>
    <w:rsid w:val="00F139DF"/>
    <w:rsid w:val="00F152DC"/>
    <w:rsid w:val="00F1633A"/>
    <w:rsid w:val="00F17B5C"/>
    <w:rsid w:val="00F227E4"/>
    <w:rsid w:val="00F23766"/>
    <w:rsid w:val="00F2658B"/>
    <w:rsid w:val="00F33FAB"/>
    <w:rsid w:val="00F37ACD"/>
    <w:rsid w:val="00F37CD8"/>
    <w:rsid w:val="00F426DC"/>
    <w:rsid w:val="00F438AE"/>
    <w:rsid w:val="00F44BAA"/>
    <w:rsid w:val="00F47222"/>
    <w:rsid w:val="00F528F0"/>
    <w:rsid w:val="00F53855"/>
    <w:rsid w:val="00F57A9B"/>
    <w:rsid w:val="00F619D1"/>
    <w:rsid w:val="00F6264B"/>
    <w:rsid w:val="00F66151"/>
    <w:rsid w:val="00F70347"/>
    <w:rsid w:val="00F71FD9"/>
    <w:rsid w:val="00F73A59"/>
    <w:rsid w:val="00F80FDB"/>
    <w:rsid w:val="00F818E6"/>
    <w:rsid w:val="00F81B01"/>
    <w:rsid w:val="00F871AC"/>
    <w:rsid w:val="00F872CF"/>
    <w:rsid w:val="00F87718"/>
    <w:rsid w:val="00F942C3"/>
    <w:rsid w:val="00F945BB"/>
    <w:rsid w:val="00F949BE"/>
    <w:rsid w:val="00F94E5D"/>
    <w:rsid w:val="00FA3749"/>
    <w:rsid w:val="00FA5AC0"/>
    <w:rsid w:val="00FA63AA"/>
    <w:rsid w:val="00FB04C9"/>
    <w:rsid w:val="00FB3BAF"/>
    <w:rsid w:val="00FB4507"/>
    <w:rsid w:val="00FC07D4"/>
    <w:rsid w:val="00FC13E6"/>
    <w:rsid w:val="00FD398E"/>
    <w:rsid w:val="00FD5221"/>
    <w:rsid w:val="00FD55EB"/>
    <w:rsid w:val="00FE0D08"/>
    <w:rsid w:val="00FE129E"/>
    <w:rsid w:val="00FE3486"/>
    <w:rsid w:val="00FE58B3"/>
    <w:rsid w:val="00FF4796"/>
    <w:rsid w:val="00FF4D6B"/>
    <w:rsid w:val="00FF5BB8"/>
    <w:rsid w:val="00FF694F"/>
    <w:rsid w:val="00FF6C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3D931"/>
  <w15:chartTrackingRefBased/>
  <w15:docId w15:val="{6E79FFEE-776F-424B-A325-179E46E7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qFormat="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4C7D"/>
    <w:pPr>
      <w:widowControl w:val="0"/>
    </w:pPr>
  </w:style>
  <w:style w:type="paragraph" w:styleId="1">
    <w:name w:val="heading 1"/>
    <w:basedOn w:val="a"/>
    <w:next w:val="a"/>
    <w:link w:val="10"/>
    <w:uiPriority w:val="9"/>
    <w:qFormat/>
    <w:rsid w:val="001B1519"/>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7D0304"/>
    <w:pPr>
      <w:keepNext/>
      <w:keepLines/>
      <w:spacing w:before="160" w:after="80" w:line="278" w:lineRule="auto"/>
      <w:outlineLvl w:val="1"/>
    </w:pPr>
    <w:rPr>
      <w:rFonts w:asciiTheme="majorHAnsi" w:eastAsiaTheme="majorEastAsia" w:hAnsiTheme="majorHAnsi" w:cstheme="majorBidi"/>
      <w:color w:val="2E74B5" w:themeColor="accent1" w:themeShade="BF"/>
      <w:sz w:val="40"/>
      <w:szCs w:val="40"/>
      <w14:ligatures w14:val="standardContextual"/>
    </w:rPr>
  </w:style>
  <w:style w:type="paragraph" w:styleId="3">
    <w:name w:val="heading 3"/>
    <w:basedOn w:val="a"/>
    <w:next w:val="a"/>
    <w:link w:val="30"/>
    <w:uiPriority w:val="9"/>
    <w:unhideWhenUsed/>
    <w:qFormat/>
    <w:rsid w:val="007D0304"/>
    <w:pPr>
      <w:keepNext/>
      <w:keepLines/>
      <w:spacing w:before="160" w:after="40" w:line="278" w:lineRule="auto"/>
      <w:outlineLvl w:val="2"/>
    </w:pPr>
    <w:rPr>
      <w:rFonts w:eastAsiaTheme="majorEastAsia" w:cstheme="majorBidi"/>
      <w:color w:val="2E74B5" w:themeColor="accent1" w:themeShade="BF"/>
      <w:sz w:val="32"/>
      <w:szCs w:val="32"/>
      <w14:ligatures w14:val="standardContextual"/>
    </w:rPr>
  </w:style>
  <w:style w:type="paragraph" w:styleId="4">
    <w:name w:val="heading 4"/>
    <w:basedOn w:val="a"/>
    <w:next w:val="a"/>
    <w:link w:val="40"/>
    <w:uiPriority w:val="9"/>
    <w:qFormat/>
    <w:rsid w:val="00F152DC"/>
    <w:pPr>
      <w:keepNext/>
      <w:keepLines/>
      <w:numPr>
        <w:numId w:val="2"/>
      </w:numPr>
      <w:pBdr>
        <w:top w:val="nil"/>
        <w:left w:val="nil"/>
        <w:bottom w:val="nil"/>
        <w:right w:val="nil"/>
        <w:between w:val="nil"/>
      </w:pBdr>
      <w:spacing w:before="240" w:after="40"/>
      <w:outlineLvl w:val="3"/>
    </w:pPr>
    <w:rPr>
      <w:rFonts w:ascii="Calibri" w:hAnsi="Calibri" w:cs="Calibri"/>
      <w:color w:val="000000"/>
      <w:kern w:val="0"/>
      <w:szCs w:val="24"/>
    </w:rPr>
  </w:style>
  <w:style w:type="paragraph" w:styleId="5">
    <w:name w:val="heading 5"/>
    <w:basedOn w:val="a"/>
    <w:next w:val="a"/>
    <w:link w:val="50"/>
    <w:uiPriority w:val="9"/>
    <w:unhideWhenUsed/>
    <w:qFormat/>
    <w:rsid w:val="007D0304"/>
    <w:pPr>
      <w:keepNext/>
      <w:keepLines/>
      <w:spacing w:before="80" w:after="40" w:line="278" w:lineRule="auto"/>
      <w:outlineLvl w:val="4"/>
    </w:pPr>
    <w:rPr>
      <w:rFonts w:eastAsiaTheme="majorEastAsia" w:cstheme="majorBidi"/>
      <w:color w:val="2E74B5" w:themeColor="accent1" w:themeShade="BF"/>
      <w:szCs w:val="24"/>
      <w14:ligatures w14:val="standardContextual"/>
    </w:rPr>
  </w:style>
  <w:style w:type="paragraph" w:styleId="6">
    <w:name w:val="heading 6"/>
    <w:basedOn w:val="a"/>
    <w:next w:val="a"/>
    <w:link w:val="60"/>
    <w:uiPriority w:val="9"/>
    <w:unhideWhenUsed/>
    <w:qFormat/>
    <w:rsid w:val="007D0304"/>
    <w:pPr>
      <w:keepNext/>
      <w:keepLines/>
      <w:spacing w:before="40" w:line="278" w:lineRule="auto"/>
      <w:outlineLvl w:val="5"/>
    </w:pPr>
    <w:rPr>
      <w:rFonts w:eastAsiaTheme="majorEastAsia" w:cstheme="majorBidi"/>
      <w:color w:val="595959" w:themeColor="text1" w:themeTint="A6"/>
      <w:szCs w:val="24"/>
      <w14:ligatures w14:val="standardContextual"/>
    </w:rPr>
  </w:style>
  <w:style w:type="paragraph" w:styleId="7">
    <w:name w:val="heading 7"/>
    <w:basedOn w:val="a"/>
    <w:next w:val="a"/>
    <w:link w:val="70"/>
    <w:uiPriority w:val="9"/>
    <w:unhideWhenUsed/>
    <w:qFormat/>
    <w:rsid w:val="007D0304"/>
    <w:pPr>
      <w:keepNext/>
      <w:keepLines/>
      <w:spacing w:before="40" w:line="278" w:lineRule="auto"/>
      <w:ind w:leftChars="100" w:left="100"/>
      <w:outlineLvl w:val="6"/>
    </w:pPr>
    <w:rPr>
      <w:rFonts w:eastAsiaTheme="majorEastAsia" w:cstheme="majorBidi"/>
      <w:color w:val="595959" w:themeColor="text1" w:themeTint="A6"/>
      <w:szCs w:val="24"/>
      <w14:ligatures w14:val="standardContextual"/>
    </w:rPr>
  </w:style>
  <w:style w:type="paragraph" w:styleId="8">
    <w:name w:val="heading 8"/>
    <w:basedOn w:val="a"/>
    <w:next w:val="a"/>
    <w:link w:val="80"/>
    <w:uiPriority w:val="9"/>
    <w:unhideWhenUsed/>
    <w:qFormat/>
    <w:rsid w:val="007D0304"/>
    <w:pPr>
      <w:keepNext/>
      <w:keepLines/>
      <w:spacing w:before="40" w:line="278" w:lineRule="auto"/>
      <w:ind w:leftChars="200" w:left="200"/>
      <w:outlineLvl w:val="7"/>
    </w:pPr>
    <w:rPr>
      <w:rFonts w:eastAsiaTheme="majorEastAsia" w:cstheme="majorBidi"/>
      <w:color w:val="272727" w:themeColor="text1" w:themeTint="D8"/>
      <w:szCs w:val="24"/>
      <w14:ligatures w14:val="standardContextual"/>
    </w:rPr>
  </w:style>
  <w:style w:type="paragraph" w:styleId="9">
    <w:name w:val="heading 9"/>
    <w:basedOn w:val="a"/>
    <w:next w:val="a"/>
    <w:link w:val="90"/>
    <w:uiPriority w:val="9"/>
    <w:unhideWhenUsed/>
    <w:qFormat/>
    <w:rsid w:val="007D0304"/>
    <w:pPr>
      <w:keepNext/>
      <w:keepLines/>
      <w:spacing w:before="40" w:line="278" w:lineRule="auto"/>
      <w:ind w:leftChars="300" w:left="300"/>
      <w:outlineLvl w:val="8"/>
    </w:pPr>
    <w:rPr>
      <w:rFonts w:eastAsiaTheme="majorEastAsia" w:cstheme="majorBidi"/>
      <w:color w:val="272727" w:themeColor="text1" w:themeTint="D8"/>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7F670C"/>
    <w:pPr>
      <w:ind w:leftChars="200" w:left="480"/>
    </w:pPr>
  </w:style>
  <w:style w:type="character" w:customStyle="1" w:styleId="40">
    <w:name w:val="標題 4 字元"/>
    <w:basedOn w:val="a0"/>
    <w:link w:val="4"/>
    <w:uiPriority w:val="9"/>
    <w:qFormat/>
    <w:rsid w:val="00F152DC"/>
    <w:rPr>
      <w:rFonts w:ascii="Calibri" w:hAnsi="Calibri" w:cs="Calibri"/>
      <w:color w:val="000000"/>
      <w:kern w:val="0"/>
      <w:szCs w:val="24"/>
    </w:rPr>
  </w:style>
  <w:style w:type="paragraph" w:styleId="a4">
    <w:name w:val="Revision"/>
    <w:hidden/>
    <w:qFormat/>
    <w:rsid w:val="00F152DC"/>
  </w:style>
  <w:style w:type="paragraph" w:styleId="a5">
    <w:name w:val="Balloon Text"/>
    <w:basedOn w:val="a"/>
    <w:link w:val="a6"/>
    <w:unhideWhenUsed/>
    <w:qFormat/>
    <w:rsid w:val="0019417F"/>
    <w:rPr>
      <w:rFonts w:asciiTheme="majorHAnsi" w:eastAsiaTheme="majorEastAsia" w:hAnsiTheme="majorHAnsi" w:cstheme="majorBidi"/>
      <w:sz w:val="18"/>
      <w:szCs w:val="18"/>
    </w:rPr>
  </w:style>
  <w:style w:type="character" w:customStyle="1" w:styleId="a6">
    <w:name w:val="註解方塊文字 字元"/>
    <w:basedOn w:val="a0"/>
    <w:link w:val="a5"/>
    <w:qFormat/>
    <w:rsid w:val="0019417F"/>
    <w:rPr>
      <w:rFonts w:asciiTheme="majorHAnsi" w:eastAsiaTheme="majorEastAsia" w:hAnsiTheme="majorHAnsi" w:cstheme="majorBidi"/>
      <w:sz w:val="18"/>
      <w:szCs w:val="18"/>
    </w:rPr>
  </w:style>
  <w:style w:type="paragraph" w:styleId="a7">
    <w:name w:val="Date"/>
    <w:basedOn w:val="a"/>
    <w:next w:val="a"/>
    <w:link w:val="a8"/>
    <w:unhideWhenUsed/>
    <w:qFormat/>
    <w:rsid w:val="00635C75"/>
    <w:pPr>
      <w:jc w:val="right"/>
    </w:pPr>
  </w:style>
  <w:style w:type="character" w:customStyle="1" w:styleId="a8">
    <w:name w:val="日期 字元"/>
    <w:basedOn w:val="a0"/>
    <w:link w:val="a7"/>
    <w:qFormat/>
    <w:rsid w:val="00635C75"/>
  </w:style>
  <w:style w:type="paragraph" w:styleId="a9">
    <w:name w:val="header"/>
    <w:basedOn w:val="a"/>
    <w:link w:val="aa"/>
    <w:unhideWhenUsed/>
    <w:rsid w:val="0019181B"/>
    <w:pPr>
      <w:tabs>
        <w:tab w:val="center" w:pos="4153"/>
        <w:tab w:val="right" w:pos="8306"/>
      </w:tabs>
      <w:snapToGrid w:val="0"/>
    </w:pPr>
    <w:rPr>
      <w:sz w:val="20"/>
      <w:szCs w:val="20"/>
    </w:rPr>
  </w:style>
  <w:style w:type="character" w:customStyle="1" w:styleId="aa">
    <w:name w:val="頁首 字元"/>
    <w:basedOn w:val="a0"/>
    <w:link w:val="a9"/>
    <w:qFormat/>
    <w:rsid w:val="0019181B"/>
    <w:rPr>
      <w:sz w:val="20"/>
      <w:szCs w:val="20"/>
    </w:rPr>
  </w:style>
  <w:style w:type="paragraph" w:styleId="ab">
    <w:name w:val="footer"/>
    <w:basedOn w:val="a"/>
    <w:link w:val="ac"/>
    <w:uiPriority w:val="99"/>
    <w:unhideWhenUsed/>
    <w:rsid w:val="0019181B"/>
    <w:pPr>
      <w:tabs>
        <w:tab w:val="center" w:pos="4153"/>
        <w:tab w:val="right" w:pos="8306"/>
      </w:tabs>
      <w:snapToGrid w:val="0"/>
    </w:pPr>
    <w:rPr>
      <w:sz w:val="20"/>
      <w:szCs w:val="20"/>
    </w:rPr>
  </w:style>
  <w:style w:type="character" w:customStyle="1" w:styleId="ac">
    <w:name w:val="頁尾 字元"/>
    <w:basedOn w:val="a0"/>
    <w:link w:val="ab"/>
    <w:uiPriority w:val="99"/>
    <w:qFormat/>
    <w:rsid w:val="0019181B"/>
    <w:rPr>
      <w:sz w:val="20"/>
      <w:szCs w:val="20"/>
    </w:rPr>
  </w:style>
  <w:style w:type="paragraph" w:styleId="Web">
    <w:name w:val="Normal (Web)"/>
    <w:basedOn w:val="a"/>
    <w:uiPriority w:val="99"/>
    <w:unhideWhenUsed/>
    <w:qFormat/>
    <w:rsid w:val="00BC3B45"/>
    <w:pPr>
      <w:widowControl/>
      <w:spacing w:before="100" w:beforeAutospacing="1" w:after="100" w:afterAutospacing="1"/>
    </w:pPr>
    <w:rPr>
      <w:rFonts w:ascii="新細明體" w:eastAsia="新細明體" w:hAnsi="新細明體" w:cs="新細明體"/>
      <w:kern w:val="0"/>
      <w:szCs w:val="24"/>
    </w:rPr>
  </w:style>
  <w:style w:type="character" w:styleId="ad">
    <w:name w:val="Hyperlink"/>
    <w:basedOn w:val="a0"/>
    <w:uiPriority w:val="99"/>
    <w:rsid w:val="004E4FB3"/>
    <w:rPr>
      <w:rFonts w:cs="Times New Roman"/>
      <w:color w:val="0000FF"/>
      <w:u w:val="single"/>
    </w:rPr>
  </w:style>
  <w:style w:type="paragraph" w:styleId="ae">
    <w:name w:val="Body Text"/>
    <w:basedOn w:val="a"/>
    <w:link w:val="af"/>
    <w:qFormat/>
    <w:rsid w:val="00C93450"/>
    <w:pPr>
      <w:widowControl/>
      <w:spacing w:before="180" w:after="180"/>
    </w:pPr>
    <w:rPr>
      <w:kern w:val="0"/>
      <w:szCs w:val="24"/>
      <w:lang w:eastAsia="en-US"/>
    </w:rPr>
  </w:style>
  <w:style w:type="character" w:customStyle="1" w:styleId="af">
    <w:name w:val="本文 字元"/>
    <w:basedOn w:val="a0"/>
    <w:link w:val="ae"/>
    <w:qFormat/>
    <w:rsid w:val="00C93450"/>
    <w:rPr>
      <w:kern w:val="0"/>
      <w:szCs w:val="24"/>
      <w:lang w:eastAsia="en-US"/>
    </w:rPr>
  </w:style>
  <w:style w:type="table" w:customStyle="1" w:styleId="Table">
    <w:name w:val="Table"/>
    <w:semiHidden/>
    <w:unhideWhenUsed/>
    <w:qFormat/>
    <w:rsid w:val="00C93450"/>
    <w:pPr>
      <w:spacing w:after="200"/>
    </w:pPr>
    <w:rPr>
      <w:kern w:val="0"/>
      <w:szCs w:val="24"/>
      <w:lang w:eastAsia="en-US"/>
    </w:rPr>
    <w:tblPr>
      <w:tblInd w:w="0" w:type="dxa"/>
      <w:tblCellMar>
        <w:top w:w="0" w:type="dxa"/>
        <w:left w:w="108" w:type="dxa"/>
        <w:bottom w:w="0" w:type="dxa"/>
        <w:right w:w="108" w:type="dxa"/>
      </w:tblCellMar>
    </w:tblPr>
  </w:style>
  <w:style w:type="character" w:styleId="af0">
    <w:name w:val="annotation reference"/>
    <w:basedOn w:val="a0"/>
    <w:unhideWhenUsed/>
    <w:qFormat/>
    <w:rsid w:val="005D2438"/>
    <w:rPr>
      <w:sz w:val="18"/>
      <w:szCs w:val="18"/>
    </w:rPr>
  </w:style>
  <w:style w:type="paragraph" w:styleId="af1">
    <w:name w:val="annotation text"/>
    <w:basedOn w:val="a"/>
    <w:link w:val="af2"/>
    <w:unhideWhenUsed/>
    <w:qFormat/>
    <w:rsid w:val="005D2438"/>
  </w:style>
  <w:style w:type="character" w:customStyle="1" w:styleId="af2">
    <w:name w:val="註解文字 字元"/>
    <w:basedOn w:val="a0"/>
    <w:link w:val="af1"/>
    <w:qFormat/>
    <w:rsid w:val="005D2438"/>
  </w:style>
  <w:style w:type="paragraph" w:styleId="af3">
    <w:name w:val="annotation subject"/>
    <w:basedOn w:val="af1"/>
    <w:next w:val="af1"/>
    <w:link w:val="af4"/>
    <w:unhideWhenUsed/>
    <w:qFormat/>
    <w:rsid w:val="005D2438"/>
    <w:rPr>
      <w:b/>
      <w:bCs/>
    </w:rPr>
  </w:style>
  <w:style w:type="character" w:customStyle="1" w:styleId="af4">
    <w:name w:val="註解主旨 字元"/>
    <w:basedOn w:val="af2"/>
    <w:link w:val="af3"/>
    <w:qFormat/>
    <w:rsid w:val="005D2438"/>
    <w:rPr>
      <w:b/>
      <w:bCs/>
    </w:rPr>
  </w:style>
  <w:style w:type="character" w:customStyle="1" w:styleId="10">
    <w:name w:val="標題 1 字元"/>
    <w:basedOn w:val="a0"/>
    <w:link w:val="1"/>
    <w:uiPriority w:val="9"/>
    <w:qFormat/>
    <w:rsid w:val="001B1519"/>
    <w:rPr>
      <w:rFonts w:asciiTheme="majorHAnsi" w:eastAsiaTheme="majorEastAsia" w:hAnsiTheme="majorHAnsi" w:cstheme="majorBidi"/>
      <w:b/>
      <w:bCs/>
      <w:kern w:val="52"/>
      <w:sz w:val="52"/>
      <w:szCs w:val="52"/>
    </w:rPr>
  </w:style>
  <w:style w:type="paragraph" w:styleId="af5">
    <w:name w:val="TOC Heading"/>
    <w:basedOn w:val="1"/>
    <w:next w:val="a"/>
    <w:uiPriority w:val="39"/>
    <w:unhideWhenUsed/>
    <w:qFormat/>
    <w:rsid w:val="001B1519"/>
    <w:pPr>
      <w:keepLines/>
      <w:widowControl/>
      <w:spacing w:before="240" w:after="0" w:line="259" w:lineRule="auto"/>
      <w:outlineLvl w:val="9"/>
    </w:pPr>
    <w:rPr>
      <w:b w:val="0"/>
      <w:bCs w:val="0"/>
      <w:color w:val="2E74B5" w:themeColor="accent1" w:themeShade="BF"/>
      <w:kern w:val="0"/>
      <w:sz w:val="32"/>
      <w:szCs w:val="32"/>
    </w:rPr>
  </w:style>
  <w:style w:type="paragraph" w:styleId="11">
    <w:name w:val="toc 1"/>
    <w:basedOn w:val="a"/>
    <w:next w:val="a"/>
    <w:autoRedefine/>
    <w:uiPriority w:val="39"/>
    <w:unhideWhenUsed/>
    <w:rsid w:val="00A05210"/>
    <w:pPr>
      <w:tabs>
        <w:tab w:val="right" w:leader="dot" w:pos="8296"/>
      </w:tabs>
    </w:pPr>
  </w:style>
  <w:style w:type="paragraph" w:styleId="21">
    <w:name w:val="toc 2"/>
    <w:basedOn w:val="a"/>
    <w:next w:val="a"/>
    <w:autoRedefine/>
    <w:uiPriority w:val="39"/>
    <w:unhideWhenUsed/>
    <w:rsid w:val="001B1519"/>
    <w:pPr>
      <w:ind w:leftChars="200" w:left="480"/>
    </w:pPr>
  </w:style>
  <w:style w:type="paragraph" w:styleId="31">
    <w:name w:val="toc 3"/>
    <w:basedOn w:val="a"/>
    <w:next w:val="a"/>
    <w:autoRedefine/>
    <w:uiPriority w:val="39"/>
    <w:unhideWhenUsed/>
    <w:rsid w:val="001B1519"/>
    <w:pPr>
      <w:ind w:leftChars="400" w:left="960"/>
    </w:pPr>
  </w:style>
  <w:style w:type="paragraph" w:styleId="af6">
    <w:name w:val="caption"/>
    <w:basedOn w:val="a"/>
    <w:next w:val="a"/>
    <w:unhideWhenUsed/>
    <w:qFormat/>
    <w:rsid w:val="00914B94"/>
    <w:rPr>
      <w:rFonts w:eastAsia="標楷體"/>
      <w:szCs w:val="20"/>
    </w:rPr>
  </w:style>
  <w:style w:type="paragraph" w:styleId="af7">
    <w:name w:val="table of figures"/>
    <w:basedOn w:val="a"/>
    <w:next w:val="a"/>
    <w:uiPriority w:val="99"/>
    <w:unhideWhenUsed/>
    <w:rsid w:val="00914B94"/>
    <w:pPr>
      <w:ind w:left="480" w:hanging="480"/>
    </w:pPr>
    <w:rPr>
      <w:rFonts w:cstheme="minorHAnsi"/>
      <w:caps/>
      <w:sz w:val="20"/>
      <w:szCs w:val="20"/>
    </w:rPr>
  </w:style>
  <w:style w:type="character" w:customStyle="1" w:styleId="20">
    <w:name w:val="標題 2 字元"/>
    <w:basedOn w:val="a0"/>
    <w:link w:val="2"/>
    <w:uiPriority w:val="9"/>
    <w:qFormat/>
    <w:rsid w:val="007D0304"/>
    <w:rPr>
      <w:rFonts w:asciiTheme="majorHAnsi" w:eastAsiaTheme="majorEastAsia" w:hAnsiTheme="majorHAnsi" w:cstheme="majorBidi"/>
      <w:color w:val="2E74B5" w:themeColor="accent1" w:themeShade="BF"/>
      <w:sz w:val="40"/>
      <w:szCs w:val="40"/>
      <w14:ligatures w14:val="standardContextual"/>
    </w:rPr>
  </w:style>
  <w:style w:type="character" w:customStyle="1" w:styleId="30">
    <w:name w:val="標題 3 字元"/>
    <w:basedOn w:val="a0"/>
    <w:link w:val="3"/>
    <w:uiPriority w:val="9"/>
    <w:qFormat/>
    <w:rsid w:val="007D0304"/>
    <w:rPr>
      <w:rFonts w:eastAsiaTheme="majorEastAsia" w:cstheme="majorBidi"/>
      <w:color w:val="2E74B5" w:themeColor="accent1" w:themeShade="BF"/>
      <w:sz w:val="32"/>
      <w:szCs w:val="32"/>
      <w14:ligatures w14:val="standardContextual"/>
    </w:rPr>
  </w:style>
  <w:style w:type="character" w:customStyle="1" w:styleId="50">
    <w:name w:val="標題 5 字元"/>
    <w:basedOn w:val="a0"/>
    <w:link w:val="5"/>
    <w:uiPriority w:val="9"/>
    <w:qFormat/>
    <w:rsid w:val="007D0304"/>
    <w:rPr>
      <w:rFonts w:eastAsiaTheme="majorEastAsia" w:cstheme="majorBidi"/>
      <w:color w:val="2E74B5" w:themeColor="accent1" w:themeShade="BF"/>
      <w:szCs w:val="24"/>
      <w14:ligatures w14:val="standardContextual"/>
    </w:rPr>
  </w:style>
  <w:style w:type="character" w:customStyle="1" w:styleId="60">
    <w:name w:val="標題 6 字元"/>
    <w:basedOn w:val="a0"/>
    <w:link w:val="6"/>
    <w:uiPriority w:val="9"/>
    <w:qFormat/>
    <w:rsid w:val="007D0304"/>
    <w:rPr>
      <w:rFonts w:eastAsiaTheme="majorEastAsia" w:cstheme="majorBidi"/>
      <w:color w:val="595959" w:themeColor="text1" w:themeTint="A6"/>
      <w:szCs w:val="24"/>
      <w14:ligatures w14:val="standardContextual"/>
    </w:rPr>
  </w:style>
  <w:style w:type="character" w:customStyle="1" w:styleId="70">
    <w:name w:val="標題 7 字元"/>
    <w:basedOn w:val="a0"/>
    <w:link w:val="7"/>
    <w:uiPriority w:val="9"/>
    <w:qFormat/>
    <w:rsid w:val="007D0304"/>
    <w:rPr>
      <w:rFonts w:eastAsiaTheme="majorEastAsia" w:cstheme="majorBidi"/>
      <w:color w:val="595959" w:themeColor="text1" w:themeTint="A6"/>
      <w:szCs w:val="24"/>
      <w14:ligatures w14:val="standardContextual"/>
    </w:rPr>
  </w:style>
  <w:style w:type="character" w:customStyle="1" w:styleId="80">
    <w:name w:val="標題 8 字元"/>
    <w:basedOn w:val="a0"/>
    <w:link w:val="8"/>
    <w:uiPriority w:val="9"/>
    <w:qFormat/>
    <w:rsid w:val="007D0304"/>
    <w:rPr>
      <w:rFonts w:eastAsiaTheme="majorEastAsia" w:cstheme="majorBidi"/>
      <w:color w:val="272727" w:themeColor="text1" w:themeTint="D8"/>
      <w:szCs w:val="24"/>
      <w14:ligatures w14:val="standardContextual"/>
    </w:rPr>
  </w:style>
  <w:style w:type="character" w:customStyle="1" w:styleId="90">
    <w:name w:val="標題 9 字元"/>
    <w:basedOn w:val="a0"/>
    <w:link w:val="9"/>
    <w:uiPriority w:val="9"/>
    <w:qFormat/>
    <w:rsid w:val="007D0304"/>
    <w:rPr>
      <w:rFonts w:eastAsiaTheme="majorEastAsia" w:cstheme="majorBidi"/>
      <w:color w:val="272727" w:themeColor="text1" w:themeTint="D8"/>
      <w:szCs w:val="24"/>
      <w14:ligatures w14:val="standardContextual"/>
    </w:rPr>
  </w:style>
  <w:style w:type="paragraph" w:styleId="af8">
    <w:name w:val="Title"/>
    <w:basedOn w:val="a"/>
    <w:next w:val="a"/>
    <w:link w:val="af9"/>
    <w:qFormat/>
    <w:rsid w:val="007D0304"/>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9">
    <w:name w:val="標題 字元"/>
    <w:basedOn w:val="a0"/>
    <w:link w:val="af8"/>
    <w:qFormat/>
    <w:rsid w:val="007D0304"/>
    <w:rPr>
      <w:rFonts w:asciiTheme="majorHAnsi" w:eastAsiaTheme="majorEastAsia" w:hAnsiTheme="majorHAnsi" w:cstheme="majorBidi"/>
      <w:spacing w:val="-10"/>
      <w:kern w:val="28"/>
      <w:sz w:val="56"/>
      <w:szCs w:val="56"/>
      <w14:ligatures w14:val="standardContextual"/>
    </w:rPr>
  </w:style>
  <w:style w:type="paragraph" w:styleId="afa">
    <w:name w:val="Subtitle"/>
    <w:basedOn w:val="a"/>
    <w:next w:val="a"/>
    <w:link w:val="afb"/>
    <w:qFormat/>
    <w:rsid w:val="007D0304"/>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b">
    <w:name w:val="副標題 字元"/>
    <w:basedOn w:val="a0"/>
    <w:link w:val="afa"/>
    <w:qFormat/>
    <w:rsid w:val="007D0304"/>
    <w:rPr>
      <w:rFonts w:asciiTheme="majorHAnsi" w:eastAsiaTheme="majorEastAsia" w:hAnsiTheme="majorHAnsi" w:cstheme="majorBidi"/>
      <w:color w:val="595959" w:themeColor="text1" w:themeTint="A6"/>
      <w:spacing w:val="15"/>
      <w:sz w:val="28"/>
      <w:szCs w:val="28"/>
      <w14:ligatures w14:val="standardContextual"/>
    </w:rPr>
  </w:style>
  <w:style w:type="paragraph" w:styleId="afc">
    <w:name w:val="Quote"/>
    <w:basedOn w:val="a"/>
    <w:next w:val="a"/>
    <w:link w:val="afd"/>
    <w:uiPriority w:val="29"/>
    <w:qFormat/>
    <w:rsid w:val="007D0304"/>
    <w:pPr>
      <w:spacing w:before="160" w:after="160" w:line="278" w:lineRule="auto"/>
      <w:jc w:val="center"/>
    </w:pPr>
    <w:rPr>
      <w:i/>
      <w:iCs/>
      <w:color w:val="404040" w:themeColor="text1" w:themeTint="BF"/>
      <w:szCs w:val="24"/>
      <w14:ligatures w14:val="standardContextual"/>
    </w:rPr>
  </w:style>
  <w:style w:type="character" w:customStyle="1" w:styleId="afd">
    <w:name w:val="引文 字元"/>
    <w:basedOn w:val="a0"/>
    <w:link w:val="afc"/>
    <w:uiPriority w:val="29"/>
    <w:rsid w:val="007D0304"/>
    <w:rPr>
      <w:i/>
      <w:iCs/>
      <w:color w:val="404040" w:themeColor="text1" w:themeTint="BF"/>
      <w:szCs w:val="24"/>
      <w14:ligatures w14:val="standardContextual"/>
    </w:rPr>
  </w:style>
  <w:style w:type="character" w:styleId="afe">
    <w:name w:val="Intense Emphasis"/>
    <w:basedOn w:val="a0"/>
    <w:uiPriority w:val="21"/>
    <w:qFormat/>
    <w:rsid w:val="007D0304"/>
    <w:rPr>
      <w:i/>
      <w:iCs/>
      <w:color w:val="2E74B5" w:themeColor="accent1" w:themeShade="BF"/>
    </w:rPr>
  </w:style>
  <w:style w:type="paragraph" w:styleId="aff">
    <w:name w:val="Intense Quote"/>
    <w:basedOn w:val="a"/>
    <w:next w:val="a"/>
    <w:link w:val="aff0"/>
    <w:uiPriority w:val="30"/>
    <w:qFormat/>
    <w:rsid w:val="007D0304"/>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szCs w:val="24"/>
      <w14:ligatures w14:val="standardContextual"/>
    </w:rPr>
  </w:style>
  <w:style w:type="character" w:customStyle="1" w:styleId="aff0">
    <w:name w:val="鮮明引文 字元"/>
    <w:basedOn w:val="a0"/>
    <w:link w:val="aff"/>
    <w:uiPriority w:val="30"/>
    <w:rsid w:val="007D0304"/>
    <w:rPr>
      <w:i/>
      <w:iCs/>
      <w:color w:val="2E74B5" w:themeColor="accent1" w:themeShade="BF"/>
      <w:szCs w:val="24"/>
      <w14:ligatures w14:val="standardContextual"/>
    </w:rPr>
  </w:style>
  <w:style w:type="character" w:styleId="aff1">
    <w:name w:val="Intense Reference"/>
    <w:basedOn w:val="a0"/>
    <w:uiPriority w:val="32"/>
    <w:qFormat/>
    <w:rsid w:val="007D0304"/>
    <w:rPr>
      <w:b/>
      <w:bCs/>
      <w:smallCaps/>
      <w:color w:val="2E74B5" w:themeColor="accent1" w:themeShade="BF"/>
      <w:spacing w:val="5"/>
    </w:rPr>
  </w:style>
  <w:style w:type="character" w:customStyle="1" w:styleId="aff2">
    <w:name w:val="註腳文字 字元"/>
    <w:basedOn w:val="a0"/>
    <w:link w:val="aff3"/>
    <w:uiPriority w:val="9"/>
    <w:qFormat/>
    <w:rsid w:val="007D0304"/>
    <w:rPr>
      <w:kern w:val="0"/>
      <w:lang w:eastAsia="en-US"/>
    </w:rPr>
  </w:style>
  <w:style w:type="character" w:customStyle="1" w:styleId="aff4">
    <w:name w:val="標號 字元"/>
    <w:basedOn w:val="a0"/>
    <w:link w:val="caption111"/>
    <w:qFormat/>
    <w:rsid w:val="007D0304"/>
    <w:rPr>
      <w:i/>
      <w:kern w:val="0"/>
      <w:lang w:eastAsia="en-US"/>
    </w:rPr>
  </w:style>
  <w:style w:type="character" w:customStyle="1" w:styleId="VerbatimChar">
    <w:name w:val="Verbatim Char"/>
    <w:basedOn w:val="aff4"/>
    <w:link w:val="SourceCode"/>
    <w:qFormat/>
    <w:rsid w:val="007D0304"/>
    <w:rPr>
      <w:rFonts w:ascii="Consolas" w:hAnsi="Consolas"/>
      <w:i/>
      <w:color w:val="C00000"/>
      <w:kern w:val="0"/>
      <w:sz w:val="22"/>
      <w:shd w:val="clear" w:color="auto" w:fill="F8F8F8"/>
      <w:lang w:eastAsia="en-US"/>
    </w:rPr>
  </w:style>
  <w:style w:type="character" w:customStyle="1" w:styleId="aff5">
    <w:name w:val="註腳字元"/>
    <w:qFormat/>
    <w:rsid w:val="007D0304"/>
    <w:rPr>
      <w:i/>
      <w:kern w:val="0"/>
      <w:szCs w:val="24"/>
      <w:vertAlign w:val="superscript"/>
      <w:lang w:eastAsia="en-US"/>
    </w:rPr>
  </w:style>
  <w:style w:type="character" w:styleId="aff6">
    <w:name w:val="footnote reference"/>
    <w:rsid w:val="007D0304"/>
    <w:rPr>
      <w:i/>
      <w:kern w:val="0"/>
      <w:szCs w:val="24"/>
      <w:vertAlign w:val="superscript"/>
      <w:lang w:eastAsia="en-US"/>
    </w:rPr>
  </w:style>
  <w:style w:type="character" w:styleId="aff7">
    <w:name w:val="page number"/>
    <w:basedOn w:val="a0"/>
    <w:qFormat/>
    <w:rsid w:val="007D0304"/>
  </w:style>
  <w:style w:type="character" w:customStyle="1" w:styleId="KeywordTok">
    <w:name w:val="KeywordTok"/>
    <w:basedOn w:val="VerbatimChar"/>
    <w:qFormat/>
    <w:rsid w:val="007D0304"/>
    <w:rPr>
      <w:rFonts w:ascii="Consolas" w:hAnsi="Consolas"/>
      <w:b/>
      <w:i/>
      <w:color w:val="204A87"/>
      <w:kern w:val="0"/>
      <w:sz w:val="22"/>
      <w:shd w:val="clear" w:color="auto" w:fill="F8F8F8"/>
      <w:lang w:eastAsia="en-US"/>
    </w:rPr>
  </w:style>
  <w:style w:type="character" w:customStyle="1" w:styleId="DataTypeTok">
    <w:name w:val="DataTypeTok"/>
    <w:basedOn w:val="VerbatimChar"/>
    <w:qFormat/>
    <w:rsid w:val="007D0304"/>
    <w:rPr>
      <w:rFonts w:ascii="Consolas" w:hAnsi="Consolas"/>
      <w:i/>
      <w:color w:val="204A87"/>
      <w:kern w:val="0"/>
      <w:sz w:val="22"/>
      <w:shd w:val="clear" w:color="auto" w:fill="F8F8F8"/>
      <w:lang w:eastAsia="en-US"/>
    </w:rPr>
  </w:style>
  <w:style w:type="character" w:customStyle="1" w:styleId="DecValTok">
    <w:name w:val="DecValTok"/>
    <w:basedOn w:val="VerbatimChar"/>
    <w:qFormat/>
    <w:rsid w:val="007D0304"/>
    <w:rPr>
      <w:rFonts w:ascii="Consolas" w:hAnsi="Consolas"/>
      <w:i/>
      <w:color w:val="0000CF"/>
      <w:kern w:val="0"/>
      <w:sz w:val="22"/>
      <w:shd w:val="clear" w:color="auto" w:fill="F8F8F8"/>
      <w:lang w:eastAsia="en-US"/>
    </w:rPr>
  </w:style>
  <w:style w:type="character" w:customStyle="1" w:styleId="BaseNTok">
    <w:name w:val="BaseNTok"/>
    <w:basedOn w:val="VerbatimChar"/>
    <w:qFormat/>
    <w:rsid w:val="007D0304"/>
    <w:rPr>
      <w:rFonts w:ascii="Consolas" w:hAnsi="Consolas"/>
      <w:i/>
      <w:color w:val="0000CF"/>
      <w:kern w:val="0"/>
      <w:sz w:val="22"/>
      <w:shd w:val="clear" w:color="auto" w:fill="F8F8F8"/>
      <w:lang w:eastAsia="en-US"/>
    </w:rPr>
  </w:style>
  <w:style w:type="character" w:customStyle="1" w:styleId="FloatTok">
    <w:name w:val="FloatTok"/>
    <w:basedOn w:val="VerbatimChar"/>
    <w:qFormat/>
    <w:rsid w:val="007D0304"/>
    <w:rPr>
      <w:rFonts w:ascii="Consolas" w:hAnsi="Consolas"/>
      <w:i/>
      <w:color w:val="0000CF"/>
      <w:kern w:val="0"/>
      <w:sz w:val="22"/>
      <w:shd w:val="clear" w:color="auto" w:fill="F8F8F8"/>
      <w:lang w:eastAsia="en-US"/>
    </w:rPr>
  </w:style>
  <w:style w:type="character" w:customStyle="1" w:styleId="ConstantTok">
    <w:name w:val="ConstantTok"/>
    <w:basedOn w:val="VerbatimChar"/>
    <w:qFormat/>
    <w:rsid w:val="007D0304"/>
    <w:rPr>
      <w:rFonts w:ascii="Consolas" w:hAnsi="Consolas"/>
      <w:i/>
      <w:color w:val="000000"/>
      <w:kern w:val="0"/>
      <w:sz w:val="22"/>
      <w:shd w:val="clear" w:color="auto" w:fill="F8F8F8"/>
      <w:lang w:eastAsia="en-US"/>
    </w:rPr>
  </w:style>
  <w:style w:type="character" w:customStyle="1" w:styleId="CharTok">
    <w:name w:val="CharTok"/>
    <w:basedOn w:val="VerbatimChar"/>
    <w:qFormat/>
    <w:rsid w:val="007D0304"/>
    <w:rPr>
      <w:rFonts w:ascii="Consolas" w:hAnsi="Consolas"/>
      <w:i/>
      <w:color w:val="4E9A06"/>
      <w:kern w:val="0"/>
      <w:sz w:val="22"/>
      <w:shd w:val="clear" w:color="auto" w:fill="F8F8F8"/>
      <w:lang w:eastAsia="en-US"/>
    </w:rPr>
  </w:style>
  <w:style w:type="character" w:customStyle="1" w:styleId="SpecialCharTok">
    <w:name w:val="SpecialCharTok"/>
    <w:basedOn w:val="VerbatimChar"/>
    <w:qFormat/>
    <w:rsid w:val="007D0304"/>
    <w:rPr>
      <w:rFonts w:ascii="Consolas" w:hAnsi="Consolas"/>
      <w:i/>
      <w:color w:val="000000"/>
      <w:kern w:val="0"/>
      <w:sz w:val="22"/>
      <w:shd w:val="clear" w:color="auto" w:fill="F8F8F8"/>
      <w:lang w:eastAsia="en-US"/>
    </w:rPr>
  </w:style>
  <w:style w:type="character" w:customStyle="1" w:styleId="StringTok">
    <w:name w:val="StringTok"/>
    <w:basedOn w:val="VerbatimChar"/>
    <w:qFormat/>
    <w:rsid w:val="007D0304"/>
    <w:rPr>
      <w:rFonts w:ascii="Consolas" w:hAnsi="Consolas"/>
      <w:i/>
      <w:color w:val="4E9A06"/>
      <w:kern w:val="0"/>
      <w:sz w:val="22"/>
      <w:shd w:val="clear" w:color="auto" w:fill="F8F8F8"/>
      <w:lang w:eastAsia="en-US"/>
    </w:rPr>
  </w:style>
  <w:style w:type="character" w:customStyle="1" w:styleId="VerbatimStringTok">
    <w:name w:val="VerbatimStringTok"/>
    <w:basedOn w:val="VerbatimChar"/>
    <w:qFormat/>
    <w:rsid w:val="007D0304"/>
    <w:rPr>
      <w:rFonts w:ascii="Consolas" w:hAnsi="Consolas"/>
      <w:i/>
      <w:color w:val="4E9A06"/>
      <w:kern w:val="0"/>
      <w:sz w:val="22"/>
      <w:shd w:val="clear" w:color="auto" w:fill="F8F8F8"/>
      <w:lang w:eastAsia="en-US"/>
    </w:rPr>
  </w:style>
  <w:style w:type="character" w:customStyle="1" w:styleId="SpecialStringTok">
    <w:name w:val="SpecialStringTok"/>
    <w:basedOn w:val="VerbatimChar"/>
    <w:qFormat/>
    <w:rsid w:val="007D0304"/>
    <w:rPr>
      <w:rFonts w:ascii="Consolas" w:hAnsi="Consolas"/>
      <w:i/>
      <w:color w:val="4E9A06"/>
      <w:kern w:val="0"/>
      <w:sz w:val="22"/>
      <w:shd w:val="clear" w:color="auto" w:fill="F8F8F8"/>
      <w:lang w:eastAsia="en-US"/>
    </w:rPr>
  </w:style>
  <w:style w:type="character" w:customStyle="1" w:styleId="ImportTok">
    <w:name w:val="ImportTok"/>
    <w:basedOn w:val="VerbatimChar"/>
    <w:qFormat/>
    <w:rsid w:val="007D0304"/>
    <w:rPr>
      <w:rFonts w:ascii="Consolas" w:hAnsi="Consolas"/>
      <w:i/>
      <w:color w:val="C00000"/>
      <w:kern w:val="0"/>
      <w:sz w:val="22"/>
      <w:shd w:val="clear" w:color="auto" w:fill="F8F8F8"/>
      <w:lang w:eastAsia="en-US"/>
    </w:rPr>
  </w:style>
  <w:style w:type="character" w:customStyle="1" w:styleId="CommentTok">
    <w:name w:val="CommentTok"/>
    <w:basedOn w:val="VerbatimChar"/>
    <w:qFormat/>
    <w:rsid w:val="007D0304"/>
    <w:rPr>
      <w:rFonts w:ascii="Consolas" w:hAnsi="Consolas"/>
      <w:i w:val="0"/>
      <w:color w:val="8F5902"/>
      <w:kern w:val="0"/>
      <w:sz w:val="22"/>
      <w:shd w:val="clear" w:color="auto" w:fill="F8F8F8"/>
      <w:lang w:eastAsia="en-US"/>
    </w:rPr>
  </w:style>
  <w:style w:type="character" w:customStyle="1" w:styleId="DocumentationTok">
    <w:name w:val="DocumentationTok"/>
    <w:basedOn w:val="VerbatimChar"/>
    <w:qFormat/>
    <w:rsid w:val="007D0304"/>
    <w:rPr>
      <w:rFonts w:ascii="Consolas" w:hAnsi="Consolas"/>
      <w:b/>
      <w:i w:val="0"/>
      <w:color w:val="8F5902"/>
      <w:kern w:val="0"/>
      <w:sz w:val="22"/>
      <w:shd w:val="clear" w:color="auto" w:fill="F8F8F8"/>
      <w:lang w:eastAsia="en-US"/>
    </w:rPr>
  </w:style>
  <w:style w:type="character" w:customStyle="1" w:styleId="AnnotationTok">
    <w:name w:val="AnnotationTok"/>
    <w:basedOn w:val="VerbatimChar"/>
    <w:qFormat/>
    <w:rsid w:val="007D0304"/>
    <w:rPr>
      <w:rFonts w:ascii="Consolas" w:hAnsi="Consolas"/>
      <w:b/>
      <w:i w:val="0"/>
      <w:color w:val="8F5902"/>
      <w:kern w:val="0"/>
      <w:sz w:val="22"/>
      <w:shd w:val="clear" w:color="auto" w:fill="F8F8F8"/>
      <w:lang w:eastAsia="en-US"/>
    </w:rPr>
  </w:style>
  <w:style w:type="character" w:customStyle="1" w:styleId="CommentVarTok">
    <w:name w:val="CommentVarTok"/>
    <w:basedOn w:val="VerbatimChar"/>
    <w:qFormat/>
    <w:rsid w:val="007D0304"/>
    <w:rPr>
      <w:rFonts w:ascii="Consolas" w:hAnsi="Consolas"/>
      <w:b/>
      <w:i w:val="0"/>
      <w:color w:val="8F5902"/>
      <w:kern w:val="0"/>
      <w:sz w:val="22"/>
      <w:shd w:val="clear" w:color="auto" w:fill="F8F8F8"/>
      <w:lang w:eastAsia="en-US"/>
    </w:rPr>
  </w:style>
  <w:style w:type="character" w:customStyle="1" w:styleId="OtherTok">
    <w:name w:val="OtherTok"/>
    <w:basedOn w:val="VerbatimChar"/>
    <w:qFormat/>
    <w:rsid w:val="007D0304"/>
    <w:rPr>
      <w:rFonts w:ascii="Consolas" w:hAnsi="Consolas"/>
      <w:i/>
      <w:color w:val="8F5902"/>
      <w:kern w:val="0"/>
      <w:sz w:val="22"/>
      <w:shd w:val="clear" w:color="auto" w:fill="F8F8F8"/>
      <w:lang w:eastAsia="en-US"/>
    </w:rPr>
  </w:style>
  <w:style w:type="character" w:customStyle="1" w:styleId="FunctionTok">
    <w:name w:val="FunctionTok"/>
    <w:basedOn w:val="VerbatimChar"/>
    <w:qFormat/>
    <w:rsid w:val="007D0304"/>
    <w:rPr>
      <w:rFonts w:ascii="Consolas" w:hAnsi="Consolas"/>
      <w:i/>
      <w:color w:val="000000"/>
      <w:kern w:val="0"/>
      <w:sz w:val="22"/>
      <w:shd w:val="clear" w:color="auto" w:fill="F8F8F8"/>
      <w:lang w:eastAsia="en-US"/>
    </w:rPr>
  </w:style>
  <w:style w:type="character" w:customStyle="1" w:styleId="VariableTok">
    <w:name w:val="VariableTok"/>
    <w:basedOn w:val="VerbatimChar"/>
    <w:qFormat/>
    <w:rsid w:val="007D0304"/>
    <w:rPr>
      <w:rFonts w:ascii="Consolas" w:hAnsi="Consolas"/>
      <w:i/>
      <w:color w:val="000000"/>
      <w:kern w:val="0"/>
      <w:sz w:val="22"/>
      <w:shd w:val="clear" w:color="auto" w:fill="F8F8F8"/>
      <w:lang w:eastAsia="en-US"/>
    </w:rPr>
  </w:style>
  <w:style w:type="character" w:customStyle="1" w:styleId="ControlFlowTok">
    <w:name w:val="ControlFlowTok"/>
    <w:basedOn w:val="VerbatimChar"/>
    <w:qFormat/>
    <w:rsid w:val="007D0304"/>
    <w:rPr>
      <w:rFonts w:ascii="Consolas" w:hAnsi="Consolas"/>
      <w:b/>
      <w:i/>
      <w:color w:val="204A87"/>
      <w:kern w:val="0"/>
      <w:sz w:val="22"/>
      <w:shd w:val="clear" w:color="auto" w:fill="F8F8F8"/>
      <w:lang w:eastAsia="en-US"/>
    </w:rPr>
  </w:style>
  <w:style w:type="character" w:customStyle="1" w:styleId="OperatorTok">
    <w:name w:val="OperatorTok"/>
    <w:basedOn w:val="VerbatimChar"/>
    <w:qFormat/>
    <w:rsid w:val="007D0304"/>
    <w:rPr>
      <w:rFonts w:ascii="Consolas" w:hAnsi="Consolas"/>
      <w:b/>
      <w:i/>
      <w:color w:val="CE5C00"/>
      <w:kern w:val="0"/>
      <w:sz w:val="22"/>
      <w:shd w:val="clear" w:color="auto" w:fill="F8F8F8"/>
      <w:lang w:eastAsia="en-US"/>
    </w:rPr>
  </w:style>
  <w:style w:type="character" w:customStyle="1" w:styleId="BuiltInTok">
    <w:name w:val="BuiltInTok"/>
    <w:basedOn w:val="VerbatimChar"/>
    <w:qFormat/>
    <w:rsid w:val="007D0304"/>
    <w:rPr>
      <w:rFonts w:ascii="Consolas" w:hAnsi="Consolas"/>
      <w:i/>
      <w:color w:val="C00000"/>
      <w:kern w:val="0"/>
      <w:sz w:val="22"/>
      <w:shd w:val="clear" w:color="auto" w:fill="F8F8F8"/>
      <w:lang w:eastAsia="en-US"/>
    </w:rPr>
  </w:style>
  <w:style w:type="character" w:customStyle="1" w:styleId="ExtensionTok">
    <w:name w:val="ExtensionTok"/>
    <w:basedOn w:val="VerbatimChar"/>
    <w:qFormat/>
    <w:rsid w:val="007D0304"/>
    <w:rPr>
      <w:rFonts w:ascii="Consolas" w:hAnsi="Consolas"/>
      <w:i/>
      <w:color w:val="C00000"/>
      <w:kern w:val="0"/>
      <w:sz w:val="22"/>
      <w:shd w:val="clear" w:color="auto" w:fill="F8F8F8"/>
      <w:lang w:eastAsia="en-US"/>
    </w:rPr>
  </w:style>
  <w:style w:type="character" w:customStyle="1" w:styleId="PreprocessorTok">
    <w:name w:val="PreprocessorTok"/>
    <w:basedOn w:val="VerbatimChar"/>
    <w:qFormat/>
    <w:rsid w:val="007D0304"/>
    <w:rPr>
      <w:rFonts w:ascii="Consolas" w:hAnsi="Consolas"/>
      <w:i w:val="0"/>
      <w:color w:val="8F5902"/>
      <w:kern w:val="0"/>
      <w:sz w:val="22"/>
      <w:shd w:val="clear" w:color="auto" w:fill="F8F8F8"/>
      <w:lang w:eastAsia="en-US"/>
    </w:rPr>
  </w:style>
  <w:style w:type="character" w:customStyle="1" w:styleId="AttributeTok">
    <w:name w:val="AttributeTok"/>
    <w:basedOn w:val="VerbatimChar"/>
    <w:qFormat/>
    <w:rsid w:val="007D0304"/>
    <w:rPr>
      <w:rFonts w:ascii="Consolas" w:hAnsi="Consolas"/>
      <w:i/>
      <w:color w:val="C4A000"/>
      <w:kern w:val="0"/>
      <w:sz w:val="22"/>
      <w:shd w:val="clear" w:color="auto" w:fill="F8F8F8"/>
      <w:lang w:eastAsia="en-US"/>
    </w:rPr>
  </w:style>
  <w:style w:type="character" w:customStyle="1" w:styleId="RegionMarkerTok">
    <w:name w:val="RegionMarkerTok"/>
    <w:basedOn w:val="VerbatimChar"/>
    <w:qFormat/>
    <w:rsid w:val="007D0304"/>
    <w:rPr>
      <w:rFonts w:ascii="Consolas" w:hAnsi="Consolas"/>
      <w:i/>
      <w:color w:val="C00000"/>
      <w:kern w:val="0"/>
      <w:sz w:val="22"/>
      <w:shd w:val="clear" w:color="auto" w:fill="F8F8F8"/>
      <w:lang w:eastAsia="en-US"/>
    </w:rPr>
  </w:style>
  <w:style w:type="character" w:customStyle="1" w:styleId="InformationTok">
    <w:name w:val="InformationTok"/>
    <w:basedOn w:val="VerbatimChar"/>
    <w:qFormat/>
    <w:rsid w:val="007D0304"/>
    <w:rPr>
      <w:rFonts w:ascii="Consolas" w:hAnsi="Consolas"/>
      <w:b/>
      <w:i w:val="0"/>
      <w:color w:val="8F5902"/>
      <w:kern w:val="0"/>
      <w:sz w:val="22"/>
      <w:shd w:val="clear" w:color="auto" w:fill="F8F8F8"/>
      <w:lang w:eastAsia="en-US"/>
    </w:rPr>
  </w:style>
  <w:style w:type="character" w:customStyle="1" w:styleId="WarningTok">
    <w:name w:val="WarningTok"/>
    <w:basedOn w:val="VerbatimChar"/>
    <w:qFormat/>
    <w:rsid w:val="007D0304"/>
    <w:rPr>
      <w:rFonts w:ascii="Consolas" w:hAnsi="Consolas"/>
      <w:b/>
      <w:i w:val="0"/>
      <w:color w:val="8F5902"/>
      <w:kern w:val="0"/>
      <w:sz w:val="22"/>
      <w:shd w:val="clear" w:color="auto" w:fill="F8F8F8"/>
      <w:lang w:eastAsia="en-US"/>
    </w:rPr>
  </w:style>
  <w:style w:type="character" w:customStyle="1" w:styleId="AlertTok">
    <w:name w:val="AlertTok"/>
    <w:basedOn w:val="VerbatimChar"/>
    <w:qFormat/>
    <w:rsid w:val="007D0304"/>
    <w:rPr>
      <w:rFonts w:ascii="Consolas" w:hAnsi="Consolas"/>
      <w:i/>
      <w:color w:val="EF2929"/>
      <w:kern w:val="0"/>
      <w:sz w:val="22"/>
      <w:shd w:val="clear" w:color="auto" w:fill="F8F8F8"/>
      <w:lang w:eastAsia="en-US"/>
    </w:rPr>
  </w:style>
  <w:style w:type="character" w:customStyle="1" w:styleId="ErrorTok">
    <w:name w:val="ErrorTok"/>
    <w:basedOn w:val="VerbatimChar"/>
    <w:qFormat/>
    <w:rsid w:val="007D0304"/>
    <w:rPr>
      <w:rFonts w:ascii="Consolas" w:hAnsi="Consolas"/>
      <w:b/>
      <w:i/>
      <w:color w:val="A40000"/>
      <w:kern w:val="0"/>
      <w:sz w:val="22"/>
      <w:shd w:val="clear" w:color="auto" w:fill="F8F8F8"/>
      <w:lang w:eastAsia="en-US"/>
    </w:rPr>
  </w:style>
  <w:style w:type="character" w:customStyle="1" w:styleId="NormalTok">
    <w:name w:val="NormalTok"/>
    <w:basedOn w:val="VerbatimChar"/>
    <w:qFormat/>
    <w:rsid w:val="007D0304"/>
    <w:rPr>
      <w:rFonts w:ascii="Consolas" w:hAnsi="Consolas"/>
      <w:i/>
      <w:color w:val="C00000"/>
      <w:kern w:val="0"/>
      <w:sz w:val="22"/>
      <w:shd w:val="clear" w:color="auto" w:fill="F8F8F8"/>
      <w:lang w:eastAsia="en-US"/>
    </w:rPr>
  </w:style>
  <w:style w:type="character" w:customStyle="1" w:styleId="aff8">
    <w:name w:val="索引連結"/>
    <w:qFormat/>
    <w:rsid w:val="007D0304"/>
  </w:style>
  <w:style w:type="character" w:customStyle="1" w:styleId="linenumber1">
    <w:name w:val="line number1"/>
    <w:qFormat/>
    <w:rsid w:val="007D0304"/>
  </w:style>
  <w:style w:type="character" w:customStyle="1" w:styleId="linenumber2">
    <w:name w:val="line number2"/>
    <w:qFormat/>
    <w:rsid w:val="007D0304"/>
  </w:style>
  <w:style w:type="character" w:customStyle="1" w:styleId="aff9">
    <w:name w:val="編號字元"/>
    <w:qFormat/>
    <w:rsid w:val="007D0304"/>
  </w:style>
  <w:style w:type="character" w:styleId="affa">
    <w:name w:val="line number"/>
    <w:rsid w:val="007D0304"/>
  </w:style>
  <w:style w:type="character" w:customStyle="1" w:styleId="12">
    <w:name w:val="標題 字元1"/>
    <w:basedOn w:val="a0"/>
    <w:uiPriority w:val="10"/>
    <w:rsid w:val="007D0304"/>
    <w:rPr>
      <w:rFonts w:asciiTheme="majorHAnsi" w:eastAsiaTheme="majorEastAsia" w:hAnsiTheme="majorHAnsi" w:cstheme="majorBidi"/>
      <w:spacing w:val="-10"/>
      <w:kern w:val="28"/>
      <w:sz w:val="56"/>
      <w:szCs w:val="56"/>
    </w:rPr>
  </w:style>
  <w:style w:type="character" w:customStyle="1" w:styleId="13">
    <w:name w:val="本文 字元1"/>
    <w:basedOn w:val="a0"/>
    <w:uiPriority w:val="99"/>
    <w:semiHidden/>
    <w:rsid w:val="007D0304"/>
  </w:style>
  <w:style w:type="paragraph" w:styleId="affb">
    <w:name w:val="List"/>
    <w:basedOn w:val="ae"/>
    <w:rsid w:val="007D0304"/>
    <w:pPr>
      <w:suppressAutoHyphens/>
    </w:pPr>
    <w:rPr>
      <w:rFonts w:cs="Lucida Sans"/>
      <w14:ligatures w14:val="standardContextual"/>
    </w:rPr>
  </w:style>
  <w:style w:type="paragraph" w:customStyle="1" w:styleId="affc">
    <w:name w:val="索引"/>
    <w:basedOn w:val="a"/>
    <w:qFormat/>
    <w:rsid w:val="007D0304"/>
    <w:pPr>
      <w:suppressLineNumbers/>
      <w:suppressAutoHyphens/>
    </w:pPr>
    <w:rPr>
      <w:rFonts w:ascii="Calibri" w:eastAsia="Segoe UI" w:hAnsi="Calibri" w:cs="Lucida Sans"/>
    </w:rPr>
  </w:style>
  <w:style w:type="paragraph" w:customStyle="1" w:styleId="caption1">
    <w:name w:val="caption1"/>
    <w:basedOn w:val="a"/>
    <w:qFormat/>
    <w:rsid w:val="007D0304"/>
    <w:pPr>
      <w:suppressLineNumbers/>
      <w:suppressAutoHyphens/>
      <w:spacing w:before="120" w:after="120"/>
    </w:pPr>
    <w:rPr>
      <w:rFonts w:ascii="Cambria" w:eastAsia="Segoe UI" w:hAnsi="Cambria" w:cs="Lucida Sans"/>
      <w:i/>
      <w:iCs/>
      <w:szCs w:val="24"/>
    </w:rPr>
  </w:style>
  <w:style w:type="paragraph" w:customStyle="1" w:styleId="caption11">
    <w:name w:val="caption11"/>
    <w:basedOn w:val="a"/>
    <w:qFormat/>
    <w:rsid w:val="007D0304"/>
    <w:pPr>
      <w:suppressLineNumbers/>
      <w:suppressAutoHyphens/>
      <w:spacing w:before="120" w:after="120"/>
    </w:pPr>
    <w:rPr>
      <w:rFonts w:ascii="Calibri" w:eastAsia="Segoe UI" w:hAnsi="Calibri" w:cs="Lucida Sans"/>
      <w:i/>
      <w:iCs/>
      <w:szCs w:val="24"/>
    </w:rPr>
  </w:style>
  <w:style w:type="character" w:customStyle="1" w:styleId="14">
    <w:name w:val="註解方塊文字 字元1"/>
    <w:basedOn w:val="a0"/>
    <w:uiPriority w:val="99"/>
    <w:semiHidden/>
    <w:rsid w:val="007D0304"/>
    <w:rPr>
      <w:rFonts w:asciiTheme="majorHAnsi" w:eastAsiaTheme="majorEastAsia" w:hAnsiTheme="majorHAnsi" w:cstheme="majorBidi"/>
      <w:sz w:val="18"/>
      <w:szCs w:val="18"/>
    </w:rPr>
  </w:style>
  <w:style w:type="character" w:customStyle="1" w:styleId="15">
    <w:name w:val="日期 字元1"/>
    <w:basedOn w:val="a0"/>
    <w:uiPriority w:val="99"/>
    <w:semiHidden/>
    <w:rsid w:val="007D0304"/>
  </w:style>
  <w:style w:type="paragraph" w:customStyle="1" w:styleId="affd">
    <w:name w:val="頁首與頁尾"/>
    <w:basedOn w:val="a"/>
    <w:qFormat/>
    <w:rsid w:val="007D0304"/>
    <w:pPr>
      <w:suppressAutoHyphens/>
    </w:pPr>
    <w:rPr>
      <w:rFonts w:ascii="Calibri" w:eastAsia="Segoe UI" w:hAnsi="Calibri" w:cs="Tahoma"/>
    </w:rPr>
  </w:style>
  <w:style w:type="character" w:customStyle="1" w:styleId="16">
    <w:name w:val="頁首 字元1"/>
    <w:basedOn w:val="a0"/>
    <w:uiPriority w:val="99"/>
    <w:semiHidden/>
    <w:rsid w:val="007D0304"/>
    <w:rPr>
      <w:sz w:val="20"/>
      <w:szCs w:val="20"/>
    </w:rPr>
  </w:style>
  <w:style w:type="character" w:customStyle="1" w:styleId="17">
    <w:name w:val="頁尾 字元1"/>
    <w:basedOn w:val="a0"/>
    <w:uiPriority w:val="99"/>
    <w:semiHidden/>
    <w:rsid w:val="007D0304"/>
    <w:rPr>
      <w:sz w:val="20"/>
      <w:szCs w:val="20"/>
    </w:rPr>
  </w:style>
  <w:style w:type="character" w:customStyle="1" w:styleId="18">
    <w:name w:val="註解文字 字元1"/>
    <w:basedOn w:val="a0"/>
    <w:uiPriority w:val="99"/>
    <w:semiHidden/>
    <w:rsid w:val="007D0304"/>
  </w:style>
  <w:style w:type="character" w:customStyle="1" w:styleId="19">
    <w:name w:val="註解主旨 字元1"/>
    <w:basedOn w:val="18"/>
    <w:uiPriority w:val="99"/>
    <w:semiHidden/>
    <w:rsid w:val="007D0304"/>
    <w:rPr>
      <w:b/>
      <w:bCs/>
    </w:rPr>
  </w:style>
  <w:style w:type="paragraph" w:customStyle="1" w:styleId="indexheading1">
    <w:name w:val="index heading1"/>
    <w:basedOn w:val="af8"/>
    <w:qFormat/>
    <w:rsid w:val="007D0304"/>
    <w:pPr>
      <w:keepNext/>
      <w:keepLines/>
      <w:widowControl/>
      <w:pBdr>
        <w:bottom w:val="single" w:sz="4" w:space="1" w:color="000000"/>
      </w:pBdr>
      <w:suppressAutoHyphens/>
      <w:spacing w:before="480" w:after="240"/>
      <w:contextualSpacing w:val="0"/>
    </w:pPr>
    <w:rPr>
      <w:rFonts w:ascii="Calibri Light" w:eastAsia="新細明體" w:hAnsi="Calibri Light" w:cs="Tahoma"/>
      <w:b/>
      <w:bCs/>
      <w:color w:val="000000" w:themeColor="dark1"/>
      <w:spacing w:val="0"/>
      <w:kern w:val="0"/>
      <w:sz w:val="36"/>
      <w:szCs w:val="36"/>
      <w:lang w:eastAsia="en-US"/>
      <w14:ligatures w14:val="none"/>
    </w:rPr>
  </w:style>
  <w:style w:type="paragraph" w:customStyle="1" w:styleId="indexheading2">
    <w:name w:val="index heading2"/>
    <w:basedOn w:val="af8"/>
    <w:qFormat/>
    <w:rsid w:val="007D0304"/>
    <w:pPr>
      <w:keepNext/>
      <w:keepLines/>
      <w:widowControl/>
      <w:pBdr>
        <w:bottom w:val="single" w:sz="4" w:space="1" w:color="000000"/>
      </w:pBdr>
      <w:suppressAutoHyphens/>
      <w:spacing w:before="480" w:after="240"/>
      <w:contextualSpacing w:val="0"/>
    </w:pPr>
    <w:rPr>
      <w:rFonts w:ascii="Calibri Light" w:eastAsia="新細明體" w:hAnsi="Calibri Light" w:cs="Tahoma"/>
      <w:b/>
      <w:bCs/>
      <w:color w:val="000000" w:themeColor="dark1"/>
      <w:spacing w:val="0"/>
      <w:kern w:val="0"/>
      <w:sz w:val="36"/>
      <w:szCs w:val="36"/>
      <w:lang w:eastAsia="en-US"/>
      <w14:ligatures w14:val="none"/>
    </w:rPr>
  </w:style>
  <w:style w:type="paragraph" w:styleId="1a">
    <w:name w:val="index 1"/>
    <w:basedOn w:val="a"/>
    <w:next w:val="a"/>
    <w:autoRedefine/>
    <w:uiPriority w:val="99"/>
    <w:semiHidden/>
    <w:unhideWhenUsed/>
    <w:rsid w:val="007D0304"/>
    <w:pPr>
      <w:widowControl/>
    </w:pPr>
    <w:rPr>
      <w:rFonts w:ascii="新細明體" w:eastAsia="新細明體" w:hAnsi="新細明體" w:cs="新細明體"/>
      <w:kern w:val="0"/>
      <w:szCs w:val="24"/>
    </w:rPr>
  </w:style>
  <w:style w:type="paragraph" w:styleId="affe">
    <w:name w:val="index heading"/>
    <w:basedOn w:val="af8"/>
    <w:rsid w:val="007D0304"/>
    <w:pPr>
      <w:keepNext/>
      <w:keepLines/>
      <w:widowControl/>
      <w:pBdr>
        <w:bottom w:val="single" w:sz="4" w:space="1" w:color="000000"/>
      </w:pBdr>
      <w:suppressAutoHyphens/>
      <w:spacing w:before="480" w:after="240"/>
      <w:contextualSpacing w:val="0"/>
    </w:pPr>
    <w:rPr>
      <w:rFonts w:ascii="Calibri Light" w:eastAsia="新細明體" w:hAnsi="Calibri Light" w:cs="Tahoma"/>
      <w:b/>
      <w:bCs/>
      <w:color w:val="000000" w:themeColor="dark1"/>
      <w:spacing w:val="0"/>
      <w:kern w:val="0"/>
      <w:sz w:val="36"/>
      <w:szCs w:val="36"/>
      <w:lang w:eastAsia="en-US"/>
      <w14:ligatures w14:val="none"/>
    </w:rPr>
  </w:style>
  <w:style w:type="paragraph" w:customStyle="1" w:styleId="FirstParagraph">
    <w:name w:val="First Paragraph"/>
    <w:basedOn w:val="ae"/>
    <w:next w:val="ae"/>
    <w:qFormat/>
    <w:rsid w:val="007D0304"/>
    <w:pPr>
      <w:suppressAutoHyphens/>
    </w:pPr>
    <w:rPr>
      <w14:ligatures w14:val="standardContextual"/>
    </w:rPr>
  </w:style>
  <w:style w:type="paragraph" w:customStyle="1" w:styleId="Compact">
    <w:name w:val="Compact"/>
    <w:basedOn w:val="ae"/>
    <w:qFormat/>
    <w:rsid w:val="007D0304"/>
    <w:pPr>
      <w:suppressAutoHyphens/>
      <w:spacing w:before="36" w:after="36"/>
    </w:pPr>
    <w:rPr>
      <w14:ligatures w14:val="standardContextual"/>
    </w:rPr>
  </w:style>
  <w:style w:type="character" w:customStyle="1" w:styleId="1b">
    <w:name w:val="副標題 字元1"/>
    <w:basedOn w:val="a0"/>
    <w:uiPriority w:val="11"/>
    <w:rsid w:val="007D0304"/>
    <w:rPr>
      <w:rFonts w:asciiTheme="majorHAnsi" w:eastAsiaTheme="majorEastAsia" w:hAnsiTheme="majorHAnsi" w:cstheme="majorBidi"/>
      <w:color w:val="595959" w:themeColor="text1" w:themeTint="A6"/>
      <w:spacing w:val="15"/>
      <w:kern w:val="0"/>
      <w:sz w:val="28"/>
      <w:szCs w:val="28"/>
    </w:rPr>
  </w:style>
  <w:style w:type="paragraph" w:customStyle="1" w:styleId="Author">
    <w:name w:val="Author"/>
    <w:next w:val="ae"/>
    <w:qFormat/>
    <w:rsid w:val="007D0304"/>
    <w:pPr>
      <w:keepNext/>
      <w:keepLines/>
      <w:suppressAutoHyphens/>
      <w:spacing w:after="200"/>
      <w:jc w:val="center"/>
    </w:pPr>
    <w:rPr>
      <w:rFonts w:ascii="Calibri" w:eastAsia="Segoe UI" w:hAnsi="Calibri" w:cs="Tahoma"/>
      <w:kern w:val="0"/>
      <w:szCs w:val="24"/>
      <w:lang w:eastAsia="en-US"/>
    </w:rPr>
  </w:style>
  <w:style w:type="paragraph" w:customStyle="1" w:styleId="Abstract">
    <w:name w:val="Abstract"/>
    <w:basedOn w:val="a"/>
    <w:next w:val="ae"/>
    <w:qFormat/>
    <w:rsid w:val="007D0304"/>
    <w:pPr>
      <w:keepNext/>
      <w:keepLines/>
      <w:widowControl/>
      <w:suppressAutoHyphens/>
      <w:spacing w:before="300" w:after="300"/>
    </w:pPr>
    <w:rPr>
      <w:rFonts w:ascii="Calibri" w:eastAsia="Segoe UI" w:hAnsi="Calibri" w:cs="Tahoma"/>
      <w:kern w:val="0"/>
      <w:sz w:val="20"/>
      <w:szCs w:val="20"/>
      <w:lang w:eastAsia="en-US"/>
    </w:rPr>
  </w:style>
  <w:style w:type="paragraph" w:styleId="afff">
    <w:name w:val="Bibliography"/>
    <w:basedOn w:val="a"/>
    <w:qFormat/>
    <w:rsid w:val="007D0304"/>
    <w:pPr>
      <w:widowControl/>
      <w:suppressAutoHyphens/>
      <w:spacing w:after="200"/>
    </w:pPr>
    <w:rPr>
      <w:rFonts w:ascii="Calibri" w:eastAsia="Segoe UI" w:hAnsi="Calibri" w:cs="Tahoma"/>
      <w:kern w:val="0"/>
      <w:szCs w:val="24"/>
      <w:lang w:eastAsia="en-US"/>
    </w:rPr>
  </w:style>
  <w:style w:type="paragraph" w:styleId="afff0">
    <w:name w:val="Block Text"/>
    <w:basedOn w:val="ae"/>
    <w:next w:val="ae"/>
    <w:uiPriority w:val="9"/>
    <w:qFormat/>
    <w:rsid w:val="007D0304"/>
    <w:pPr>
      <w:suppressAutoHyphens/>
      <w:spacing w:before="100" w:after="100"/>
    </w:pPr>
    <w:rPr>
      <w:rFonts w:ascii="Calibri Light" w:hAnsi="Calibri Light"/>
      <w:bCs/>
      <w:sz w:val="20"/>
      <w:szCs w:val="20"/>
      <w14:ligatures w14:val="standardContextual"/>
    </w:rPr>
  </w:style>
  <w:style w:type="paragraph" w:styleId="aff3">
    <w:name w:val="footnote text"/>
    <w:basedOn w:val="a"/>
    <w:link w:val="aff2"/>
    <w:uiPriority w:val="9"/>
    <w:qFormat/>
    <w:rsid w:val="007D0304"/>
    <w:pPr>
      <w:widowControl/>
      <w:suppressAutoHyphens/>
      <w:spacing w:after="200"/>
    </w:pPr>
    <w:rPr>
      <w:kern w:val="0"/>
      <w:lang w:eastAsia="en-US"/>
    </w:rPr>
  </w:style>
  <w:style w:type="character" w:customStyle="1" w:styleId="1c">
    <w:name w:val="註腳文字 字元1"/>
    <w:basedOn w:val="a0"/>
    <w:uiPriority w:val="99"/>
    <w:semiHidden/>
    <w:rsid w:val="007D0304"/>
    <w:rPr>
      <w:sz w:val="20"/>
      <w:szCs w:val="20"/>
    </w:rPr>
  </w:style>
  <w:style w:type="paragraph" w:customStyle="1" w:styleId="DefinitionTerm">
    <w:name w:val="Definition Term"/>
    <w:basedOn w:val="a"/>
    <w:next w:val="Definition"/>
    <w:qFormat/>
    <w:rsid w:val="007D0304"/>
    <w:pPr>
      <w:keepNext/>
      <w:keepLines/>
      <w:widowControl/>
      <w:suppressAutoHyphens/>
    </w:pPr>
    <w:rPr>
      <w:rFonts w:ascii="Calibri" w:eastAsia="Segoe UI" w:hAnsi="Calibri" w:cs="Tahoma"/>
      <w:b/>
      <w:kern w:val="0"/>
      <w:szCs w:val="24"/>
      <w:lang w:eastAsia="en-US"/>
    </w:rPr>
  </w:style>
  <w:style w:type="paragraph" w:customStyle="1" w:styleId="Definition">
    <w:name w:val="Definition"/>
    <w:basedOn w:val="a"/>
    <w:qFormat/>
    <w:rsid w:val="007D0304"/>
    <w:pPr>
      <w:widowControl/>
      <w:suppressAutoHyphens/>
      <w:spacing w:after="200"/>
    </w:pPr>
    <w:rPr>
      <w:rFonts w:ascii="Calibri" w:eastAsia="Segoe UI" w:hAnsi="Calibri" w:cs="Tahoma"/>
      <w:kern w:val="0"/>
      <w:szCs w:val="24"/>
      <w:lang w:eastAsia="en-US"/>
    </w:rPr>
  </w:style>
  <w:style w:type="paragraph" w:customStyle="1" w:styleId="caption111">
    <w:name w:val="caption111"/>
    <w:basedOn w:val="a"/>
    <w:link w:val="aff4"/>
    <w:qFormat/>
    <w:rsid w:val="007D0304"/>
    <w:pPr>
      <w:widowControl/>
      <w:suppressAutoHyphens/>
      <w:spacing w:after="120"/>
    </w:pPr>
    <w:rPr>
      <w:i/>
      <w:kern w:val="0"/>
      <w:lang w:eastAsia="en-US"/>
    </w:rPr>
  </w:style>
  <w:style w:type="paragraph" w:customStyle="1" w:styleId="TableCaption">
    <w:name w:val="Table Caption"/>
    <w:basedOn w:val="caption111"/>
    <w:qFormat/>
    <w:rsid w:val="007D0304"/>
    <w:pPr>
      <w:keepNext/>
      <w:jc w:val="center"/>
    </w:pPr>
  </w:style>
  <w:style w:type="paragraph" w:customStyle="1" w:styleId="ImageCaption">
    <w:name w:val="Image Caption"/>
    <w:basedOn w:val="caption111"/>
    <w:qFormat/>
    <w:rsid w:val="007D0304"/>
    <w:pPr>
      <w:jc w:val="center"/>
    </w:pPr>
  </w:style>
  <w:style w:type="paragraph" w:customStyle="1" w:styleId="afff1">
    <w:name w:val="圖"/>
    <w:basedOn w:val="a"/>
    <w:qFormat/>
    <w:rsid w:val="007D0304"/>
    <w:pPr>
      <w:keepNext/>
      <w:keepLines/>
      <w:widowControl/>
      <w:suppressAutoHyphens/>
      <w:spacing w:before="60" w:after="200"/>
    </w:pPr>
    <w:rPr>
      <w:rFonts w:ascii="Times New Roman" w:eastAsia="標楷體" w:hAnsi="Times New Roman" w:cs="Tahoma"/>
      <w:kern w:val="0"/>
      <w:szCs w:val="24"/>
      <w:lang w:eastAsia="en-US"/>
    </w:rPr>
  </w:style>
  <w:style w:type="paragraph" w:customStyle="1" w:styleId="CaptionedFigure">
    <w:name w:val="Captioned Figure"/>
    <w:basedOn w:val="afff1"/>
    <w:qFormat/>
    <w:rsid w:val="007D0304"/>
  </w:style>
  <w:style w:type="paragraph" w:customStyle="1" w:styleId="SourceCode">
    <w:name w:val="Source Code"/>
    <w:basedOn w:val="a"/>
    <w:link w:val="VerbatimChar"/>
    <w:qFormat/>
    <w:rsid w:val="007D0304"/>
    <w:pPr>
      <w:widowControl/>
      <w:shd w:val="clear" w:color="auto" w:fill="F8F8F8"/>
      <w:suppressAutoHyphens/>
      <w:spacing w:after="200"/>
    </w:pPr>
    <w:rPr>
      <w:rFonts w:ascii="Consolas" w:hAnsi="Consolas"/>
      <w:i/>
      <w:color w:val="C00000"/>
      <w:kern w:val="0"/>
      <w:sz w:val="22"/>
      <w:lang w:eastAsia="en-US"/>
    </w:rPr>
  </w:style>
  <w:style w:type="paragraph" w:customStyle="1" w:styleId="afff2">
    <w:name w:val="外框內容"/>
    <w:basedOn w:val="a"/>
    <w:qFormat/>
    <w:rsid w:val="007D0304"/>
    <w:pPr>
      <w:suppressAutoHyphens/>
    </w:pPr>
    <w:rPr>
      <w:rFonts w:ascii="Calibri" w:eastAsia="Segoe UI" w:hAnsi="Calibri" w:cs="Tahoma"/>
    </w:rPr>
  </w:style>
  <w:style w:type="paragraph" w:customStyle="1" w:styleId="Default">
    <w:name w:val="Default"/>
    <w:qFormat/>
    <w:rsid w:val="007D0304"/>
    <w:pPr>
      <w:suppressAutoHyphens/>
    </w:pPr>
    <w:rPr>
      <w:rFonts w:ascii="標楷體" w:eastAsia="Segoe UI" w:hAnsi="標楷體" w:cs="Tahoma"/>
      <w:color w:val="000000"/>
    </w:rPr>
  </w:style>
  <w:style w:type="paragraph" w:customStyle="1" w:styleId="afff3">
    <w:name w:val="表格內容"/>
    <w:basedOn w:val="a"/>
    <w:qFormat/>
    <w:rsid w:val="007D0304"/>
    <w:pPr>
      <w:suppressLineNumbers/>
      <w:suppressAutoHyphens/>
    </w:pPr>
    <w:rPr>
      <w:rFonts w:ascii="Calibri" w:eastAsia="Segoe UI" w:hAnsi="Calibri" w:cs="Tahoma"/>
    </w:rPr>
  </w:style>
  <w:style w:type="paragraph" w:customStyle="1" w:styleId="afff4">
    <w:name w:val="已先格式設定文字"/>
    <w:basedOn w:val="a"/>
    <w:qFormat/>
    <w:rsid w:val="007D0304"/>
    <w:pPr>
      <w:suppressAutoHyphens/>
    </w:pPr>
    <w:rPr>
      <w:rFonts w:ascii="Liberation Mono" w:eastAsia="細明體" w:hAnsi="Liberation Mono" w:cs="Liberation Mono"/>
      <w:sz w:val="20"/>
      <w:szCs w:val="20"/>
    </w:rPr>
  </w:style>
  <w:style w:type="paragraph" w:customStyle="1" w:styleId="afff5">
    <w:name w:val="表"/>
    <w:basedOn w:val="afff3"/>
    <w:qFormat/>
    <w:rsid w:val="007D0304"/>
    <w:rPr>
      <w:rFonts w:ascii="Times New Roman" w:eastAsia="標楷體" w:hAnsi="Times New Roman"/>
      <w:bCs/>
    </w:rPr>
  </w:style>
  <w:style w:type="numbering" w:customStyle="1" w:styleId="Defaultul">
    <w:name w:val="Default ul"/>
    <w:qFormat/>
    <w:rsid w:val="007D0304"/>
  </w:style>
  <w:style w:type="numbering" w:customStyle="1" w:styleId="Defaultol">
    <w:name w:val="Default ol"/>
    <w:qFormat/>
    <w:rsid w:val="007D0304"/>
  </w:style>
  <w:style w:type="paragraph" w:customStyle="1" w:styleId="Figure">
    <w:name w:val="Figure"/>
    <w:basedOn w:val="a"/>
    <w:rsid w:val="007D0304"/>
    <w:pPr>
      <w:widowControl/>
      <w:spacing w:after="200"/>
    </w:pPr>
    <w:rPr>
      <w:kern w:val="0"/>
      <w:szCs w:val="24"/>
      <w:lang w:eastAsia="en-US"/>
    </w:rPr>
  </w:style>
  <w:style w:type="character" w:customStyle="1" w:styleId="SectionNumber">
    <w:name w:val="Section Number"/>
    <w:basedOn w:val="aff4"/>
    <w:rsid w:val="007D0304"/>
    <w:rPr>
      <w:i/>
      <w:kern w:val="0"/>
      <w:lang w:eastAsia="en-US"/>
    </w:rPr>
  </w:style>
  <w:style w:type="character" w:styleId="afff6">
    <w:name w:val="FollowedHyperlink"/>
    <w:basedOn w:val="a0"/>
    <w:uiPriority w:val="99"/>
    <w:semiHidden/>
    <w:unhideWhenUsed/>
    <w:rsid w:val="007D0304"/>
    <w:rPr>
      <w:color w:val="954F72" w:themeColor="followedHyperlink"/>
      <w:u w:val="single"/>
    </w:rPr>
  </w:style>
  <w:style w:type="paragraph" w:customStyle="1" w:styleId="msonormal0">
    <w:name w:val="msonormal"/>
    <w:basedOn w:val="a"/>
    <w:rsid w:val="007D0304"/>
    <w:pPr>
      <w:widowControl/>
      <w:spacing w:before="100" w:beforeAutospacing="1" w:after="100" w:afterAutospacing="1"/>
    </w:pPr>
    <w:rPr>
      <w:rFonts w:ascii="新細明體" w:eastAsia="新細明體" w:hAnsi="新細明體" w:cs="新細明體"/>
      <w:kern w:val="0"/>
      <w:szCs w:val="24"/>
    </w:rPr>
  </w:style>
  <w:style w:type="paragraph" w:customStyle="1" w:styleId="xl66">
    <w:name w:val="xl66"/>
    <w:basedOn w:val="a"/>
    <w:rsid w:val="007D0304"/>
    <w:pPr>
      <w:widowControl/>
      <w:spacing w:before="100" w:beforeAutospacing="1" w:after="100" w:afterAutospacing="1"/>
    </w:pPr>
    <w:rPr>
      <w:rFonts w:ascii="新細明體" w:eastAsia="新細明體" w:hAnsi="新細明體" w:cs="新細明體"/>
      <w:kern w:val="0"/>
      <w:sz w:val="28"/>
      <w:szCs w:val="28"/>
    </w:rPr>
  </w:style>
  <w:style w:type="paragraph" w:customStyle="1" w:styleId="xl67">
    <w:name w:val="xl67"/>
    <w:basedOn w:val="a"/>
    <w:rsid w:val="007D0304"/>
    <w:pPr>
      <w:widowControl/>
      <w:spacing w:before="100" w:beforeAutospacing="1" w:after="100" w:afterAutospacing="1"/>
      <w:textAlignment w:val="center"/>
    </w:pPr>
    <w:rPr>
      <w:rFonts w:ascii="新細明體" w:eastAsia="新細明體" w:hAnsi="新細明體" w:cs="新細明體"/>
      <w:kern w:val="0"/>
      <w:szCs w:val="24"/>
    </w:rPr>
  </w:style>
  <w:style w:type="paragraph" w:customStyle="1" w:styleId="xl68">
    <w:name w:val="xl68"/>
    <w:basedOn w:val="a"/>
    <w:rsid w:val="007D0304"/>
    <w:pPr>
      <w:widowControl/>
      <w:spacing w:before="100" w:beforeAutospacing="1" w:after="100" w:afterAutospacing="1"/>
      <w:textAlignment w:val="center"/>
    </w:pPr>
    <w:rPr>
      <w:rFonts w:ascii="新細明體" w:eastAsia="新細明體" w:hAnsi="新細明體" w:cs="新細明體"/>
      <w:i/>
      <w:iCs/>
      <w:kern w:val="0"/>
      <w:szCs w:val="24"/>
    </w:rPr>
  </w:style>
  <w:style w:type="table" w:styleId="1d">
    <w:name w:val="List Table 1 Light"/>
    <w:basedOn w:val="a1"/>
    <w:uiPriority w:val="46"/>
    <w:rsid w:val="007D0304"/>
    <w:pPr>
      <w:suppressAutoHyphens/>
    </w:pPr>
    <w:rPr>
      <w:rFonts w:ascii="Calibri" w:eastAsia="新細明體" w:hAnsi="Calibri" w:cs="Tahoma"/>
    </w:r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Accent 3"/>
    <w:basedOn w:val="a1"/>
    <w:uiPriority w:val="46"/>
    <w:rsid w:val="007D0304"/>
    <w:pPr>
      <w:suppressAutoHyphens/>
    </w:pPr>
    <w:rPr>
      <w:rFonts w:ascii="Calibri" w:eastAsia="新細明體" w:hAnsi="Calibri" w:cs="Tahoma"/>
    </w:r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font5">
    <w:name w:val="font5"/>
    <w:basedOn w:val="a"/>
    <w:rsid w:val="007D0304"/>
    <w:pPr>
      <w:widowControl/>
      <w:spacing w:before="100" w:beforeAutospacing="1" w:after="100" w:afterAutospacing="1"/>
    </w:pPr>
    <w:rPr>
      <w:rFonts w:ascii="細明體" w:eastAsia="細明體" w:hAnsi="細明體" w:cs="新細明體"/>
      <w:kern w:val="0"/>
      <w:sz w:val="18"/>
      <w:szCs w:val="18"/>
    </w:rPr>
  </w:style>
  <w:style w:type="paragraph" w:customStyle="1" w:styleId="font6">
    <w:name w:val="font6"/>
    <w:basedOn w:val="a"/>
    <w:rsid w:val="007D0304"/>
    <w:pPr>
      <w:widowControl/>
      <w:spacing w:before="100" w:beforeAutospacing="1" w:after="100" w:afterAutospacing="1"/>
    </w:pPr>
    <w:rPr>
      <w:rFonts w:ascii="微軟正黑體" w:eastAsia="微軟正黑體" w:hAnsi="微軟正黑體" w:cs="新細明體"/>
      <w:color w:val="000000"/>
      <w:kern w:val="0"/>
      <w:sz w:val="22"/>
    </w:rPr>
  </w:style>
  <w:style w:type="paragraph" w:customStyle="1" w:styleId="font7">
    <w:name w:val="font7"/>
    <w:basedOn w:val="a"/>
    <w:rsid w:val="007D0304"/>
    <w:pPr>
      <w:widowControl/>
      <w:spacing w:before="100" w:beforeAutospacing="1" w:after="100" w:afterAutospacing="1"/>
    </w:pPr>
    <w:rPr>
      <w:rFonts w:ascii="Calibri" w:eastAsia="新細明體" w:hAnsi="Calibri" w:cs="Calibri"/>
      <w:color w:val="000000"/>
      <w:kern w:val="0"/>
      <w:sz w:val="22"/>
    </w:rPr>
  </w:style>
  <w:style w:type="paragraph" w:customStyle="1" w:styleId="xl69">
    <w:name w:val="xl69"/>
    <w:basedOn w:val="a"/>
    <w:rsid w:val="007D0304"/>
    <w:pPr>
      <w:widowControl/>
      <w:spacing w:before="100" w:beforeAutospacing="1" w:after="100" w:afterAutospacing="1"/>
      <w:jc w:val="center"/>
    </w:pPr>
    <w:rPr>
      <w:rFonts w:ascii="新細明體" w:eastAsia="新細明體" w:hAnsi="新細明體" w:cs="新細明體"/>
      <w:kern w:val="0"/>
      <w:szCs w:val="24"/>
    </w:rPr>
  </w:style>
  <w:style w:type="table" w:styleId="afff7">
    <w:name w:val="Table Grid"/>
    <w:basedOn w:val="a1"/>
    <w:uiPriority w:val="39"/>
    <w:rsid w:val="007D0304"/>
    <w:rPr>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8">
    <w:name w:val="Placeholder Text"/>
    <w:basedOn w:val="a0"/>
    <w:uiPriority w:val="99"/>
    <w:semiHidden/>
    <w:rsid w:val="007D0304"/>
    <w:rPr>
      <w:color w:val="808080"/>
    </w:rPr>
  </w:style>
  <w:style w:type="table" w:customStyle="1" w:styleId="afff9">
    <w:name w:val="獼猴"/>
    <w:basedOn w:val="a1"/>
    <w:uiPriority w:val="99"/>
    <w:rsid w:val="006C332F"/>
    <w:pPr>
      <w:spacing w:line="360" w:lineRule="auto"/>
      <w:jc w:val="center"/>
    </w:pPr>
    <w:rPr>
      <w:rFonts w:ascii="Calibri" w:eastAsia="新細明體" w:hAnsi="Calibri" w:cs="Tahoma"/>
    </w:r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style>
  <w:style w:type="character" w:styleId="afffa">
    <w:name w:val="Emphasis"/>
    <w:basedOn w:val="a0"/>
    <w:uiPriority w:val="20"/>
    <w:qFormat/>
    <w:rsid w:val="00D53A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10520">
      <w:bodyDiv w:val="1"/>
      <w:marLeft w:val="0"/>
      <w:marRight w:val="0"/>
      <w:marTop w:val="0"/>
      <w:marBottom w:val="0"/>
      <w:divBdr>
        <w:top w:val="none" w:sz="0" w:space="0" w:color="auto"/>
        <w:left w:val="none" w:sz="0" w:space="0" w:color="auto"/>
        <w:bottom w:val="none" w:sz="0" w:space="0" w:color="auto"/>
        <w:right w:val="none" w:sz="0" w:space="0" w:color="auto"/>
      </w:divBdr>
    </w:div>
    <w:div w:id="43648314">
      <w:bodyDiv w:val="1"/>
      <w:marLeft w:val="0"/>
      <w:marRight w:val="0"/>
      <w:marTop w:val="0"/>
      <w:marBottom w:val="0"/>
      <w:divBdr>
        <w:top w:val="none" w:sz="0" w:space="0" w:color="auto"/>
        <w:left w:val="none" w:sz="0" w:space="0" w:color="auto"/>
        <w:bottom w:val="none" w:sz="0" w:space="0" w:color="auto"/>
        <w:right w:val="none" w:sz="0" w:space="0" w:color="auto"/>
      </w:divBdr>
    </w:div>
    <w:div w:id="110520506">
      <w:bodyDiv w:val="1"/>
      <w:marLeft w:val="0"/>
      <w:marRight w:val="0"/>
      <w:marTop w:val="0"/>
      <w:marBottom w:val="0"/>
      <w:divBdr>
        <w:top w:val="none" w:sz="0" w:space="0" w:color="auto"/>
        <w:left w:val="none" w:sz="0" w:space="0" w:color="auto"/>
        <w:bottom w:val="none" w:sz="0" w:space="0" w:color="auto"/>
        <w:right w:val="none" w:sz="0" w:space="0" w:color="auto"/>
      </w:divBdr>
    </w:div>
    <w:div w:id="178853683">
      <w:bodyDiv w:val="1"/>
      <w:marLeft w:val="0"/>
      <w:marRight w:val="0"/>
      <w:marTop w:val="0"/>
      <w:marBottom w:val="0"/>
      <w:divBdr>
        <w:top w:val="none" w:sz="0" w:space="0" w:color="auto"/>
        <w:left w:val="none" w:sz="0" w:space="0" w:color="auto"/>
        <w:bottom w:val="none" w:sz="0" w:space="0" w:color="auto"/>
        <w:right w:val="none" w:sz="0" w:space="0" w:color="auto"/>
      </w:divBdr>
    </w:div>
    <w:div w:id="253712853">
      <w:bodyDiv w:val="1"/>
      <w:marLeft w:val="0"/>
      <w:marRight w:val="0"/>
      <w:marTop w:val="0"/>
      <w:marBottom w:val="0"/>
      <w:divBdr>
        <w:top w:val="none" w:sz="0" w:space="0" w:color="auto"/>
        <w:left w:val="none" w:sz="0" w:space="0" w:color="auto"/>
        <w:bottom w:val="none" w:sz="0" w:space="0" w:color="auto"/>
        <w:right w:val="none" w:sz="0" w:space="0" w:color="auto"/>
      </w:divBdr>
    </w:div>
    <w:div w:id="253786608">
      <w:bodyDiv w:val="1"/>
      <w:marLeft w:val="0"/>
      <w:marRight w:val="0"/>
      <w:marTop w:val="0"/>
      <w:marBottom w:val="0"/>
      <w:divBdr>
        <w:top w:val="none" w:sz="0" w:space="0" w:color="auto"/>
        <w:left w:val="none" w:sz="0" w:space="0" w:color="auto"/>
        <w:bottom w:val="none" w:sz="0" w:space="0" w:color="auto"/>
        <w:right w:val="none" w:sz="0" w:space="0" w:color="auto"/>
      </w:divBdr>
    </w:div>
    <w:div w:id="603343789">
      <w:bodyDiv w:val="1"/>
      <w:marLeft w:val="0"/>
      <w:marRight w:val="0"/>
      <w:marTop w:val="0"/>
      <w:marBottom w:val="0"/>
      <w:divBdr>
        <w:top w:val="none" w:sz="0" w:space="0" w:color="auto"/>
        <w:left w:val="none" w:sz="0" w:space="0" w:color="auto"/>
        <w:bottom w:val="none" w:sz="0" w:space="0" w:color="auto"/>
        <w:right w:val="none" w:sz="0" w:space="0" w:color="auto"/>
      </w:divBdr>
    </w:div>
    <w:div w:id="663122876">
      <w:bodyDiv w:val="1"/>
      <w:marLeft w:val="0"/>
      <w:marRight w:val="0"/>
      <w:marTop w:val="0"/>
      <w:marBottom w:val="0"/>
      <w:divBdr>
        <w:top w:val="none" w:sz="0" w:space="0" w:color="auto"/>
        <w:left w:val="none" w:sz="0" w:space="0" w:color="auto"/>
        <w:bottom w:val="none" w:sz="0" w:space="0" w:color="auto"/>
        <w:right w:val="none" w:sz="0" w:space="0" w:color="auto"/>
      </w:divBdr>
    </w:div>
    <w:div w:id="667824373">
      <w:bodyDiv w:val="1"/>
      <w:marLeft w:val="0"/>
      <w:marRight w:val="0"/>
      <w:marTop w:val="0"/>
      <w:marBottom w:val="0"/>
      <w:divBdr>
        <w:top w:val="none" w:sz="0" w:space="0" w:color="auto"/>
        <w:left w:val="none" w:sz="0" w:space="0" w:color="auto"/>
        <w:bottom w:val="none" w:sz="0" w:space="0" w:color="auto"/>
        <w:right w:val="none" w:sz="0" w:space="0" w:color="auto"/>
      </w:divBdr>
    </w:div>
    <w:div w:id="719324859">
      <w:bodyDiv w:val="1"/>
      <w:marLeft w:val="0"/>
      <w:marRight w:val="0"/>
      <w:marTop w:val="0"/>
      <w:marBottom w:val="0"/>
      <w:divBdr>
        <w:top w:val="none" w:sz="0" w:space="0" w:color="auto"/>
        <w:left w:val="none" w:sz="0" w:space="0" w:color="auto"/>
        <w:bottom w:val="none" w:sz="0" w:space="0" w:color="auto"/>
        <w:right w:val="none" w:sz="0" w:space="0" w:color="auto"/>
      </w:divBdr>
    </w:div>
    <w:div w:id="740063718">
      <w:bodyDiv w:val="1"/>
      <w:marLeft w:val="0"/>
      <w:marRight w:val="0"/>
      <w:marTop w:val="0"/>
      <w:marBottom w:val="0"/>
      <w:divBdr>
        <w:top w:val="none" w:sz="0" w:space="0" w:color="auto"/>
        <w:left w:val="none" w:sz="0" w:space="0" w:color="auto"/>
        <w:bottom w:val="none" w:sz="0" w:space="0" w:color="auto"/>
        <w:right w:val="none" w:sz="0" w:space="0" w:color="auto"/>
      </w:divBdr>
    </w:div>
    <w:div w:id="749542069">
      <w:bodyDiv w:val="1"/>
      <w:marLeft w:val="0"/>
      <w:marRight w:val="0"/>
      <w:marTop w:val="0"/>
      <w:marBottom w:val="0"/>
      <w:divBdr>
        <w:top w:val="none" w:sz="0" w:space="0" w:color="auto"/>
        <w:left w:val="none" w:sz="0" w:space="0" w:color="auto"/>
        <w:bottom w:val="none" w:sz="0" w:space="0" w:color="auto"/>
        <w:right w:val="none" w:sz="0" w:space="0" w:color="auto"/>
      </w:divBdr>
    </w:div>
    <w:div w:id="763957452">
      <w:bodyDiv w:val="1"/>
      <w:marLeft w:val="0"/>
      <w:marRight w:val="0"/>
      <w:marTop w:val="0"/>
      <w:marBottom w:val="0"/>
      <w:divBdr>
        <w:top w:val="none" w:sz="0" w:space="0" w:color="auto"/>
        <w:left w:val="none" w:sz="0" w:space="0" w:color="auto"/>
        <w:bottom w:val="none" w:sz="0" w:space="0" w:color="auto"/>
        <w:right w:val="none" w:sz="0" w:space="0" w:color="auto"/>
      </w:divBdr>
    </w:div>
    <w:div w:id="769160469">
      <w:bodyDiv w:val="1"/>
      <w:marLeft w:val="0"/>
      <w:marRight w:val="0"/>
      <w:marTop w:val="0"/>
      <w:marBottom w:val="0"/>
      <w:divBdr>
        <w:top w:val="none" w:sz="0" w:space="0" w:color="auto"/>
        <w:left w:val="none" w:sz="0" w:space="0" w:color="auto"/>
        <w:bottom w:val="none" w:sz="0" w:space="0" w:color="auto"/>
        <w:right w:val="none" w:sz="0" w:space="0" w:color="auto"/>
      </w:divBdr>
    </w:div>
    <w:div w:id="771173202">
      <w:bodyDiv w:val="1"/>
      <w:marLeft w:val="0"/>
      <w:marRight w:val="0"/>
      <w:marTop w:val="0"/>
      <w:marBottom w:val="0"/>
      <w:divBdr>
        <w:top w:val="none" w:sz="0" w:space="0" w:color="auto"/>
        <w:left w:val="none" w:sz="0" w:space="0" w:color="auto"/>
        <w:bottom w:val="none" w:sz="0" w:space="0" w:color="auto"/>
        <w:right w:val="none" w:sz="0" w:space="0" w:color="auto"/>
      </w:divBdr>
    </w:div>
    <w:div w:id="810950439">
      <w:bodyDiv w:val="1"/>
      <w:marLeft w:val="0"/>
      <w:marRight w:val="0"/>
      <w:marTop w:val="0"/>
      <w:marBottom w:val="0"/>
      <w:divBdr>
        <w:top w:val="none" w:sz="0" w:space="0" w:color="auto"/>
        <w:left w:val="none" w:sz="0" w:space="0" w:color="auto"/>
        <w:bottom w:val="none" w:sz="0" w:space="0" w:color="auto"/>
        <w:right w:val="none" w:sz="0" w:space="0" w:color="auto"/>
      </w:divBdr>
      <w:divsChild>
        <w:div w:id="273484739">
          <w:marLeft w:val="446"/>
          <w:marRight w:val="0"/>
          <w:marTop w:val="0"/>
          <w:marBottom w:val="0"/>
          <w:divBdr>
            <w:top w:val="none" w:sz="0" w:space="0" w:color="auto"/>
            <w:left w:val="none" w:sz="0" w:space="0" w:color="auto"/>
            <w:bottom w:val="none" w:sz="0" w:space="0" w:color="auto"/>
            <w:right w:val="none" w:sz="0" w:space="0" w:color="auto"/>
          </w:divBdr>
        </w:div>
        <w:div w:id="1680546346">
          <w:marLeft w:val="446"/>
          <w:marRight w:val="0"/>
          <w:marTop w:val="0"/>
          <w:marBottom w:val="0"/>
          <w:divBdr>
            <w:top w:val="none" w:sz="0" w:space="0" w:color="auto"/>
            <w:left w:val="none" w:sz="0" w:space="0" w:color="auto"/>
            <w:bottom w:val="none" w:sz="0" w:space="0" w:color="auto"/>
            <w:right w:val="none" w:sz="0" w:space="0" w:color="auto"/>
          </w:divBdr>
        </w:div>
      </w:divsChild>
    </w:div>
    <w:div w:id="867913338">
      <w:bodyDiv w:val="1"/>
      <w:marLeft w:val="0"/>
      <w:marRight w:val="0"/>
      <w:marTop w:val="0"/>
      <w:marBottom w:val="0"/>
      <w:divBdr>
        <w:top w:val="none" w:sz="0" w:space="0" w:color="auto"/>
        <w:left w:val="none" w:sz="0" w:space="0" w:color="auto"/>
        <w:bottom w:val="none" w:sz="0" w:space="0" w:color="auto"/>
        <w:right w:val="none" w:sz="0" w:space="0" w:color="auto"/>
      </w:divBdr>
    </w:div>
    <w:div w:id="877936855">
      <w:bodyDiv w:val="1"/>
      <w:marLeft w:val="0"/>
      <w:marRight w:val="0"/>
      <w:marTop w:val="0"/>
      <w:marBottom w:val="0"/>
      <w:divBdr>
        <w:top w:val="none" w:sz="0" w:space="0" w:color="auto"/>
        <w:left w:val="none" w:sz="0" w:space="0" w:color="auto"/>
        <w:bottom w:val="none" w:sz="0" w:space="0" w:color="auto"/>
        <w:right w:val="none" w:sz="0" w:space="0" w:color="auto"/>
      </w:divBdr>
      <w:divsChild>
        <w:div w:id="1052460332">
          <w:marLeft w:val="605"/>
          <w:marRight w:val="0"/>
          <w:marTop w:val="200"/>
          <w:marBottom w:val="40"/>
          <w:divBdr>
            <w:top w:val="none" w:sz="0" w:space="0" w:color="auto"/>
            <w:left w:val="none" w:sz="0" w:space="0" w:color="auto"/>
            <w:bottom w:val="none" w:sz="0" w:space="0" w:color="auto"/>
            <w:right w:val="none" w:sz="0" w:space="0" w:color="auto"/>
          </w:divBdr>
        </w:div>
        <w:div w:id="1170027981">
          <w:marLeft w:val="605"/>
          <w:marRight w:val="0"/>
          <w:marTop w:val="200"/>
          <w:marBottom w:val="40"/>
          <w:divBdr>
            <w:top w:val="none" w:sz="0" w:space="0" w:color="auto"/>
            <w:left w:val="none" w:sz="0" w:space="0" w:color="auto"/>
            <w:bottom w:val="none" w:sz="0" w:space="0" w:color="auto"/>
            <w:right w:val="none" w:sz="0" w:space="0" w:color="auto"/>
          </w:divBdr>
        </w:div>
        <w:div w:id="1978485650">
          <w:marLeft w:val="605"/>
          <w:marRight w:val="0"/>
          <w:marTop w:val="200"/>
          <w:marBottom w:val="40"/>
          <w:divBdr>
            <w:top w:val="none" w:sz="0" w:space="0" w:color="auto"/>
            <w:left w:val="none" w:sz="0" w:space="0" w:color="auto"/>
            <w:bottom w:val="none" w:sz="0" w:space="0" w:color="auto"/>
            <w:right w:val="none" w:sz="0" w:space="0" w:color="auto"/>
          </w:divBdr>
        </w:div>
      </w:divsChild>
    </w:div>
    <w:div w:id="1127898030">
      <w:bodyDiv w:val="1"/>
      <w:marLeft w:val="0"/>
      <w:marRight w:val="0"/>
      <w:marTop w:val="0"/>
      <w:marBottom w:val="0"/>
      <w:divBdr>
        <w:top w:val="none" w:sz="0" w:space="0" w:color="auto"/>
        <w:left w:val="none" w:sz="0" w:space="0" w:color="auto"/>
        <w:bottom w:val="none" w:sz="0" w:space="0" w:color="auto"/>
        <w:right w:val="none" w:sz="0" w:space="0" w:color="auto"/>
      </w:divBdr>
    </w:div>
    <w:div w:id="1139810815">
      <w:bodyDiv w:val="1"/>
      <w:marLeft w:val="0"/>
      <w:marRight w:val="0"/>
      <w:marTop w:val="0"/>
      <w:marBottom w:val="0"/>
      <w:divBdr>
        <w:top w:val="none" w:sz="0" w:space="0" w:color="auto"/>
        <w:left w:val="none" w:sz="0" w:space="0" w:color="auto"/>
        <w:bottom w:val="none" w:sz="0" w:space="0" w:color="auto"/>
        <w:right w:val="none" w:sz="0" w:space="0" w:color="auto"/>
      </w:divBdr>
    </w:div>
    <w:div w:id="1162161577">
      <w:bodyDiv w:val="1"/>
      <w:marLeft w:val="0"/>
      <w:marRight w:val="0"/>
      <w:marTop w:val="0"/>
      <w:marBottom w:val="0"/>
      <w:divBdr>
        <w:top w:val="none" w:sz="0" w:space="0" w:color="auto"/>
        <w:left w:val="none" w:sz="0" w:space="0" w:color="auto"/>
        <w:bottom w:val="none" w:sz="0" w:space="0" w:color="auto"/>
        <w:right w:val="none" w:sz="0" w:space="0" w:color="auto"/>
      </w:divBdr>
    </w:div>
    <w:div w:id="1210846223">
      <w:bodyDiv w:val="1"/>
      <w:marLeft w:val="0"/>
      <w:marRight w:val="0"/>
      <w:marTop w:val="0"/>
      <w:marBottom w:val="0"/>
      <w:divBdr>
        <w:top w:val="none" w:sz="0" w:space="0" w:color="auto"/>
        <w:left w:val="none" w:sz="0" w:space="0" w:color="auto"/>
        <w:bottom w:val="none" w:sz="0" w:space="0" w:color="auto"/>
        <w:right w:val="none" w:sz="0" w:space="0" w:color="auto"/>
      </w:divBdr>
    </w:div>
    <w:div w:id="1329402344">
      <w:bodyDiv w:val="1"/>
      <w:marLeft w:val="0"/>
      <w:marRight w:val="0"/>
      <w:marTop w:val="0"/>
      <w:marBottom w:val="0"/>
      <w:divBdr>
        <w:top w:val="none" w:sz="0" w:space="0" w:color="auto"/>
        <w:left w:val="none" w:sz="0" w:space="0" w:color="auto"/>
        <w:bottom w:val="none" w:sz="0" w:space="0" w:color="auto"/>
        <w:right w:val="none" w:sz="0" w:space="0" w:color="auto"/>
      </w:divBdr>
    </w:div>
    <w:div w:id="1366444664">
      <w:bodyDiv w:val="1"/>
      <w:marLeft w:val="0"/>
      <w:marRight w:val="0"/>
      <w:marTop w:val="0"/>
      <w:marBottom w:val="0"/>
      <w:divBdr>
        <w:top w:val="none" w:sz="0" w:space="0" w:color="auto"/>
        <w:left w:val="none" w:sz="0" w:space="0" w:color="auto"/>
        <w:bottom w:val="none" w:sz="0" w:space="0" w:color="auto"/>
        <w:right w:val="none" w:sz="0" w:space="0" w:color="auto"/>
      </w:divBdr>
    </w:div>
    <w:div w:id="1413625009">
      <w:bodyDiv w:val="1"/>
      <w:marLeft w:val="0"/>
      <w:marRight w:val="0"/>
      <w:marTop w:val="0"/>
      <w:marBottom w:val="0"/>
      <w:divBdr>
        <w:top w:val="none" w:sz="0" w:space="0" w:color="auto"/>
        <w:left w:val="none" w:sz="0" w:space="0" w:color="auto"/>
        <w:bottom w:val="none" w:sz="0" w:space="0" w:color="auto"/>
        <w:right w:val="none" w:sz="0" w:space="0" w:color="auto"/>
      </w:divBdr>
    </w:div>
    <w:div w:id="1646349678">
      <w:bodyDiv w:val="1"/>
      <w:marLeft w:val="0"/>
      <w:marRight w:val="0"/>
      <w:marTop w:val="0"/>
      <w:marBottom w:val="0"/>
      <w:divBdr>
        <w:top w:val="none" w:sz="0" w:space="0" w:color="auto"/>
        <w:left w:val="none" w:sz="0" w:space="0" w:color="auto"/>
        <w:bottom w:val="none" w:sz="0" w:space="0" w:color="auto"/>
        <w:right w:val="none" w:sz="0" w:space="0" w:color="auto"/>
      </w:divBdr>
    </w:div>
    <w:div w:id="1696149621">
      <w:bodyDiv w:val="1"/>
      <w:marLeft w:val="0"/>
      <w:marRight w:val="0"/>
      <w:marTop w:val="0"/>
      <w:marBottom w:val="0"/>
      <w:divBdr>
        <w:top w:val="none" w:sz="0" w:space="0" w:color="auto"/>
        <w:left w:val="none" w:sz="0" w:space="0" w:color="auto"/>
        <w:bottom w:val="none" w:sz="0" w:space="0" w:color="auto"/>
        <w:right w:val="none" w:sz="0" w:space="0" w:color="auto"/>
      </w:divBdr>
    </w:div>
    <w:div w:id="1738816182">
      <w:bodyDiv w:val="1"/>
      <w:marLeft w:val="0"/>
      <w:marRight w:val="0"/>
      <w:marTop w:val="0"/>
      <w:marBottom w:val="0"/>
      <w:divBdr>
        <w:top w:val="none" w:sz="0" w:space="0" w:color="auto"/>
        <w:left w:val="none" w:sz="0" w:space="0" w:color="auto"/>
        <w:bottom w:val="none" w:sz="0" w:space="0" w:color="auto"/>
        <w:right w:val="none" w:sz="0" w:space="0" w:color="auto"/>
      </w:divBdr>
    </w:div>
    <w:div w:id="1759524008">
      <w:bodyDiv w:val="1"/>
      <w:marLeft w:val="0"/>
      <w:marRight w:val="0"/>
      <w:marTop w:val="0"/>
      <w:marBottom w:val="0"/>
      <w:divBdr>
        <w:top w:val="none" w:sz="0" w:space="0" w:color="auto"/>
        <w:left w:val="none" w:sz="0" w:space="0" w:color="auto"/>
        <w:bottom w:val="none" w:sz="0" w:space="0" w:color="auto"/>
        <w:right w:val="none" w:sz="0" w:space="0" w:color="auto"/>
      </w:divBdr>
    </w:div>
    <w:div w:id="1817410801">
      <w:bodyDiv w:val="1"/>
      <w:marLeft w:val="0"/>
      <w:marRight w:val="0"/>
      <w:marTop w:val="0"/>
      <w:marBottom w:val="0"/>
      <w:divBdr>
        <w:top w:val="none" w:sz="0" w:space="0" w:color="auto"/>
        <w:left w:val="none" w:sz="0" w:space="0" w:color="auto"/>
        <w:bottom w:val="none" w:sz="0" w:space="0" w:color="auto"/>
        <w:right w:val="none" w:sz="0" w:space="0" w:color="auto"/>
      </w:divBdr>
    </w:div>
    <w:div w:id="1858230540">
      <w:bodyDiv w:val="1"/>
      <w:marLeft w:val="0"/>
      <w:marRight w:val="0"/>
      <w:marTop w:val="0"/>
      <w:marBottom w:val="0"/>
      <w:divBdr>
        <w:top w:val="none" w:sz="0" w:space="0" w:color="auto"/>
        <w:left w:val="none" w:sz="0" w:space="0" w:color="auto"/>
        <w:bottom w:val="none" w:sz="0" w:space="0" w:color="auto"/>
        <w:right w:val="none" w:sz="0" w:space="0" w:color="auto"/>
      </w:divBdr>
    </w:div>
    <w:div w:id="1909145323">
      <w:bodyDiv w:val="1"/>
      <w:marLeft w:val="0"/>
      <w:marRight w:val="0"/>
      <w:marTop w:val="0"/>
      <w:marBottom w:val="0"/>
      <w:divBdr>
        <w:top w:val="none" w:sz="0" w:space="0" w:color="auto"/>
        <w:left w:val="none" w:sz="0" w:space="0" w:color="auto"/>
        <w:bottom w:val="none" w:sz="0" w:space="0" w:color="auto"/>
        <w:right w:val="none" w:sz="0" w:space="0" w:color="auto"/>
      </w:divBdr>
    </w:div>
    <w:div w:id="1988968080">
      <w:bodyDiv w:val="1"/>
      <w:marLeft w:val="0"/>
      <w:marRight w:val="0"/>
      <w:marTop w:val="0"/>
      <w:marBottom w:val="0"/>
      <w:divBdr>
        <w:top w:val="none" w:sz="0" w:space="0" w:color="auto"/>
        <w:left w:val="none" w:sz="0" w:space="0" w:color="auto"/>
        <w:bottom w:val="none" w:sz="0" w:space="0" w:color="auto"/>
        <w:right w:val="none" w:sz="0" w:space="0" w:color="auto"/>
      </w:divBdr>
    </w:div>
    <w:div w:id="2030183688">
      <w:bodyDiv w:val="1"/>
      <w:marLeft w:val="0"/>
      <w:marRight w:val="0"/>
      <w:marTop w:val="0"/>
      <w:marBottom w:val="0"/>
      <w:divBdr>
        <w:top w:val="none" w:sz="0" w:space="0" w:color="auto"/>
        <w:left w:val="none" w:sz="0" w:space="0" w:color="auto"/>
        <w:bottom w:val="none" w:sz="0" w:space="0" w:color="auto"/>
        <w:right w:val="none" w:sz="0" w:space="0" w:color="auto"/>
      </w:divBdr>
    </w:div>
    <w:div w:id="2061973320">
      <w:bodyDiv w:val="1"/>
      <w:marLeft w:val="0"/>
      <w:marRight w:val="0"/>
      <w:marTop w:val="0"/>
      <w:marBottom w:val="0"/>
      <w:divBdr>
        <w:top w:val="none" w:sz="0" w:space="0" w:color="auto"/>
        <w:left w:val="none" w:sz="0" w:space="0" w:color="auto"/>
        <w:bottom w:val="none" w:sz="0" w:space="0" w:color="auto"/>
        <w:right w:val="none" w:sz="0" w:space="0" w:color="auto"/>
      </w:divBdr>
    </w:div>
    <w:div w:id="211520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50"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microsoft.com/office/2016/09/relationships/commentsIds" Target="commentsId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microsoft.com/office/2011/relationships/people" Target="people.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DBB8F-8D48-4C94-84E6-B0C71F111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76</Pages>
  <Words>15942</Words>
  <Characters>8811</Characters>
  <Application>Microsoft Office Word</Application>
  <DocSecurity>0</DocSecurity>
  <Lines>73</Lines>
  <Paragraphs>49</Paragraphs>
  <ScaleCrop>false</ScaleCrop>
  <Company/>
  <LinksUpToDate>false</LinksUpToDate>
  <CharactersWithSpaces>24704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cp:lastPrinted>2022-01-05T02:18:00Z</cp:lastPrinted>
  <dcterms:created xsi:type="dcterms:W3CDTF">2026-08-11T02:02:00Z</dcterms:created>
  <dcterms:modified xsi:type="dcterms:W3CDTF">2026-08-11T08:30:00Z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5e1d2293-c2b4-44aa-8530-d171bc47b7df</vt:lpwstr>
  </property>
</Properties>
</file>